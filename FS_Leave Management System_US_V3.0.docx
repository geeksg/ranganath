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4535"/>
        <w:gridCol w:w="4350"/>
      </w:tblGrid>
      <w:tr w:rsidR="00567A51" w:rsidRPr="008E6B5A" w:rsidTr="00144C40">
        <w:tc>
          <w:tcPr>
            <w:tcW w:w="4608" w:type="dxa"/>
            <w:vAlign w:val="center"/>
          </w:tcPr>
          <w:p w:rsidR="00567A51" w:rsidRPr="008E6B5A" w:rsidRDefault="00567A51" w:rsidP="00144C40">
            <w:pPr>
              <w:pStyle w:val="ProposalSubTitle"/>
              <w:rPr>
                <w:rFonts w:asciiTheme="minorHAnsi" w:hAnsiTheme="minorHAnsi"/>
              </w:rPr>
            </w:pPr>
            <w:r w:rsidRPr="008E6B5A">
              <w:rPr>
                <w:rFonts w:asciiTheme="minorHAnsi" w:hAnsiTheme="minorHAnsi"/>
                <w:noProof/>
                <w:lang w:val="en-US"/>
              </w:rPr>
              <w:drawing>
                <wp:inline distT="0" distB="0" distL="0" distR="0">
                  <wp:extent cx="1981200" cy="466725"/>
                  <wp:effectExtent l="19050" t="0" r="0" b="0"/>
                  <wp:docPr id="2"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1200" cy="466725"/>
                          </a:xfrm>
                          <a:prstGeom prst="rect">
                            <a:avLst/>
                          </a:prstGeom>
                          <a:noFill/>
                          <a:ln w="9525">
                            <a:noFill/>
                            <a:miter lim="800000"/>
                            <a:headEnd/>
                            <a:tailEnd/>
                          </a:ln>
                        </pic:spPr>
                      </pic:pic>
                    </a:graphicData>
                  </a:graphic>
                </wp:inline>
              </w:drawing>
            </w:r>
          </w:p>
        </w:tc>
        <w:tc>
          <w:tcPr>
            <w:tcW w:w="4608" w:type="dxa"/>
            <w:vAlign w:val="center"/>
          </w:tcPr>
          <w:p w:rsidR="00567A51" w:rsidRPr="008E6B5A" w:rsidRDefault="00567A51" w:rsidP="00144C40">
            <w:pPr>
              <w:pStyle w:val="ProposalSubTitle"/>
              <w:jc w:val="right"/>
              <w:rPr>
                <w:rFonts w:asciiTheme="minorHAnsi" w:hAnsiTheme="minorHAnsi"/>
              </w:rPr>
            </w:pPr>
          </w:p>
        </w:tc>
      </w:tr>
    </w:tbl>
    <w:p w:rsidR="00567A51" w:rsidRPr="008E6B5A" w:rsidRDefault="00567A51" w:rsidP="00567A51">
      <w:pPr>
        <w:pStyle w:val="ProposalSubTitle"/>
        <w:rPr>
          <w:rFonts w:asciiTheme="minorHAnsi" w:hAnsiTheme="minorHAnsi"/>
        </w:rPr>
      </w:pPr>
    </w:p>
    <w:p w:rsidR="00567A51" w:rsidRPr="008E6B5A" w:rsidRDefault="00567A51" w:rsidP="00567A51">
      <w:pPr>
        <w:pStyle w:val="ProposalSubTitle"/>
        <w:rPr>
          <w:rFonts w:asciiTheme="minorHAnsi" w:hAnsiTheme="minorHAnsi"/>
        </w:rPr>
      </w:pPr>
    </w:p>
    <w:p w:rsidR="00567A51" w:rsidRPr="008E6B5A" w:rsidRDefault="00567A51" w:rsidP="00567A51">
      <w:pPr>
        <w:pStyle w:val="ProposalSubTitle"/>
        <w:rPr>
          <w:rFonts w:asciiTheme="minorHAnsi" w:hAnsiTheme="minorHAnsi"/>
        </w:rPr>
      </w:pPr>
    </w:p>
    <w:p w:rsidR="006A140C" w:rsidRPr="008E6B5A" w:rsidRDefault="00AA5576" w:rsidP="006A140C">
      <w:pPr>
        <w:pStyle w:val="ProposalTitle"/>
        <w:rPr>
          <w:rFonts w:asciiTheme="minorHAnsi" w:hAnsiTheme="minorHAnsi"/>
        </w:rPr>
      </w:pPr>
      <w:r>
        <w:rPr>
          <w:rFonts w:asciiTheme="minorHAnsi" w:hAnsiTheme="minorHAnsi"/>
        </w:rPr>
        <w:t>Leave Management System (LMS) - USA</w:t>
      </w:r>
    </w:p>
    <w:p w:rsidR="006A140C" w:rsidRPr="008E6B5A" w:rsidRDefault="00AA5576" w:rsidP="006A140C">
      <w:pPr>
        <w:pStyle w:val="ProposalSubTitle"/>
        <w:rPr>
          <w:rFonts w:asciiTheme="minorHAnsi" w:hAnsiTheme="minorHAnsi"/>
        </w:rPr>
      </w:pPr>
      <w:r>
        <w:rPr>
          <w:rFonts w:asciiTheme="minorHAnsi" w:hAnsiTheme="minorHAnsi"/>
        </w:rPr>
        <w:t>Master Functional Document</w:t>
      </w:r>
    </w:p>
    <w:p w:rsidR="006A140C" w:rsidRPr="008E6B5A" w:rsidRDefault="006A140C" w:rsidP="006A140C">
      <w:pPr>
        <w:pStyle w:val="ProposalSubTitle"/>
        <w:rPr>
          <w:rFonts w:asciiTheme="minorHAnsi" w:hAnsiTheme="minorHAnsi"/>
        </w:rPr>
      </w:pPr>
    </w:p>
    <w:p w:rsidR="006A140C" w:rsidRPr="008E6B5A" w:rsidRDefault="006A140C" w:rsidP="006A140C">
      <w:pPr>
        <w:pStyle w:val="ProposalSubTitle"/>
        <w:rPr>
          <w:rFonts w:asciiTheme="minorHAnsi" w:hAnsiTheme="minorHAnsi"/>
        </w:rPr>
      </w:pPr>
    </w:p>
    <w:p w:rsidR="006A140C" w:rsidRPr="008E6B5A" w:rsidRDefault="00AA5576" w:rsidP="006A140C">
      <w:pPr>
        <w:pStyle w:val="CapgeminiCoverText3"/>
        <w:rPr>
          <w:rFonts w:asciiTheme="minorHAnsi" w:hAnsiTheme="minorHAnsi"/>
        </w:rPr>
      </w:pPr>
      <w:r>
        <w:rPr>
          <w:rFonts w:asciiTheme="minorHAnsi" w:hAnsiTheme="minorHAnsi"/>
        </w:rPr>
        <w:t xml:space="preserve">Version: </w:t>
      </w:r>
      <w:ins w:id="0" w:author="aljaykum" w:date="2016-11-03T15:26:00Z">
        <w:r w:rsidR="00E82BED">
          <w:rPr>
            <w:rFonts w:asciiTheme="minorHAnsi" w:hAnsiTheme="minorHAnsi"/>
          </w:rPr>
          <w:t>3</w:t>
        </w:r>
      </w:ins>
      <w:del w:id="1" w:author="aljaykum" w:date="2016-11-03T15:26:00Z">
        <w:r w:rsidDel="00E82BED">
          <w:rPr>
            <w:rFonts w:asciiTheme="minorHAnsi" w:hAnsiTheme="minorHAnsi"/>
          </w:rPr>
          <w:delText>1</w:delText>
        </w:r>
      </w:del>
      <w:r>
        <w:rPr>
          <w:rFonts w:asciiTheme="minorHAnsi" w:hAnsiTheme="minorHAnsi"/>
        </w:rPr>
        <w:t>.0</w:t>
      </w:r>
    </w:p>
    <w:p w:rsidR="006A140C" w:rsidRPr="008E6B5A" w:rsidRDefault="00AA5576" w:rsidP="006A140C">
      <w:pPr>
        <w:pStyle w:val="CapgeminiCoverText3"/>
        <w:rPr>
          <w:rFonts w:asciiTheme="minorHAnsi" w:hAnsiTheme="minorHAnsi"/>
        </w:rPr>
      </w:pPr>
      <w:r>
        <w:rPr>
          <w:rFonts w:asciiTheme="minorHAnsi" w:hAnsiTheme="minorHAnsi"/>
        </w:rPr>
        <w:t xml:space="preserve">Date:   </w:t>
      </w:r>
      <w:ins w:id="2" w:author="aljaykum" w:date="2016-11-03T15:26:00Z">
        <w:r w:rsidR="00E82BED">
          <w:rPr>
            <w:rFonts w:asciiTheme="minorHAnsi" w:hAnsiTheme="minorHAnsi"/>
          </w:rPr>
          <w:t>Nov</w:t>
        </w:r>
      </w:ins>
      <w:del w:id="3" w:author="aljaykum" w:date="2016-11-03T15:26:00Z">
        <w:r w:rsidDel="00E82BED">
          <w:rPr>
            <w:rFonts w:asciiTheme="minorHAnsi" w:hAnsiTheme="minorHAnsi"/>
          </w:rPr>
          <w:delText>Sept</w:delText>
        </w:r>
      </w:del>
      <w:r>
        <w:rPr>
          <w:rFonts w:asciiTheme="minorHAnsi" w:hAnsiTheme="minorHAnsi"/>
        </w:rPr>
        <w:t xml:space="preserve"> 2016</w:t>
      </w:r>
    </w:p>
    <w:p w:rsidR="00055A3C" w:rsidRPr="008E6B5A" w:rsidRDefault="00055A3C" w:rsidP="00E43A6A">
      <w:pPr>
        <w:rPr>
          <w:rFonts w:asciiTheme="minorHAnsi" w:hAnsiTheme="minorHAnsi"/>
        </w:rPr>
      </w:pPr>
    </w:p>
    <w:p w:rsidR="00055A3C" w:rsidRPr="008E6B5A" w:rsidRDefault="00055A3C" w:rsidP="00E43A6A">
      <w:pPr>
        <w:rPr>
          <w:rFonts w:asciiTheme="minorHAnsi" w:hAnsiTheme="minorHAnsi"/>
        </w:rPr>
        <w:sectPr w:rsidR="00055A3C" w:rsidRPr="008E6B5A" w:rsidSect="00F25D27">
          <w:footerReference w:type="default" r:id="rId9"/>
          <w:headerReference w:type="first" r:id="rId10"/>
          <w:pgSz w:w="11909" w:h="16834" w:code="9"/>
          <w:pgMar w:top="1440" w:right="1440" w:bottom="1440" w:left="1800" w:header="720" w:footer="720" w:gutter="0"/>
          <w:pgNumType w:start="0"/>
          <w:cols w:space="720"/>
          <w:titlePg/>
          <w:docGrid w:linePitch="360"/>
        </w:sectPr>
      </w:pPr>
    </w:p>
    <w:p w:rsidR="00055A3C" w:rsidRPr="008E6B5A" w:rsidRDefault="00AA5576" w:rsidP="00D017C2">
      <w:pPr>
        <w:pStyle w:val="TOCTitle"/>
        <w:rPr>
          <w:rFonts w:asciiTheme="minorHAnsi" w:hAnsiTheme="minorHAnsi"/>
        </w:rPr>
      </w:pPr>
      <w:r>
        <w:rPr>
          <w:rFonts w:asciiTheme="minorHAnsi" w:hAnsiTheme="minorHAnsi"/>
        </w:rPr>
        <w:lastRenderedPageBreak/>
        <w:t>Table of Contents</w:t>
      </w:r>
    </w:p>
    <w:p w:rsidR="00BD03E6" w:rsidRDefault="00BF6CA6">
      <w:pPr>
        <w:pStyle w:val="TOC1"/>
        <w:rPr>
          <w:rFonts w:asciiTheme="minorHAnsi" w:eastAsiaTheme="minorEastAsia" w:hAnsiTheme="minorHAnsi" w:cstheme="minorBidi"/>
          <w:b w:val="0"/>
          <w:color w:val="auto"/>
          <w:szCs w:val="22"/>
          <w:lang w:val="en-US"/>
        </w:rPr>
      </w:pPr>
      <w:r w:rsidRPr="00AA5576">
        <w:rPr>
          <w:rFonts w:asciiTheme="minorHAnsi" w:hAnsiTheme="minorHAnsi"/>
          <w:noProof w:val="0"/>
        </w:rPr>
        <w:fldChar w:fldCharType="begin"/>
      </w:r>
      <w:r w:rsidR="00AA5576">
        <w:rPr>
          <w:rFonts w:asciiTheme="minorHAnsi" w:hAnsiTheme="minorHAnsi"/>
          <w:noProof w:val="0"/>
        </w:rPr>
        <w:instrText xml:space="preserve"> TOC \o "1-3" \h \z \u </w:instrText>
      </w:r>
      <w:r w:rsidRPr="00AA5576">
        <w:rPr>
          <w:rFonts w:asciiTheme="minorHAnsi" w:hAnsiTheme="minorHAnsi"/>
          <w:noProof w:val="0"/>
        </w:rPr>
        <w:fldChar w:fldCharType="separate"/>
      </w:r>
      <w:hyperlink w:anchor="_Toc463517990" w:history="1">
        <w:r w:rsidR="00BD03E6" w:rsidRPr="0020437A">
          <w:rPr>
            <w:rStyle w:val="Hyperlink"/>
          </w:rPr>
          <w:t>1.</w:t>
        </w:r>
        <w:r w:rsidR="00BD03E6">
          <w:rPr>
            <w:rFonts w:asciiTheme="minorHAnsi" w:eastAsiaTheme="minorEastAsia" w:hAnsiTheme="minorHAnsi" w:cstheme="minorBidi"/>
            <w:b w:val="0"/>
            <w:color w:val="auto"/>
            <w:szCs w:val="22"/>
            <w:lang w:val="en-US"/>
          </w:rPr>
          <w:tab/>
        </w:r>
        <w:r w:rsidR="00BD03E6" w:rsidRPr="0020437A">
          <w:rPr>
            <w:rStyle w:val="Hyperlink"/>
            <w:kern w:val="28"/>
          </w:rPr>
          <w:t>Basic Flow/Functionality</w:t>
        </w:r>
        <w:r w:rsidR="00BD03E6">
          <w:rPr>
            <w:webHidden/>
          </w:rPr>
          <w:tab/>
        </w:r>
        <w:r>
          <w:rPr>
            <w:webHidden/>
          </w:rPr>
          <w:fldChar w:fldCharType="begin"/>
        </w:r>
        <w:r w:rsidR="00BD03E6">
          <w:rPr>
            <w:webHidden/>
          </w:rPr>
          <w:instrText xml:space="preserve"> PAGEREF _Toc463517990 \h </w:instrText>
        </w:r>
        <w:r>
          <w:rPr>
            <w:webHidden/>
          </w:rPr>
        </w:r>
        <w:r>
          <w:rPr>
            <w:webHidden/>
          </w:rPr>
          <w:fldChar w:fldCharType="separate"/>
        </w:r>
        <w:r w:rsidR="00BD03E6">
          <w:rPr>
            <w:webHidden/>
          </w:rPr>
          <w:t>3</w:t>
        </w:r>
        <w:r>
          <w:rPr>
            <w:webHidden/>
          </w:rPr>
          <w:fldChar w:fldCharType="end"/>
        </w:r>
      </w:hyperlink>
    </w:p>
    <w:p w:rsidR="00BD03E6" w:rsidRDefault="001349D4">
      <w:pPr>
        <w:pStyle w:val="TOC2"/>
        <w:rPr>
          <w:rFonts w:asciiTheme="minorHAnsi" w:eastAsiaTheme="minorEastAsia" w:hAnsiTheme="minorHAnsi" w:cstheme="minorBidi"/>
          <w:sz w:val="22"/>
          <w:szCs w:val="22"/>
          <w:lang w:val="en-US"/>
        </w:rPr>
      </w:pPr>
      <w:hyperlink w:anchor="_Toc463517991" w:history="1">
        <w:r w:rsidR="00BD03E6" w:rsidRPr="0020437A">
          <w:rPr>
            <w:rStyle w:val="Hyperlink"/>
          </w:rPr>
          <w:t>1.1</w:t>
        </w:r>
        <w:r w:rsidR="00BD03E6">
          <w:rPr>
            <w:rFonts w:asciiTheme="minorHAnsi" w:eastAsiaTheme="minorEastAsia" w:hAnsiTheme="minorHAnsi" w:cstheme="minorBidi"/>
            <w:sz w:val="22"/>
            <w:szCs w:val="22"/>
            <w:lang w:val="en-US"/>
          </w:rPr>
          <w:tab/>
        </w:r>
        <w:r w:rsidR="00BD03E6" w:rsidRPr="0020437A">
          <w:rPr>
            <w:rStyle w:val="Hyperlink"/>
          </w:rPr>
          <w:t>Existing Functionality</w:t>
        </w:r>
        <w:r w:rsidR="00BD03E6">
          <w:rPr>
            <w:webHidden/>
          </w:rPr>
          <w:tab/>
        </w:r>
        <w:r w:rsidR="00BF6CA6">
          <w:rPr>
            <w:webHidden/>
          </w:rPr>
          <w:fldChar w:fldCharType="begin"/>
        </w:r>
        <w:r w:rsidR="00BD03E6">
          <w:rPr>
            <w:webHidden/>
          </w:rPr>
          <w:instrText xml:space="preserve"> PAGEREF _Toc463517991 \h </w:instrText>
        </w:r>
        <w:r w:rsidR="00BF6CA6">
          <w:rPr>
            <w:webHidden/>
          </w:rPr>
        </w:r>
        <w:r w:rsidR="00BF6CA6">
          <w:rPr>
            <w:webHidden/>
          </w:rPr>
          <w:fldChar w:fldCharType="separate"/>
        </w:r>
        <w:r w:rsidR="00BD03E6">
          <w:rPr>
            <w:webHidden/>
          </w:rPr>
          <w:t>3</w:t>
        </w:r>
        <w:r w:rsidR="00BF6CA6">
          <w:rPr>
            <w:webHidden/>
          </w:rPr>
          <w:fldChar w:fldCharType="end"/>
        </w:r>
      </w:hyperlink>
    </w:p>
    <w:p w:rsidR="00BD03E6" w:rsidRDefault="001349D4">
      <w:pPr>
        <w:pStyle w:val="TOC2"/>
        <w:rPr>
          <w:rFonts w:asciiTheme="minorHAnsi" w:eastAsiaTheme="minorEastAsia" w:hAnsiTheme="minorHAnsi" w:cstheme="minorBidi"/>
          <w:sz w:val="22"/>
          <w:szCs w:val="22"/>
          <w:lang w:val="en-US"/>
        </w:rPr>
      </w:pPr>
      <w:hyperlink w:anchor="_Toc463517992" w:history="1">
        <w:r w:rsidR="00BD03E6" w:rsidRPr="0020437A">
          <w:rPr>
            <w:rStyle w:val="Hyperlink"/>
            <w:kern w:val="28"/>
          </w:rPr>
          <w:t>1.2</w:t>
        </w:r>
        <w:r w:rsidR="00BD03E6">
          <w:rPr>
            <w:rFonts w:asciiTheme="minorHAnsi" w:eastAsiaTheme="minorEastAsia" w:hAnsiTheme="minorHAnsi" w:cstheme="minorBidi"/>
            <w:sz w:val="22"/>
            <w:szCs w:val="22"/>
            <w:lang w:val="en-US"/>
          </w:rPr>
          <w:tab/>
        </w:r>
        <w:r w:rsidR="00BD03E6" w:rsidRPr="0020437A">
          <w:rPr>
            <w:rStyle w:val="Hyperlink"/>
            <w:kern w:val="28"/>
          </w:rPr>
          <w:t>Change in Functionality</w:t>
        </w:r>
        <w:r w:rsidR="00BD03E6">
          <w:rPr>
            <w:webHidden/>
          </w:rPr>
          <w:tab/>
        </w:r>
        <w:r w:rsidR="00BF6CA6">
          <w:rPr>
            <w:webHidden/>
          </w:rPr>
          <w:fldChar w:fldCharType="begin"/>
        </w:r>
        <w:r w:rsidR="00BD03E6">
          <w:rPr>
            <w:webHidden/>
          </w:rPr>
          <w:instrText xml:space="preserve"> PAGEREF _Toc463517992 \h </w:instrText>
        </w:r>
        <w:r w:rsidR="00BF6CA6">
          <w:rPr>
            <w:webHidden/>
          </w:rPr>
        </w:r>
        <w:r w:rsidR="00BF6CA6">
          <w:rPr>
            <w:webHidden/>
          </w:rPr>
          <w:fldChar w:fldCharType="separate"/>
        </w:r>
        <w:r w:rsidR="00BD03E6">
          <w:rPr>
            <w:webHidden/>
          </w:rPr>
          <w:t>3</w:t>
        </w:r>
        <w:r w:rsidR="00BF6CA6">
          <w:rPr>
            <w:webHidden/>
          </w:rPr>
          <w:fldChar w:fldCharType="end"/>
        </w:r>
      </w:hyperlink>
    </w:p>
    <w:p w:rsidR="00BD03E6" w:rsidRDefault="001349D4">
      <w:pPr>
        <w:pStyle w:val="TOC1"/>
        <w:rPr>
          <w:rFonts w:asciiTheme="minorHAnsi" w:eastAsiaTheme="minorEastAsia" w:hAnsiTheme="minorHAnsi" w:cstheme="minorBidi"/>
          <w:b w:val="0"/>
          <w:color w:val="auto"/>
          <w:szCs w:val="22"/>
          <w:lang w:val="en-US"/>
        </w:rPr>
      </w:pPr>
      <w:hyperlink w:anchor="_Toc463517993" w:history="1">
        <w:r w:rsidR="00BD03E6" w:rsidRPr="0020437A">
          <w:rPr>
            <w:rStyle w:val="Hyperlink"/>
          </w:rPr>
          <w:t>2.</w:t>
        </w:r>
        <w:r w:rsidR="00BD03E6">
          <w:rPr>
            <w:rFonts w:asciiTheme="minorHAnsi" w:eastAsiaTheme="minorEastAsia" w:hAnsiTheme="minorHAnsi" w:cstheme="minorBidi"/>
            <w:b w:val="0"/>
            <w:color w:val="auto"/>
            <w:szCs w:val="22"/>
            <w:lang w:val="en-US"/>
          </w:rPr>
          <w:tab/>
        </w:r>
        <w:r w:rsidR="00BD03E6" w:rsidRPr="0020437A">
          <w:rPr>
            <w:rStyle w:val="Hyperlink"/>
            <w:kern w:val="28"/>
          </w:rPr>
          <w:t>Functional Solution proposed</w:t>
        </w:r>
        <w:r w:rsidR="00BD03E6">
          <w:rPr>
            <w:webHidden/>
          </w:rPr>
          <w:tab/>
        </w:r>
        <w:r w:rsidR="00BF6CA6">
          <w:rPr>
            <w:webHidden/>
          </w:rPr>
          <w:fldChar w:fldCharType="begin"/>
        </w:r>
        <w:r w:rsidR="00BD03E6">
          <w:rPr>
            <w:webHidden/>
          </w:rPr>
          <w:instrText xml:space="preserve"> PAGEREF _Toc463517993 \h </w:instrText>
        </w:r>
        <w:r w:rsidR="00BF6CA6">
          <w:rPr>
            <w:webHidden/>
          </w:rPr>
        </w:r>
        <w:r w:rsidR="00BF6CA6">
          <w:rPr>
            <w:webHidden/>
          </w:rPr>
          <w:fldChar w:fldCharType="separate"/>
        </w:r>
        <w:r w:rsidR="00BD03E6">
          <w:rPr>
            <w:webHidden/>
          </w:rPr>
          <w:t>4</w:t>
        </w:r>
        <w:r w:rsidR="00BF6CA6">
          <w:rPr>
            <w:webHidden/>
          </w:rPr>
          <w:fldChar w:fldCharType="end"/>
        </w:r>
      </w:hyperlink>
    </w:p>
    <w:p w:rsidR="00BD03E6" w:rsidRDefault="001349D4">
      <w:pPr>
        <w:pStyle w:val="TOC2"/>
        <w:rPr>
          <w:rFonts w:asciiTheme="minorHAnsi" w:eastAsiaTheme="minorEastAsia" w:hAnsiTheme="minorHAnsi" w:cstheme="minorBidi"/>
          <w:sz w:val="22"/>
          <w:szCs w:val="22"/>
          <w:lang w:val="en-US"/>
        </w:rPr>
      </w:pPr>
      <w:hyperlink w:anchor="_Toc463517994" w:history="1">
        <w:r w:rsidR="00BD03E6" w:rsidRPr="0020437A">
          <w:rPr>
            <w:rStyle w:val="Hyperlink"/>
            <w:kern w:val="28"/>
          </w:rPr>
          <w:t>2.1</w:t>
        </w:r>
        <w:r w:rsidR="00BD03E6">
          <w:rPr>
            <w:rFonts w:asciiTheme="minorHAnsi" w:eastAsiaTheme="minorEastAsia" w:hAnsiTheme="minorHAnsi" w:cstheme="minorBidi"/>
            <w:sz w:val="22"/>
            <w:szCs w:val="22"/>
            <w:lang w:val="en-US"/>
          </w:rPr>
          <w:tab/>
        </w:r>
        <w:r w:rsidR="00BD03E6" w:rsidRPr="0020437A">
          <w:rPr>
            <w:rStyle w:val="Hyperlink"/>
            <w:kern w:val="28"/>
          </w:rPr>
          <w:t>Functional flow:</w:t>
        </w:r>
        <w:r w:rsidR="00BD03E6">
          <w:rPr>
            <w:webHidden/>
          </w:rPr>
          <w:tab/>
        </w:r>
        <w:r w:rsidR="00BF6CA6">
          <w:rPr>
            <w:webHidden/>
          </w:rPr>
          <w:fldChar w:fldCharType="begin"/>
        </w:r>
        <w:r w:rsidR="00BD03E6">
          <w:rPr>
            <w:webHidden/>
          </w:rPr>
          <w:instrText xml:space="preserve"> PAGEREF _Toc463517994 \h </w:instrText>
        </w:r>
        <w:r w:rsidR="00BF6CA6">
          <w:rPr>
            <w:webHidden/>
          </w:rPr>
        </w:r>
        <w:r w:rsidR="00BF6CA6">
          <w:rPr>
            <w:webHidden/>
          </w:rPr>
          <w:fldChar w:fldCharType="separate"/>
        </w:r>
        <w:r w:rsidR="00BD03E6">
          <w:rPr>
            <w:webHidden/>
          </w:rPr>
          <w:t>4</w:t>
        </w:r>
        <w:r w:rsidR="00BF6CA6">
          <w:rPr>
            <w:webHidden/>
          </w:rPr>
          <w:fldChar w:fldCharType="end"/>
        </w:r>
      </w:hyperlink>
    </w:p>
    <w:p w:rsidR="00BD03E6" w:rsidRDefault="001349D4">
      <w:pPr>
        <w:pStyle w:val="TOC2"/>
        <w:rPr>
          <w:rFonts w:asciiTheme="minorHAnsi" w:eastAsiaTheme="minorEastAsia" w:hAnsiTheme="minorHAnsi" w:cstheme="minorBidi"/>
          <w:sz w:val="22"/>
          <w:szCs w:val="22"/>
          <w:lang w:val="en-US"/>
        </w:rPr>
      </w:pPr>
      <w:hyperlink w:anchor="_Toc463517995" w:history="1">
        <w:r w:rsidR="00BD03E6" w:rsidRPr="0020437A">
          <w:rPr>
            <w:rStyle w:val="Hyperlink"/>
          </w:rPr>
          <w:t>2.2</w:t>
        </w:r>
        <w:r w:rsidR="00BD03E6">
          <w:rPr>
            <w:rFonts w:asciiTheme="minorHAnsi" w:eastAsiaTheme="minorEastAsia" w:hAnsiTheme="minorHAnsi" w:cstheme="minorBidi"/>
            <w:sz w:val="22"/>
            <w:szCs w:val="22"/>
            <w:lang w:val="en-US"/>
          </w:rPr>
          <w:tab/>
        </w:r>
        <w:r w:rsidR="00BD03E6" w:rsidRPr="0020437A">
          <w:rPr>
            <w:rStyle w:val="Hyperlink"/>
          </w:rPr>
          <w:t>LMS and its features:</w:t>
        </w:r>
        <w:r w:rsidR="00BD03E6">
          <w:rPr>
            <w:webHidden/>
          </w:rPr>
          <w:tab/>
        </w:r>
        <w:r w:rsidR="00BF6CA6">
          <w:rPr>
            <w:webHidden/>
          </w:rPr>
          <w:fldChar w:fldCharType="begin"/>
        </w:r>
        <w:r w:rsidR="00BD03E6">
          <w:rPr>
            <w:webHidden/>
          </w:rPr>
          <w:instrText xml:space="preserve"> PAGEREF _Toc463517995 \h </w:instrText>
        </w:r>
        <w:r w:rsidR="00BF6CA6">
          <w:rPr>
            <w:webHidden/>
          </w:rPr>
        </w:r>
        <w:r w:rsidR="00BF6CA6">
          <w:rPr>
            <w:webHidden/>
          </w:rPr>
          <w:fldChar w:fldCharType="separate"/>
        </w:r>
        <w:r w:rsidR="00BD03E6">
          <w:rPr>
            <w:webHidden/>
          </w:rPr>
          <w:t>4</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7996" w:history="1">
        <w:r w:rsidR="00BD03E6" w:rsidRPr="0020437A">
          <w:rPr>
            <w:rStyle w:val="Hyperlink"/>
            <w:smallCaps/>
            <w:spacing w:val="5"/>
          </w:rPr>
          <w:t>Menu</w:t>
        </w:r>
        <w:r w:rsidR="00BD03E6">
          <w:rPr>
            <w:webHidden/>
          </w:rPr>
          <w:tab/>
        </w:r>
        <w:r w:rsidR="00BF6CA6">
          <w:rPr>
            <w:webHidden/>
          </w:rPr>
          <w:fldChar w:fldCharType="begin"/>
        </w:r>
        <w:r w:rsidR="00BD03E6">
          <w:rPr>
            <w:webHidden/>
          </w:rPr>
          <w:instrText xml:space="preserve"> PAGEREF _Toc463517996 \h </w:instrText>
        </w:r>
        <w:r w:rsidR="00BF6CA6">
          <w:rPr>
            <w:webHidden/>
          </w:rPr>
        </w:r>
        <w:r w:rsidR="00BF6CA6">
          <w:rPr>
            <w:webHidden/>
          </w:rPr>
          <w:fldChar w:fldCharType="separate"/>
        </w:r>
        <w:r w:rsidR="00BD03E6">
          <w:rPr>
            <w:webHidden/>
          </w:rPr>
          <w:t>4</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7997" w:history="1">
        <w:r w:rsidR="00BD03E6" w:rsidRPr="0020437A">
          <w:rPr>
            <w:rStyle w:val="Hyperlink"/>
            <w:smallCaps/>
            <w:spacing w:val="5"/>
          </w:rPr>
          <w:t>Home Page Screen</w:t>
        </w:r>
        <w:r w:rsidR="00AA5576" w:rsidRPr="00AA5576">
          <w:rPr>
            <w:rStyle w:val="Hyperlink"/>
          </w:rPr>
          <w:sym w:font="Wingdings" w:char="F0E0"/>
        </w:r>
        <w:r w:rsidR="00BD03E6" w:rsidRPr="0020437A">
          <w:rPr>
            <w:rStyle w:val="Hyperlink"/>
            <w:smallCaps/>
            <w:spacing w:val="5"/>
          </w:rPr>
          <w:t>Employee</w:t>
        </w:r>
        <w:r w:rsidR="00BD03E6">
          <w:rPr>
            <w:webHidden/>
          </w:rPr>
          <w:tab/>
        </w:r>
        <w:r w:rsidR="00BF6CA6">
          <w:rPr>
            <w:webHidden/>
          </w:rPr>
          <w:fldChar w:fldCharType="begin"/>
        </w:r>
        <w:r w:rsidR="00BD03E6">
          <w:rPr>
            <w:webHidden/>
          </w:rPr>
          <w:instrText xml:space="preserve"> PAGEREF _Toc463517997 \h </w:instrText>
        </w:r>
        <w:r w:rsidR="00BF6CA6">
          <w:rPr>
            <w:webHidden/>
          </w:rPr>
        </w:r>
        <w:r w:rsidR="00BF6CA6">
          <w:rPr>
            <w:webHidden/>
          </w:rPr>
          <w:fldChar w:fldCharType="separate"/>
        </w:r>
        <w:r w:rsidR="00BD03E6">
          <w:rPr>
            <w:webHidden/>
          </w:rPr>
          <w:t>5</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7998" w:history="1">
        <w:r w:rsidR="00BD03E6" w:rsidRPr="0020437A">
          <w:rPr>
            <w:rStyle w:val="Hyperlink"/>
            <w:smallCaps/>
            <w:spacing w:val="5"/>
          </w:rPr>
          <w:t>Home Page Screen</w:t>
        </w:r>
        <w:r w:rsidR="00AA5576" w:rsidRPr="00AA5576">
          <w:rPr>
            <w:rStyle w:val="Hyperlink"/>
          </w:rPr>
          <w:sym w:font="Wingdings" w:char="F0E0"/>
        </w:r>
        <w:r w:rsidR="00BD03E6" w:rsidRPr="0020437A">
          <w:rPr>
            <w:rStyle w:val="Hyperlink"/>
            <w:smallCaps/>
            <w:spacing w:val="5"/>
          </w:rPr>
          <w:t>Admin</w:t>
        </w:r>
        <w:r w:rsidR="00BD03E6">
          <w:rPr>
            <w:webHidden/>
          </w:rPr>
          <w:tab/>
        </w:r>
        <w:r w:rsidR="00BF6CA6">
          <w:rPr>
            <w:webHidden/>
          </w:rPr>
          <w:fldChar w:fldCharType="begin"/>
        </w:r>
        <w:r w:rsidR="00BD03E6">
          <w:rPr>
            <w:webHidden/>
          </w:rPr>
          <w:instrText xml:space="preserve"> PAGEREF _Toc463517998 \h </w:instrText>
        </w:r>
        <w:r w:rsidR="00BF6CA6">
          <w:rPr>
            <w:webHidden/>
          </w:rPr>
        </w:r>
        <w:r w:rsidR="00BF6CA6">
          <w:rPr>
            <w:webHidden/>
          </w:rPr>
          <w:fldChar w:fldCharType="separate"/>
        </w:r>
        <w:r w:rsidR="00BD03E6">
          <w:rPr>
            <w:webHidden/>
          </w:rPr>
          <w:t>6</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7999" w:history="1">
        <w:r w:rsidR="00BD03E6" w:rsidRPr="0020437A">
          <w:rPr>
            <w:rStyle w:val="Hyperlink"/>
            <w:smallCaps/>
            <w:spacing w:val="5"/>
          </w:rPr>
          <w:t>Home Page</w:t>
        </w:r>
        <w:r w:rsidR="00AA5576" w:rsidRPr="00AA5576">
          <w:rPr>
            <w:rStyle w:val="Hyperlink"/>
          </w:rPr>
          <w:sym w:font="Wingdings" w:char="F0E0"/>
        </w:r>
        <w:r w:rsidR="00BD03E6" w:rsidRPr="0020437A">
          <w:rPr>
            <w:rStyle w:val="Hyperlink"/>
            <w:smallCaps/>
            <w:spacing w:val="5"/>
          </w:rPr>
          <w:t>Supervisor</w:t>
        </w:r>
        <w:r w:rsidR="00BD03E6">
          <w:rPr>
            <w:webHidden/>
          </w:rPr>
          <w:tab/>
        </w:r>
        <w:r w:rsidR="00BF6CA6">
          <w:rPr>
            <w:webHidden/>
          </w:rPr>
          <w:fldChar w:fldCharType="begin"/>
        </w:r>
        <w:r w:rsidR="00BD03E6">
          <w:rPr>
            <w:webHidden/>
          </w:rPr>
          <w:instrText xml:space="preserve"> PAGEREF _Toc463517999 \h </w:instrText>
        </w:r>
        <w:r w:rsidR="00BF6CA6">
          <w:rPr>
            <w:webHidden/>
          </w:rPr>
        </w:r>
        <w:r w:rsidR="00BF6CA6">
          <w:rPr>
            <w:webHidden/>
          </w:rPr>
          <w:fldChar w:fldCharType="separate"/>
        </w:r>
        <w:r w:rsidR="00BD03E6">
          <w:rPr>
            <w:webHidden/>
          </w:rPr>
          <w:t>7</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0" w:history="1">
        <w:r w:rsidR="00BD03E6" w:rsidRPr="0020437A">
          <w:rPr>
            <w:rStyle w:val="Hyperlink"/>
            <w:smallCaps/>
            <w:spacing w:val="5"/>
          </w:rPr>
          <w:t>Leave accrual</w:t>
        </w:r>
        <w:r w:rsidR="00BD03E6">
          <w:rPr>
            <w:webHidden/>
          </w:rPr>
          <w:tab/>
        </w:r>
        <w:r w:rsidR="00BF6CA6">
          <w:rPr>
            <w:webHidden/>
          </w:rPr>
          <w:fldChar w:fldCharType="begin"/>
        </w:r>
        <w:r w:rsidR="00BD03E6">
          <w:rPr>
            <w:webHidden/>
          </w:rPr>
          <w:instrText xml:space="preserve"> PAGEREF _Toc463518000 \h </w:instrText>
        </w:r>
        <w:r w:rsidR="00BF6CA6">
          <w:rPr>
            <w:webHidden/>
          </w:rPr>
        </w:r>
        <w:r w:rsidR="00BF6CA6">
          <w:rPr>
            <w:webHidden/>
          </w:rPr>
          <w:fldChar w:fldCharType="separate"/>
        </w:r>
        <w:r w:rsidR="00BD03E6">
          <w:rPr>
            <w:webHidden/>
          </w:rPr>
          <w:t>8</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1" w:history="1">
        <w:r w:rsidR="00BD03E6" w:rsidRPr="0020437A">
          <w:rPr>
            <w:rStyle w:val="Hyperlink"/>
            <w:smallCaps/>
            <w:spacing w:val="5"/>
          </w:rPr>
          <w:t>Leave Credit job for US</w:t>
        </w:r>
        <w:r w:rsidR="00BD03E6">
          <w:rPr>
            <w:webHidden/>
          </w:rPr>
          <w:tab/>
        </w:r>
        <w:r w:rsidR="00BF6CA6">
          <w:rPr>
            <w:webHidden/>
          </w:rPr>
          <w:fldChar w:fldCharType="begin"/>
        </w:r>
        <w:r w:rsidR="00BD03E6">
          <w:rPr>
            <w:webHidden/>
          </w:rPr>
          <w:instrText xml:space="preserve"> PAGEREF _Toc463518001 \h </w:instrText>
        </w:r>
        <w:r w:rsidR="00BF6CA6">
          <w:rPr>
            <w:webHidden/>
          </w:rPr>
        </w:r>
        <w:r w:rsidR="00BF6CA6">
          <w:rPr>
            <w:webHidden/>
          </w:rPr>
          <w:fldChar w:fldCharType="separate"/>
        </w:r>
        <w:r w:rsidR="00BD03E6">
          <w:rPr>
            <w:webHidden/>
          </w:rPr>
          <w:t>10</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2" w:history="1">
        <w:r w:rsidR="00BD03E6" w:rsidRPr="0020437A">
          <w:rPr>
            <w:rStyle w:val="Hyperlink"/>
            <w:smallCaps/>
            <w:spacing w:val="5"/>
          </w:rPr>
          <w:t>Carryover &amp; Forfeiture</w:t>
        </w:r>
        <w:r w:rsidR="00BD03E6">
          <w:rPr>
            <w:webHidden/>
          </w:rPr>
          <w:tab/>
        </w:r>
        <w:r w:rsidR="00BF6CA6">
          <w:rPr>
            <w:webHidden/>
          </w:rPr>
          <w:fldChar w:fldCharType="begin"/>
        </w:r>
        <w:r w:rsidR="00BD03E6">
          <w:rPr>
            <w:webHidden/>
          </w:rPr>
          <w:instrText xml:space="preserve"> PAGEREF _Toc463518002 \h </w:instrText>
        </w:r>
        <w:r w:rsidR="00BF6CA6">
          <w:rPr>
            <w:webHidden/>
          </w:rPr>
        </w:r>
        <w:r w:rsidR="00BF6CA6">
          <w:rPr>
            <w:webHidden/>
          </w:rPr>
          <w:fldChar w:fldCharType="separate"/>
        </w:r>
        <w:r w:rsidR="00BD03E6">
          <w:rPr>
            <w:webHidden/>
          </w:rPr>
          <w:t>11</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3" w:history="1">
        <w:r w:rsidR="00BD03E6" w:rsidRPr="0020437A">
          <w:rPr>
            <w:rStyle w:val="Hyperlink"/>
            <w:smallCaps/>
            <w:spacing w:val="5"/>
          </w:rPr>
          <w:t>Dashboard</w:t>
        </w:r>
        <w:r w:rsidR="00BD03E6">
          <w:rPr>
            <w:webHidden/>
          </w:rPr>
          <w:tab/>
        </w:r>
        <w:r w:rsidR="00BF6CA6">
          <w:rPr>
            <w:webHidden/>
          </w:rPr>
          <w:fldChar w:fldCharType="begin"/>
        </w:r>
        <w:r w:rsidR="00BD03E6">
          <w:rPr>
            <w:webHidden/>
          </w:rPr>
          <w:instrText xml:space="preserve"> PAGEREF _Toc463518003 \h </w:instrText>
        </w:r>
        <w:r w:rsidR="00BF6CA6">
          <w:rPr>
            <w:webHidden/>
          </w:rPr>
        </w:r>
        <w:r w:rsidR="00BF6CA6">
          <w:rPr>
            <w:webHidden/>
          </w:rPr>
          <w:fldChar w:fldCharType="separate"/>
        </w:r>
        <w:r w:rsidR="00BD03E6">
          <w:rPr>
            <w:webHidden/>
          </w:rPr>
          <w:t>12</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4" w:history="1">
        <w:r w:rsidR="00BD03E6" w:rsidRPr="0020437A">
          <w:rPr>
            <w:rStyle w:val="Hyperlink"/>
            <w:smallCaps/>
            <w:spacing w:val="5"/>
          </w:rPr>
          <w:t>Leave Management &gt;&gt; Apply Leave</w:t>
        </w:r>
        <w:r w:rsidR="00BD03E6">
          <w:rPr>
            <w:webHidden/>
          </w:rPr>
          <w:tab/>
        </w:r>
        <w:r w:rsidR="00BF6CA6">
          <w:rPr>
            <w:webHidden/>
          </w:rPr>
          <w:fldChar w:fldCharType="begin"/>
        </w:r>
        <w:r w:rsidR="00BD03E6">
          <w:rPr>
            <w:webHidden/>
          </w:rPr>
          <w:instrText xml:space="preserve"> PAGEREF _Toc463518004 \h </w:instrText>
        </w:r>
        <w:r w:rsidR="00BF6CA6">
          <w:rPr>
            <w:webHidden/>
          </w:rPr>
        </w:r>
        <w:r w:rsidR="00BF6CA6">
          <w:rPr>
            <w:webHidden/>
          </w:rPr>
          <w:fldChar w:fldCharType="separate"/>
        </w:r>
        <w:r w:rsidR="00BD03E6">
          <w:rPr>
            <w:webHidden/>
          </w:rPr>
          <w:t>13</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5" w:history="1">
        <w:r w:rsidR="00BD03E6" w:rsidRPr="0020437A">
          <w:rPr>
            <w:rStyle w:val="Hyperlink"/>
            <w:smallCaps/>
            <w:spacing w:val="5"/>
          </w:rPr>
          <w:t>Leave Management &gt;&gt; View/Cancel Leave</w:t>
        </w:r>
        <w:r w:rsidR="00BD03E6">
          <w:rPr>
            <w:webHidden/>
          </w:rPr>
          <w:tab/>
        </w:r>
        <w:r w:rsidR="00BF6CA6">
          <w:rPr>
            <w:webHidden/>
          </w:rPr>
          <w:fldChar w:fldCharType="begin"/>
        </w:r>
        <w:r w:rsidR="00BD03E6">
          <w:rPr>
            <w:webHidden/>
          </w:rPr>
          <w:instrText xml:space="preserve"> PAGEREF _Toc463518005 \h </w:instrText>
        </w:r>
        <w:r w:rsidR="00BF6CA6">
          <w:rPr>
            <w:webHidden/>
          </w:rPr>
        </w:r>
        <w:r w:rsidR="00BF6CA6">
          <w:rPr>
            <w:webHidden/>
          </w:rPr>
          <w:fldChar w:fldCharType="separate"/>
        </w:r>
        <w:r w:rsidR="00BD03E6">
          <w:rPr>
            <w:webHidden/>
          </w:rPr>
          <w:t>30</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6" w:history="1">
        <w:bookmarkStart w:id="4" w:name="OLE_LINK1"/>
        <w:bookmarkStart w:id="5" w:name="OLE_LINK2"/>
        <w:r w:rsidR="00BD03E6" w:rsidRPr="0020437A">
          <w:rPr>
            <w:rStyle w:val="Hyperlink"/>
            <w:smallCaps/>
            <w:spacing w:val="5"/>
          </w:rPr>
          <w:t>Approvals &gt;&gt; Approve Leave</w:t>
        </w:r>
        <w:bookmarkEnd w:id="4"/>
        <w:bookmarkEnd w:id="5"/>
        <w:r w:rsidR="00BD03E6">
          <w:rPr>
            <w:webHidden/>
          </w:rPr>
          <w:tab/>
        </w:r>
        <w:r w:rsidR="00BF6CA6">
          <w:rPr>
            <w:webHidden/>
          </w:rPr>
          <w:fldChar w:fldCharType="begin"/>
        </w:r>
        <w:r w:rsidR="00BD03E6">
          <w:rPr>
            <w:webHidden/>
          </w:rPr>
          <w:instrText xml:space="preserve"> PAGEREF _Toc463518006 \h </w:instrText>
        </w:r>
        <w:r w:rsidR="00BF6CA6">
          <w:rPr>
            <w:webHidden/>
          </w:rPr>
        </w:r>
        <w:r w:rsidR="00BF6CA6">
          <w:rPr>
            <w:webHidden/>
          </w:rPr>
          <w:fldChar w:fldCharType="separate"/>
        </w:r>
        <w:r w:rsidR="00BD03E6">
          <w:rPr>
            <w:webHidden/>
          </w:rPr>
          <w:t>33</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7" w:history="1">
        <w:bookmarkStart w:id="6" w:name="OLE_LINK5"/>
        <w:r w:rsidR="00BD03E6" w:rsidRPr="0020437A">
          <w:rPr>
            <w:rStyle w:val="Hyperlink"/>
            <w:smallCaps/>
            <w:spacing w:val="5"/>
          </w:rPr>
          <w:t>Approvals &gt;&gt; Delegate LMS Approver</w:t>
        </w:r>
        <w:bookmarkEnd w:id="6"/>
        <w:r w:rsidR="00BD03E6">
          <w:rPr>
            <w:webHidden/>
          </w:rPr>
          <w:tab/>
        </w:r>
        <w:r w:rsidR="00BF6CA6">
          <w:rPr>
            <w:webHidden/>
          </w:rPr>
          <w:fldChar w:fldCharType="begin"/>
        </w:r>
        <w:r w:rsidR="00BD03E6">
          <w:rPr>
            <w:webHidden/>
          </w:rPr>
          <w:instrText xml:space="preserve"> PAGEREF _Toc463518007 \h </w:instrText>
        </w:r>
        <w:r w:rsidR="00BF6CA6">
          <w:rPr>
            <w:webHidden/>
          </w:rPr>
        </w:r>
        <w:r w:rsidR="00BF6CA6">
          <w:rPr>
            <w:webHidden/>
          </w:rPr>
          <w:fldChar w:fldCharType="separate"/>
        </w:r>
        <w:r w:rsidR="00BD03E6">
          <w:rPr>
            <w:webHidden/>
          </w:rPr>
          <w:t>38</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8" w:history="1">
        <w:bookmarkStart w:id="7" w:name="OLE_LINK6"/>
        <w:bookmarkStart w:id="8" w:name="OLE_LINK7"/>
        <w:r w:rsidR="00BD03E6" w:rsidRPr="0020437A">
          <w:rPr>
            <w:rStyle w:val="Hyperlink"/>
            <w:smallCaps/>
            <w:spacing w:val="5"/>
          </w:rPr>
          <w:t>Approvals &gt;&gt; Acknowledge Approver Delegation</w:t>
        </w:r>
        <w:bookmarkEnd w:id="7"/>
        <w:bookmarkEnd w:id="8"/>
        <w:r w:rsidR="00BD03E6">
          <w:rPr>
            <w:webHidden/>
          </w:rPr>
          <w:tab/>
        </w:r>
        <w:r w:rsidR="00BF6CA6">
          <w:rPr>
            <w:webHidden/>
          </w:rPr>
          <w:fldChar w:fldCharType="begin"/>
        </w:r>
        <w:r w:rsidR="00BD03E6">
          <w:rPr>
            <w:webHidden/>
          </w:rPr>
          <w:instrText xml:space="preserve"> PAGEREF _Toc463518008 \h </w:instrText>
        </w:r>
        <w:r w:rsidR="00BF6CA6">
          <w:rPr>
            <w:webHidden/>
          </w:rPr>
        </w:r>
        <w:r w:rsidR="00BF6CA6">
          <w:rPr>
            <w:webHidden/>
          </w:rPr>
          <w:fldChar w:fldCharType="separate"/>
        </w:r>
        <w:r w:rsidR="00BD03E6">
          <w:rPr>
            <w:webHidden/>
          </w:rPr>
          <w:t>40</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09" w:history="1">
        <w:r w:rsidR="00BD03E6" w:rsidRPr="0020437A">
          <w:rPr>
            <w:rStyle w:val="Hyperlink"/>
            <w:smallCaps/>
            <w:spacing w:val="5"/>
          </w:rPr>
          <w:t>Admin &gt;&gt; Manage Holiday List</w:t>
        </w:r>
        <w:r w:rsidR="00BD03E6">
          <w:rPr>
            <w:webHidden/>
          </w:rPr>
          <w:tab/>
        </w:r>
        <w:r w:rsidR="00BF6CA6">
          <w:rPr>
            <w:webHidden/>
          </w:rPr>
          <w:fldChar w:fldCharType="begin"/>
        </w:r>
        <w:r w:rsidR="00BD03E6">
          <w:rPr>
            <w:webHidden/>
          </w:rPr>
          <w:instrText xml:space="preserve"> PAGEREF _Toc463518009 \h </w:instrText>
        </w:r>
        <w:r w:rsidR="00BF6CA6">
          <w:rPr>
            <w:webHidden/>
          </w:rPr>
        </w:r>
        <w:r w:rsidR="00BF6CA6">
          <w:rPr>
            <w:webHidden/>
          </w:rPr>
          <w:fldChar w:fldCharType="separate"/>
        </w:r>
        <w:r w:rsidR="00BD03E6">
          <w:rPr>
            <w:webHidden/>
          </w:rPr>
          <w:t>42</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0" w:history="1">
        <w:r w:rsidR="00BD03E6" w:rsidRPr="0020437A">
          <w:rPr>
            <w:rStyle w:val="Hyperlink"/>
            <w:smallCaps/>
            <w:spacing w:val="5"/>
          </w:rPr>
          <w:t>Admin &gt;&gt; Rollover / Forfeiture Extension</w:t>
        </w:r>
        <w:r w:rsidR="00BD03E6">
          <w:rPr>
            <w:webHidden/>
          </w:rPr>
          <w:tab/>
        </w:r>
        <w:r w:rsidR="00BF6CA6">
          <w:rPr>
            <w:webHidden/>
          </w:rPr>
          <w:fldChar w:fldCharType="begin"/>
        </w:r>
        <w:r w:rsidR="00BD03E6">
          <w:rPr>
            <w:webHidden/>
          </w:rPr>
          <w:instrText xml:space="preserve"> PAGEREF _Toc463518010 \h </w:instrText>
        </w:r>
        <w:r w:rsidR="00BF6CA6">
          <w:rPr>
            <w:webHidden/>
          </w:rPr>
        </w:r>
        <w:r w:rsidR="00BF6CA6">
          <w:rPr>
            <w:webHidden/>
          </w:rPr>
          <w:fldChar w:fldCharType="separate"/>
        </w:r>
        <w:r w:rsidR="00BD03E6">
          <w:rPr>
            <w:webHidden/>
          </w:rPr>
          <w:t>43</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1" w:history="1">
        <w:bookmarkStart w:id="9" w:name="OLE_LINK3"/>
        <w:bookmarkStart w:id="10" w:name="OLE_LINK4"/>
        <w:r w:rsidR="00BD03E6" w:rsidRPr="0020437A">
          <w:rPr>
            <w:rStyle w:val="Hyperlink"/>
            <w:smallCaps/>
            <w:spacing w:val="5"/>
          </w:rPr>
          <w:t>Admin &gt;&gt; Update Disability Schedule</w:t>
        </w:r>
        <w:bookmarkEnd w:id="9"/>
        <w:bookmarkEnd w:id="10"/>
        <w:r w:rsidR="00BD03E6">
          <w:rPr>
            <w:webHidden/>
          </w:rPr>
          <w:tab/>
        </w:r>
        <w:r w:rsidR="00BF6CA6">
          <w:rPr>
            <w:webHidden/>
          </w:rPr>
          <w:fldChar w:fldCharType="begin"/>
        </w:r>
        <w:r w:rsidR="00BD03E6">
          <w:rPr>
            <w:webHidden/>
          </w:rPr>
          <w:instrText xml:space="preserve"> PAGEREF _Toc463518011 \h </w:instrText>
        </w:r>
        <w:r w:rsidR="00BF6CA6">
          <w:rPr>
            <w:webHidden/>
          </w:rPr>
        </w:r>
        <w:r w:rsidR="00BF6CA6">
          <w:rPr>
            <w:webHidden/>
          </w:rPr>
          <w:fldChar w:fldCharType="separate"/>
        </w:r>
        <w:r w:rsidR="00BD03E6">
          <w:rPr>
            <w:webHidden/>
          </w:rPr>
          <w:t>45</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2" w:history="1">
        <w:r w:rsidR="00BD03E6" w:rsidRPr="0020437A">
          <w:rPr>
            <w:rStyle w:val="Hyperlink"/>
            <w:smallCaps/>
            <w:spacing w:val="5"/>
          </w:rPr>
          <w:t>Admin &gt;&gt; ADP Schedule Payment</w:t>
        </w:r>
        <w:r w:rsidR="00BD03E6">
          <w:rPr>
            <w:webHidden/>
          </w:rPr>
          <w:tab/>
        </w:r>
        <w:r w:rsidR="00BF6CA6">
          <w:rPr>
            <w:webHidden/>
          </w:rPr>
          <w:fldChar w:fldCharType="begin"/>
        </w:r>
        <w:r w:rsidR="00BD03E6">
          <w:rPr>
            <w:webHidden/>
          </w:rPr>
          <w:instrText xml:space="preserve"> PAGEREF _Toc463518012 \h </w:instrText>
        </w:r>
        <w:r w:rsidR="00BF6CA6">
          <w:rPr>
            <w:webHidden/>
          </w:rPr>
        </w:r>
        <w:r w:rsidR="00BF6CA6">
          <w:rPr>
            <w:webHidden/>
          </w:rPr>
          <w:fldChar w:fldCharType="separate"/>
        </w:r>
        <w:r w:rsidR="00BD03E6">
          <w:rPr>
            <w:webHidden/>
          </w:rPr>
          <w:t>47</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3" w:history="1">
        <w:r w:rsidR="00BD03E6" w:rsidRPr="0020437A">
          <w:rPr>
            <w:rStyle w:val="Hyperlink"/>
            <w:smallCaps/>
            <w:spacing w:val="5"/>
          </w:rPr>
          <w:t>Reports &gt;&gt; View Holiday List</w:t>
        </w:r>
        <w:r w:rsidR="00BD03E6">
          <w:rPr>
            <w:webHidden/>
          </w:rPr>
          <w:tab/>
        </w:r>
        <w:r w:rsidR="00BF6CA6">
          <w:rPr>
            <w:webHidden/>
          </w:rPr>
          <w:fldChar w:fldCharType="begin"/>
        </w:r>
        <w:r w:rsidR="00BD03E6">
          <w:rPr>
            <w:webHidden/>
          </w:rPr>
          <w:instrText xml:space="preserve"> PAGEREF _Toc463518013 \h </w:instrText>
        </w:r>
        <w:r w:rsidR="00BF6CA6">
          <w:rPr>
            <w:webHidden/>
          </w:rPr>
        </w:r>
        <w:r w:rsidR="00BF6CA6">
          <w:rPr>
            <w:webHidden/>
          </w:rPr>
          <w:fldChar w:fldCharType="separate"/>
        </w:r>
        <w:r w:rsidR="00BD03E6">
          <w:rPr>
            <w:webHidden/>
          </w:rPr>
          <w:t>48</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4" w:history="1">
        <w:r w:rsidR="00BD03E6" w:rsidRPr="0020437A">
          <w:rPr>
            <w:rStyle w:val="Hyperlink"/>
            <w:smallCaps/>
            <w:spacing w:val="5"/>
          </w:rPr>
          <w:t>Reports &gt;&gt; Leave Details</w:t>
        </w:r>
        <w:r w:rsidR="00BD03E6">
          <w:rPr>
            <w:webHidden/>
          </w:rPr>
          <w:tab/>
        </w:r>
        <w:r w:rsidR="00BF6CA6">
          <w:rPr>
            <w:webHidden/>
          </w:rPr>
          <w:fldChar w:fldCharType="begin"/>
        </w:r>
        <w:r w:rsidR="00BD03E6">
          <w:rPr>
            <w:webHidden/>
          </w:rPr>
          <w:instrText xml:space="preserve"> PAGEREF _Toc463518014 \h </w:instrText>
        </w:r>
        <w:r w:rsidR="00BF6CA6">
          <w:rPr>
            <w:webHidden/>
          </w:rPr>
        </w:r>
        <w:r w:rsidR="00BF6CA6">
          <w:rPr>
            <w:webHidden/>
          </w:rPr>
          <w:fldChar w:fldCharType="separate"/>
        </w:r>
        <w:r w:rsidR="00BD03E6">
          <w:rPr>
            <w:webHidden/>
          </w:rPr>
          <w:t>48</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5" w:history="1">
        <w:bookmarkStart w:id="11" w:name="OLE_LINK8"/>
        <w:r w:rsidR="00BD03E6" w:rsidRPr="0020437A">
          <w:rPr>
            <w:rStyle w:val="Hyperlink"/>
            <w:smallCaps/>
            <w:spacing w:val="5"/>
          </w:rPr>
          <w:t>Reports &gt;&gt; Unpaid Payroll Report For US</w:t>
        </w:r>
        <w:bookmarkEnd w:id="11"/>
        <w:r w:rsidR="00BD03E6">
          <w:rPr>
            <w:webHidden/>
          </w:rPr>
          <w:tab/>
        </w:r>
        <w:r w:rsidR="00BF6CA6">
          <w:rPr>
            <w:webHidden/>
          </w:rPr>
          <w:fldChar w:fldCharType="begin"/>
        </w:r>
        <w:r w:rsidR="00BD03E6">
          <w:rPr>
            <w:webHidden/>
          </w:rPr>
          <w:instrText xml:space="preserve"> PAGEREF _Toc463518015 \h </w:instrText>
        </w:r>
        <w:r w:rsidR="00BF6CA6">
          <w:rPr>
            <w:webHidden/>
          </w:rPr>
        </w:r>
        <w:r w:rsidR="00BF6CA6">
          <w:rPr>
            <w:webHidden/>
          </w:rPr>
          <w:fldChar w:fldCharType="separate"/>
        </w:r>
        <w:r w:rsidR="00BD03E6">
          <w:rPr>
            <w:webHidden/>
          </w:rPr>
          <w:t>51</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6" w:history="1">
        <w:bookmarkStart w:id="12" w:name="OLE_LINK9"/>
        <w:bookmarkStart w:id="13" w:name="OLE_LINK10"/>
        <w:r w:rsidR="00BD03E6" w:rsidRPr="0020437A">
          <w:rPr>
            <w:rStyle w:val="Hyperlink"/>
            <w:smallCaps/>
            <w:spacing w:val="5"/>
          </w:rPr>
          <w:t>Reports &gt;&gt; Unpaid Disability Payroll Report For US</w:t>
        </w:r>
        <w:bookmarkEnd w:id="12"/>
        <w:bookmarkEnd w:id="13"/>
        <w:r w:rsidR="00BD03E6">
          <w:rPr>
            <w:webHidden/>
          </w:rPr>
          <w:tab/>
        </w:r>
        <w:r w:rsidR="00BF6CA6">
          <w:rPr>
            <w:webHidden/>
          </w:rPr>
          <w:fldChar w:fldCharType="begin"/>
        </w:r>
        <w:r w:rsidR="00BD03E6">
          <w:rPr>
            <w:webHidden/>
          </w:rPr>
          <w:instrText xml:space="preserve"> PAGEREF _Toc463518016 \h </w:instrText>
        </w:r>
        <w:r w:rsidR="00BF6CA6">
          <w:rPr>
            <w:webHidden/>
          </w:rPr>
        </w:r>
        <w:r w:rsidR="00BF6CA6">
          <w:rPr>
            <w:webHidden/>
          </w:rPr>
          <w:fldChar w:fldCharType="separate"/>
        </w:r>
        <w:r w:rsidR="00BD03E6">
          <w:rPr>
            <w:webHidden/>
          </w:rPr>
          <w:t>52</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7" w:history="1">
        <w:r w:rsidR="00BD03E6" w:rsidRPr="0020437A">
          <w:rPr>
            <w:rStyle w:val="Hyperlink"/>
            <w:smallCaps/>
            <w:spacing w:val="5"/>
          </w:rPr>
          <w:t>Admin &gt;&gt; Role Management</w:t>
        </w:r>
        <w:r w:rsidR="00BD03E6">
          <w:rPr>
            <w:webHidden/>
          </w:rPr>
          <w:tab/>
        </w:r>
        <w:r w:rsidR="00BF6CA6">
          <w:rPr>
            <w:webHidden/>
          </w:rPr>
          <w:fldChar w:fldCharType="begin"/>
        </w:r>
        <w:r w:rsidR="00BD03E6">
          <w:rPr>
            <w:webHidden/>
          </w:rPr>
          <w:instrText xml:space="preserve"> PAGEREF _Toc463518017 \h </w:instrText>
        </w:r>
        <w:r w:rsidR="00BF6CA6">
          <w:rPr>
            <w:webHidden/>
          </w:rPr>
        </w:r>
        <w:r w:rsidR="00BF6CA6">
          <w:rPr>
            <w:webHidden/>
          </w:rPr>
          <w:fldChar w:fldCharType="separate"/>
        </w:r>
        <w:r w:rsidR="00BD03E6">
          <w:rPr>
            <w:webHidden/>
          </w:rPr>
          <w:t>53</w:t>
        </w:r>
        <w:r w:rsidR="00BF6CA6">
          <w:rPr>
            <w:webHidden/>
          </w:rPr>
          <w:fldChar w:fldCharType="end"/>
        </w:r>
      </w:hyperlink>
    </w:p>
    <w:p w:rsidR="00BD03E6" w:rsidRDefault="001349D4">
      <w:pPr>
        <w:pStyle w:val="TOC3"/>
        <w:rPr>
          <w:rFonts w:asciiTheme="minorHAnsi" w:eastAsiaTheme="minorEastAsia" w:hAnsiTheme="minorHAnsi" w:cstheme="minorBidi"/>
          <w:sz w:val="22"/>
          <w:szCs w:val="22"/>
          <w:lang w:val="en-US"/>
        </w:rPr>
      </w:pPr>
      <w:hyperlink w:anchor="_Toc463518018" w:history="1">
        <w:r w:rsidR="00BD03E6" w:rsidRPr="0020437A">
          <w:rPr>
            <w:rStyle w:val="Hyperlink"/>
            <w:smallCaps/>
            <w:spacing w:val="5"/>
          </w:rPr>
          <w:t>Business Rules</w:t>
        </w:r>
        <w:r w:rsidR="00BD03E6">
          <w:rPr>
            <w:webHidden/>
          </w:rPr>
          <w:tab/>
        </w:r>
        <w:r w:rsidR="00BF6CA6">
          <w:rPr>
            <w:webHidden/>
          </w:rPr>
          <w:fldChar w:fldCharType="begin"/>
        </w:r>
        <w:r w:rsidR="00BD03E6">
          <w:rPr>
            <w:webHidden/>
          </w:rPr>
          <w:instrText xml:space="preserve"> PAGEREF _Toc463518018 \h </w:instrText>
        </w:r>
        <w:r w:rsidR="00BF6CA6">
          <w:rPr>
            <w:webHidden/>
          </w:rPr>
        </w:r>
        <w:r w:rsidR="00BF6CA6">
          <w:rPr>
            <w:webHidden/>
          </w:rPr>
          <w:fldChar w:fldCharType="separate"/>
        </w:r>
        <w:r w:rsidR="00BD03E6">
          <w:rPr>
            <w:webHidden/>
          </w:rPr>
          <w:t>55</w:t>
        </w:r>
        <w:r w:rsidR="00BF6CA6">
          <w:rPr>
            <w:webHidden/>
          </w:rPr>
          <w:fldChar w:fldCharType="end"/>
        </w:r>
      </w:hyperlink>
    </w:p>
    <w:p w:rsidR="00BD03E6" w:rsidRDefault="001349D4">
      <w:pPr>
        <w:pStyle w:val="TOC1"/>
        <w:rPr>
          <w:rFonts w:asciiTheme="minorHAnsi" w:eastAsiaTheme="minorEastAsia" w:hAnsiTheme="minorHAnsi" w:cstheme="minorBidi"/>
          <w:b w:val="0"/>
          <w:color w:val="auto"/>
          <w:szCs w:val="22"/>
          <w:lang w:val="en-US"/>
        </w:rPr>
      </w:pPr>
      <w:hyperlink w:anchor="_Toc463518019" w:history="1">
        <w:r w:rsidR="00BD03E6" w:rsidRPr="0020437A">
          <w:rPr>
            <w:rStyle w:val="Hyperlink"/>
          </w:rPr>
          <w:t>3.</w:t>
        </w:r>
        <w:r w:rsidR="00BD03E6">
          <w:rPr>
            <w:rFonts w:asciiTheme="minorHAnsi" w:eastAsiaTheme="minorEastAsia" w:hAnsiTheme="minorHAnsi" w:cstheme="minorBidi"/>
            <w:b w:val="0"/>
            <w:color w:val="auto"/>
            <w:szCs w:val="22"/>
            <w:lang w:val="en-US"/>
          </w:rPr>
          <w:tab/>
        </w:r>
        <w:r w:rsidR="00BD03E6" w:rsidRPr="0020437A">
          <w:rPr>
            <w:rStyle w:val="Hyperlink"/>
            <w:kern w:val="28"/>
          </w:rPr>
          <w:t>Screen Shots</w:t>
        </w:r>
        <w:r w:rsidR="00BD03E6">
          <w:rPr>
            <w:webHidden/>
          </w:rPr>
          <w:tab/>
        </w:r>
        <w:r w:rsidR="00BF6CA6">
          <w:rPr>
            <w:webHidden/>
          </w:rPr>
          <w:fldChar w:fldCharType="begin"/>
        </w:r>
        <w:r w:rsidR="00BD03E6">
          <w:rPr>
            <w:webHidden/>
          </w:rPr>
          <w:instrText xml:space="preserve"> PAGEREF _Toc463518019 \h </w:instrText>
        </w:r>
        <w:r w:rsidR="00BF6CA6">
          <w:rPr>
            <w:webHidden/>
          </w:rPr>
        </w:r>
        <w:r w:rsidR="00BF6CA6">
          <w:rPr>
            <w:webHidden/>
          </w:rPr>
          <w:fldChar w:fldCharType="separate"/>
        </w:r>
        <w:r w:rsidR="00BD03E6">
          <w:rPr>
            <w:webHidden/>
          </w:rPr>
          <w:t>56</w:t>
        </w:r>
        <w:r w:rsidR="00BF6CA6">
          <w:rPr>
            <w:webHidden/>
          </w:rPr>
          <w:fldChar w:fldCharType="end"/>
        </w:r>
      </w:hyperlink>
    </w:p>
    <w:p w:rsidR="00BD03E6" w:rsidRDefault="001349D4">
      <w:pPr>
        <w:pStyle w:val="TOC1"/>
        <w:rPr>
          <w:rFonts w:asciiTheme="minorHAnsi" w:eastAsiaTheme="minorEastAsia" w:hAnsiTheme="minorHAnsi" w:cstheme="minorBidi"/>
          <w:b w:val="0"/>
          <w:color w:val="auto"/>
          <w:szCs w:val="22"/>
          <w:lang w:val="en-US"/>
        </w:rPr>
      </w:pPr>
      <w:hyperlink w:anchor="_Toc463518020" w:history="1">
        <w:r w:rsidR="00BD03E6" w:rsidRPr="0020437A">
          <w:rPr>
            <w:rStyle w:val="Hyperlink"/>
          </w:rPr>
          <w:t>4.</w:t>
        </w:r>
        <w:r w:rsidR="00BD03E6">
          <w:rPr>
            <w:rFonts w:asciiTheme="minorHAnsi" w:eastAsiaTheme="minorEastAsia" w:hAnsiTheme="minorHAnsi" w:cstheme="minorBidi"/>
            <w:b w:val="0"/>
            <w:color w:val="auto"/>
            <w:szCs w:val="22"/>
            <w:lang w:val="en-US"/>
          </w:rPr>
          <w:tab/>
        </w:r>
        <w:r w:rsidR="00BD03E6" w:rsidRPr="0020437A">
          <w:rPr>
            <w:rStyle w:val="Hyperlink"/>
            <w:kern w:val="28"/>
          </w:rPr>
          <w:t>Field Validation</w:t>
        </w:r>
        <w:r w:rsidR="00BD03E6">
          <w:rPr>
            <w:webHidden/>
          </w:rPr>
          <w:tab/>
        </w:r>
        <w:r w:rsidR="00BF6CA6">
          <w:rPr>
            <w:webHidden/>
          </w:rPr>
          <w:fldChar w:fldCharType="begin"/>
        </w:r>
        <w:r w:rsidR="00BD03E6">
          <w:rPr>
            <w:webHidden/>
          </w:rPr>
          <w:instrText xml:space="preserve"> PAGEREF _Toc463518020 \h </w:instrText>
        </w:r>
        <w:r w:rsidR="00BF6CA6">
          <w:rPr>
            <w:webHidden/>
          </w:rPr>
        </w:r>
        <w:r w:rsidR="00BF6CA6">
          <w:rPr>
            <w:webHidden/>
          </w:rPr>
          <w:fldChar w:fldCharType="separate"/>
        </w:r>
        <w:r w:rsidR="00BD03E6">
          <w:rPr>
            <w:webHidden/>
          </w:rPr>
          <w:t>57</w:t>
        </w:r>
        <w:r w:rsidR="00BF6CA6">
          <w:rPr>
            <w:webHidden/>
          </w:rPr>
          <w:fldChar w:fldCharType="end"/>
        </w:r>
      </w:hyperlink>
    </w:p>
    <w:p w:rsidR="00BD03E6" w:rsidRDefault="001349D4">
      <w:pPr>
        <w:pStyle w:val="TOC1"/>
        <w:rPr>
          <w:rFonts w:asciiTheme="minorHAnsi" w:eastAsiaTheme="minorEastAsia" w:hAnsiTheme="minorHAnsi" w:cstheme="minorBidi"/>
          <w:b w:val="0"/>
          <w:color w:val="auto"/>
          <w:szCs w:val="22"/>
          <w:lang w:val="en-US"/>
        </w:rPr>
      </w:pPr>
      <w:hyperlink w:anchor="_Toc463518021" w:history="1">
        <w:r w:rsidR="00BD03E6" w:rsidRPr="0020437A">
          <w:rPr>
            <w:rStyle w:val="Hyperlink"/>
          </w:rPr>
          <w:t>5.</w:t>
        </w:r>
        <w:r w:rsidR="00BD03E6">
          <w:rPr>
            <w:rFonts w:asciiTheme="minorHAnsi" w:eastAsiaTheme="minorEastAsia" w:hAnsiTheme="minorHAnsi" w:cstheme="minorBidi"/>
            <w:b w:val="0"/>
            <w:color w:val="auto"/>
            <w:szCs w:val="22"/>
            <w:lang w:val="en-US"/>
          </w:rPr>
          <w:tab/>
        </w:r>
        <w:r w:rsidR="00BD03E6" w:rsidRPr="0020437A">
          <w:rPr>
            <w:rStyle w:val="Hyperlink"/>
            <w:kern w:val="28"/>
          </w:rPr>
          <w:t>Cross Field Validation</w:t>
        </w:r>
        <w:r w:rsidR="00BD03E6">
          <w:rPr>
            <w:webHidden/>
          </w:rPr>
          <w:tab/>
        </w:r>
        <w:r w:rsidR="00BF6CA6">
          <w:rPr>
            <w:webHidden/>
          </w:rPr>
          <w:fldChar w:fldCharType="begin"/>
        </w:r>
        <w:r w:rsidR="00BD03E6">
          <w:rPr>
            <w:webHidden/>
          </w:rPr>
          <w:instrText xml:space="preserve"> PAGEREF _Toc463518021 \h </w:instrText>
        </w:r>
        <w:r w:rsidR="00BF6CA6">
          <w:rPr>
            <w:webHidden/>
          </w:rPr>
        </w:r>
        <w:r w:rsidR="00BF6CA6">
          <w:rPr>
            <w:webHidden/>
          </w:rPr>
          <w:fldChar w:fldCharType="separate"/>
        </w:r>
        <w:r w:rsidR="00BD03E6">
          <w:rPr>
            <w:webHidden/>
          </w:rPr>
          <w:t>58</w:t>
        </w:r>
        <w:r w:rsidR="00BF6CA6">
          <w:rPr>
            <w:webHidden/>
          </w:rPr>
          <w:fldChar w:fldCharType="end"/>
        </w:r>
      </w:hyperlink>
    </w:p>
    <w:p w:rsidR="00BD03E6" w:rsidRDefault="001349D4">
      <w:pPr>
        <w:pStyle w:val="TOC1"/>
        <w:rPr>
          <w:rFonts w:asciiTheme="minorHAnsi" w:eastAsiaTheme="minorEastAsia" w:hAnsiTheme="minorHAnsi" w:cstheme="minorBidi"/>
          <w:b w:val="0"/>
          <w:color w:val="auto"/>
          <w:szCs w:val="22"/>
          <w:lang w:val="en-US"/>
        </w:rPr>
      </w:pPr>
      <w:hyperlink w:anchor="_Toc463518022" w:history="1">
        <w:r w:rsidR="00BD03E6" w:rsidRPr="0020437A">
          <w:rPr>
            <w:rStyle w:val="Hyperlink"/>
          </w:rPr>
          <w:t>6.</w:t>
        </w:r>
        <w:r w:rsidR="00BD03E6">
          <w:rPr>
            <w:rFonts w:asciiTheme="minorHAnsi" w:eastAsiaTheme="minorEastAsia" w:hAnsiTheme="minorHAnsi" w:cstheme="minorBidi"/>
            <w:b w:val="0"/>
            <w:color w:val="auto"/>
            <w:szCs w:val="22"/>
            <w:lang w:val="en-US"/>
          </w:rPr>
          <w:tab/>
        </w:r>
        <w:r w:rsidR="00BD03E6" w:rsidRPr="0020437A">
          <w:rPr>
            <w:rStyle w:val="Hyperlink"/>
            <w:kern w:val="28"/>
          </w:rPr>
          <w:t>Messages</w:t>
        </w:r>
        <w:r w:rsidR="00BD03E6">
          <w:rPr>
            <w:webHidden/>
          </w:rPr>
          <w:tab/>
        </w:r>
        <w:r w:rsidR="00BF6CA6">
          <w:rPr>
            <w:webHidden/>
          </w:rPr>
          <w:fldChar w:fldCharType="begin"/>
        </w:r>
        <w:r w:rsidR="00BD03E6">
          <w:rPr>
            <w:webHidden/>
          </w:rPr>
          <w:instrText xml:space="preserve"> PAGEREF _Toc463518022 \h </w:instrText>
        </w:r>
        <w:r w:rsidR="00BF6CA6">
          <w:rPr>
            <w:webHidden/>
          </w:rPr>
        </w:r>
        <w:r w:rsidR="00BF6CA6">
          <w:rPr>
            <w:webHidden/>
          </w:rPr>
          <w:fldChar w:fldCharType="separate"/>
        </w:r>
        <w:r w:rsidR="00BD03E6">
          <w:rPr>
            <w:webHidden/>
          </w:rPr>
          <w:t>59</w:t>
        </w:r>
        <w:r w:rsidR="00BF6CA6">
          <w:rPr>
            <w:webHidden/>
          </w:rPr>
          <w:fldChar w:fldCharType="end"/>
        </w:r>
      </w:hyperlink>
    </w:p>
    <w:p w:rsidR="00055A3C" w:rsidRPr="008E6B5A" w:rsidRDefault="00BF6CA6" w:rsidP="000670ED">
      <w:pPr>
        <w:rPr>
          <w:rFonts w:asciiTheme="minorHAnsi" w:hAnsiTheme="minorHAnsi"/>
          <w:b/>
          <w:color w:val="009BCC"/>
          <w:sz w:val="22"/>
        </w:rPr>
      </w:pPr>
      <w:r w:rsidRPr="00AA5576">
        <w:rPr>
          <w:rFonts w:asciiTheme="minorHAnsi" w:hAnsiTheme="minorHAnsi"/>
          <w:b/>
          <w:color w:val="009BCC"/>
          <w:sz w:val="22"/>
        </w:rPr>
        <w:fldChar w:fldCharType="end"/>
      </w:r>
    </w:p>
    <w:p w:rsidR="00431246" w:rsidRPr="008E6B5A" w:rsidRDefault="00431246" w:rsidP="00E43A6A">
      <w:pPr>
        <w:rPr>
          <w:rFonts w:asciiTheme="minorHAnsi" w:hAnsiTheme="minorHAnsi"/>
          <w:b/>
          <w:color w:val="009BCC"/>
          <w:sz w:val="22"/>
        </w:rPr>
      </w:pPr>
    </w:p>
    <w:p w:rsidR="00431246" w:rsidRPr="008E6B5A" w:rsidRDefault="00431246" w:rsidP="00E43A6A">
      <w:pPr>
        <w:rPr>
          <w:rFonts w:asciiTheme="minorHAnsi" w:hAnsiTheme="minorHAnsi"/>
          <w:b/>
          <w:color w:val="009BCC"/>
          <w:sz w:val="22"/>
        </w:rPr>
      </w:pPr>
    </w:p>
    <w:p w:rsidR="00216DC6" w:rsidRPr="008E6B5A" w:rsidRDefault="00216DC6" w:rsidP="00E43A6A">
      <w:pPr>
        <w:rPr>
          <w:rFonts w:asciiTheme="minorHAnsi" w:hAnsiTheme="minorHAnsi"/>
          <w:b/>
          <w:color w:val="009BCC"/>
          <w:sz w:val="22"/>
        </w:rPr>
      </w:pPr>
    </w:p>
    <w:p w:rsidR="00431246" w:rsidRPr="008E6B5A" w:rsidRDefault="00431246" w:rsidP="00E43A6A">
      <w:pPr>
        <w:rPr>
          <w:rFonts w:asciiTheme="minorHAnsi" w:hAnsiTheme="minorHAnsi"/>
          <w:b/>
          <w:color w:val="009BCC"/>
          <w:sz w:val="22"/>
        </w:rPr>
      </w:pPr>
    </w:p>
    <w:p w:rsidR="00431246" w:rsidRPr="008E6B5A" w:rsidRDefault="00431246" w:rsidP="00E43A6A">
      <w:pPr>
        <w:rPr>
          <w:rFonts w:asciiTheme="minorHAnsi" w:hAnsiTheme="minorHAnsi"/>
          <w:b/>
          <w:color w:val="009BCC"/>
          <w:sz w:val="22"/>
        </w:rPr>
      </w:pPr>
    </w:p>
    <w:p w:rsidR="00431246" w:rsidRPr="008E6B5A" w:rsidRDefault="00431246" w:rsidP="00E43A6A">
      <w:pPr>
        <w:rPr>
          <w:rFonts w:asciiTheme="minorHAnsi" w:hAnsiTheme="minorHAnsi"/>
          <w:b/>
          <w:color w:val="009BCC"/>
          <w:sz w:val="22"/>
        </w:rPr>
      </w:pPr>
    </w:p>
    <w:tbl>
      <w:tblPr>
        <w:tblStyle w:val="CapgeminiTableStyle2"/>
        <w:tblW w:w="5000" w:type="pct"/>
        <w:tblLayout w:type="fixed"/>
        <w:tblCellMar>
          <w:left w:w="115" w:type="dxa"/>
          <w:right w:w="115" w:type="dxa"/>
        </w:tblCellMar>
        <w:tblLook w:val="0020" w:firstRow="1" w:lastRow="0" w:firstColumn="0" w:lastColumn="0" w:noHBand="0" w:noVBand="0"/>
      </w:tblPr>
      <w:tblGrid>
        <w:gridCol w:w="2995"/>
        <w:gridCol w:w="5904"/>
      </w:tblGrid>
      <w:tr w:rsidR="00EF1ADF" w:rsidRPr="008E6B5A" w:rsidTr="00C43CE3">
        <w:trPr>
          <w:cnfStyle w:val="100000000000" w:firstRow="1" w:lastRow="0" w:firstColumn="0" w:lastColumn="0" w:oddVBand="0" w:evenVBand="0" w:oddHBand="0" w:evenHBand="0" w:firstRowFirstColumn="0" w:firstRowLastColumn="0" w:lastRowFirstColumn="0" w:lastRowLastColumn="0"/>
          <w:trHeight w:val="20"/>
          <w:tblHeader/>
        </w:trPr>
        <w:tc>
          <w:tcPr>
            <w:tcW w:w="5000" w:type="pct"/>
            <w:gridSpan w:val="2"/>
          </w:tcPr>
          <w:p w:rsidR="00EF1ADF" w:rsidRPr="008E6B5A" w:rsidRDefault="00AA5576" w:rsidP="00C43CE3">
            <w:pPr>
              <w:pStyle w:val="TableHead"/>
              <w:rPr>
                <w:rFonts w:asciiTheme="minorHAnsi" w:hAnsiTheme="minorHAnsi"/>
              </w:rPr>
            </w:pPr>
            <w:r w:rsidRPr="00AA5576">
              <w:rPr>
                <w:rFonts w:asciiTheme="minorHAnsi" w:hAnsiTheme="minorHAnsi"/>
              </w:rPr>
              <w:t>REVISION HISTORY</w:t>
            </w:r>
          </w:p>
        </w:tc>
      </w:tr>
      <w:tr w:rsidR="00EF1ADF" w:rsidRPr="008E6B5A" w:rsidTr="00EF1ADF">
        <w:trPr>
          <w:trHeight w:val="462"/>
        </w:trPr>
        <w:tc>
          <w:tcPr>
            <w:tcW w:w="1683" w:type="pct"/>
          </w:tcPr>
          <w:p w:rsidR="00EF1ADF" w:rsidRPr="008E6B5A" w:rsidRDefault="00AA5576" w:rsidP="00C43CE3">
            <w:pPr>
              <w:rPr>
                <w:rFonts w:asciiTheme="minorHAnsi" w:hAnsiTheme="minorHAnsi"/>
                <w:b/>
              </w:rPr>
            </w:pPr>
            <w:r w:rsidRPr="00AA5576">
              <w:rPr>
                <w:rFonts w:asciiTheme="minorHAnsi" w:hAnsiTheme="minorHAnsi"/>
                <w:b/>
              </w:rPr>
              <w:t>DOCUMENT NAME</w:t>
            </w:r>
          </w:p>
        </w:tc>
        <w:tc>
          <w:tcPr>
            <w:tcW w:w="3317" w:type="pct"/>
          </w:tcPr>
          <w:p w:rsidR="00EF1ADF" w:rsidRPr="008E6B5A" w:rsidRDefault="00AA5576" w:rsidP="00C43CE3">
            <w:pPr>
              <w:rPr>
                <w:rFonts w:asciiTheme="minorHAnsi" w:hAnsiTheme="minorHAnsi"/>
              </w:rPr>
            </w:pPr>
            <w:r w:rsidRPr="00AA5576">
              <w:rPr>
                <w:rFonts w:asciiTheme="minorHAnsi" w:hAnsiTheme="minorHAnsi"/>
              </w:rPr>
              <w:t>Functional Specifications</w:t>
            </w:r>
          </w:p>
        </w:tc>
      </w:tr>
      <w:tr w:rsidR="00EF1ADF" w:rsidRPr="008E6B5A" w:rsidTr="00EF1ADF">
        <w:trPr>
          <w:trHeight w:val="20"/>
        </w:trPr>
        <w:tc>
          <w:tcPr>
            <w:tcW w:w="1683" w:type="pct"/>
          </w:tcPr>
          <w:p w:rsidR="00EF1ADF" w:rsidRPr="008E6B5A" w:rsidRDefault="00AA5576" w:rsidP="00C43CE3">
            <w:pPr>
              <w:rPr>
                <w:rFonts w:asciiTheme="minorHAnsi" w:hAnsiTheme="minorHAnsi"/>
                <w:b/>
              </w:rPr>
            </w:pPr>
            <w:r w:rsidRPr="00AA5576">
              <w:rPr>
                <w:rFonts w:asciiTheme="minorHAnsi" w:hAnsiTheme="minorHAnsi"/>
                <w:b/>
              </w:rPr>
              <w:t>ABSTRACT</w:t>
            </w:r>
          </w:p>
        </w:tc>
        <w:tc>
          <w:tcPr>
            <w:tcW w:w="3317" w:type="pct"/>
          </w:tcPr>
          <w:p w:rsidR="00EF1ADF" w:rsidRPr="008E6B5A" w:rsidRDefault="00EF1ADF" w:rsidP="00C43CE3">
            <w:pPr>
              <w:rPr>
                <w:rFonts w:asciiTheme="minorHAnsi" w:hAnsiTheme="minorHAnsi"/>
              </w:rPr>
            </w:pPr>
          </w:p>
        </w:tc>
      </w:tr>
      <w:tr w:rsidR="00EF1ADF" w:rsidRPr="008E6B5A" w:rsidTr="00EF1ADF">
        <w:trPr>
          <w:trHeight w:val="20"/>
        </w:trPr>
        <w:tc>
          <w:tcPr>
            <w:tcW w:w="1683" w:type="pct"/>
          </w:tcPr>
          <w:p w:rsidR="00EF1ADF" w:rsidRPr="008E6B5A" w:rsidRDefault="00AA5576" w:rsidP="00C43CE3">
            <w:pPr>
              <w:rPr>
                <w:rFonts w:asciiTheme="minorHAnsi" w:hAnsiTheme="minorHAnsi"/>
                <w:b/>
              </w:rPr>
            </w:pPr>
            <w:r w:rsidRPr="00AA5576">
              <w:rPr>
                <w:rFonts w:asciiTheme="minorHAnsi" w:hAnsiTheme="minorHAnsi"/>
                <w:b/>
              </w:rPr>
              <w:t>SECURITY CLASSIFICATION</w:t>
            </w:r>
          </w:p>
        </w:tc>
        <w:tc>
          <w:tcPr>
            <w:tcW w:w="3317" w:type="pct"/>
          </w:tcPr>
          <w:p w:rsidR="00EF1ADF" w:rsidRPr="008E6B5A" w:rsidRDefault="00AA5576" w:rsidP="00C43CE3">
            <w:pPr>
              <w:rPr>
                <w:rFonts w:asciiTheme="minorHAnsi" w:hAnsiTheme="minorHAnsi"/>
              </w:rPr>
            </w:pPr>
            <w:r w:rsidRPr="00AA5576">
              <w:rPr>
                <w:rFonts w:asciiTheme="minorHAnsi" w:hAnsiTheme="minorHAnsi"/>
              </w:rPr>
              <w:t>Company Confidential</w:t>
            </w:r>
          </w:p>
        </w:tc>
      </w:tr>
      <w:tr w:rsidR="00EF1ADF" w:rsidRPr="008E6B5A" w:rsidTr="00EF1ADF">
        <w:trPr>
          <w:trHeight w:val="20"/>
        </w:trPr>
        <w:tc>
          <w:tcPr>
            <w:tcW w:w="1683" w:type="pct"/>
          </w:tcPr>
          <w:p w:rsidR="00EF1ADF" w:rsidRPr="008E6B5A" w:rsidRDefault="00AA5576" w:rsidP="00C43CE3">
            <w:pPr>
              <w:rPr>
                <w:rFonts w:asciiTheme="minorHAnsi" w:hAnsiTheme="minorHAnsi"/>
                <w:b/>
              </w:rPr>
            </w:pPr>
            <w:r w:rsidRPr="00AA5576">
              <w:rPr>
                <w:rFonts w:asciiTheme="minorHAnsi" w:hAnsiTheme="minorHAnsi"/>
                <w:b/>
              </w:rPr>
              <w:t>LOCATION</w:t>
            </w:r>
          </w:p>
        </w:tc>
        <w:tc>
          <w:tcPr>
            <w:tcW w:w="3317" w:type="pct"/>
          </w:tcPr>
          <w:p w:rsidR="00EF1ADF" w:rsidRPr="008E6B5A" w:rsidRDefault="00AA5576" w:rsidP="00C43CE3">
            <w:pPr>
              <w:rPr>
                <w:rFonts w:asciiTheme="minorHAnsi" w:hAnsiTheme="minorHAnsi"/>
              </w:rPr>
            </w:pPr>
            <w:r w:rsidRPr="00AA5576">
              <w:rPr>
                <w:rFonts w:asciiTheme="minorHAnsi" w:hAnsiTheme="minorHAnsi"/>
              </w:rPr>
              <w:t>iQ</w:t>
            </w:r>
          </w:p>
        </w:tc>
      </w:tr>
      <w:tr w:rsidR="00EF1ADF" w:rsidRPr="008E6B5A" w:rsidTr="00EF1ADF">
        <w:trPr>
          <w:trHeight w:val="20"/>
        </w:trPr>
        <w:tc>
          <w:tcPr>
            <w:tcW w:w="1683" w:type="pct"/>
            <w:tcBorders>
              <w:bottom w:val="single" w:sz="6" w:space="0" w:color="009BCC"/>
            </w:tcBorders>
          </w:tcPr>
          <w:p w:rsidR="00EF1ADF" w:rsidRPr="008E6B5A" w:rsidRDefault="00AA5576" w:rsidP="00C43CE3">
            <w:pPr>
              <w:rPr>
                <w:rFonts w:asciiTheme="minorHAnsi" w:hAnsiTheme="minorHAnsi"/>
                <w:b/>
              </w:rPr>
            </w:pPr>
            <w:r w:rsidRPr="00AA5576">
              <w:rPr>
                <w:rFonts w:asciiTheme="minorHAnsi" w:hAnsiTheme="minorHAnsi"/>
                <w:b/>
              </w:rPr>
              <w:t>iQ VERSION NO:</w:t>
            </w:r>
          </w:p>
        </w:tc>
        <w:tc>
          <w:tcPr>
            <w:tcW w:w="3317" w:type="pct"/>
            <w:tcBorders>
              <w:bottom w:val="single" w:sz="6" w:space="0" w:color="009BCC"/>
            </w:tcBorders>
          </w:tcPr>
          <w:p w:rsidR="00EF1ADF" w:rsidRPr="008E6B5A" w:rsidRDefault="00AA5576" w:rsidP="00C43CE3">
            <w:pPr>
              <w:rPr>
                <w:rFonts w:asciiTheme="minorHAnsi" w:hAnsiTheme="minorHAnsi"/>
              </w:rPr>
            </w:pPr>
            <w:r w:rsidRPr="00AA5576">
              <w:rPr>
                <w:rFonts w:asciiTheme="minorHAnsi" w:hAnsiTheme="minorHAnsi"/>
              </w:rPr>
              <w:t>1.6 Issue</w:t>
            </w:r>
          </w:p>
        </w:tc>
      </w:tr>
    </w:tbl>
    <w:p w:rsidR="00EF1ADF" w:rsidRPr="008E6B5A" w:rsidRDefault="00EF1ADF" w:rsidP="00EF1ADF">
      <w:pPr>
        <w:jc w:val="both"/>
        <w:rPr>
          <w:rFonts w:asciiTheme="minorHAnsi" w:hAnsiTheme="minorHAnsi"/>
          <w:b/>
          <w:sz w:val="28"/>
        </w:rPr>
      </w:pPr>
    </w:p>
    <w:tbl>
      <w:tblPr>
        <w:tblStyle w:val="CapgeminiTableStyle2"/>
        <w:tblW w:w="5000" w:type="pct"/>
        <w:tblLayout w:type="fixed"/>
        <w:tblCellMar>
          <w:left w:w="115" w:type="dxa"/>
          <w:right w:w="115" w:type="dxa"/>
        </w:tblCellMar>
        <w:tblLook w:val="0020" w:firstRow="1" w:lastRow="0" w:firstColumn="0" w:lastColumn="0" w:noHBand="0" w:noVBand="0"/>
      </w:tblPr>
      <w:tblGrid>
        <w:gridCol w:w="2275"/>
        <w:gridCol w:w="3075"/>
        <w:gridCol w:w="3549"/>
      </w:tblGrid>
      <w:tr w:rsidR="00216DC6" w:rsidRPr="008E6B5A" w:rsidTr="00216DC6">
        <w:trPr>
          <w:cnfStyle w:val="100000000000" w:firstRow="1" w:lastRow="0" w:firstColumn="0" w:lastColumn="0" w:oddVBand="0" w:evenVBand="0" w:oddHBand="0" w:evenHBand="0" w:firstRowFirstColumn="0" w:firstRowLastColumn="0" w:lastRowFirstColumn="0" w:lastRowLastColumn="0"/>
          <w:trHeight w:val="20"/>
          <w:tblHeader/>
        </w:trPr>
        <w:tc>
          <w:tcPr>
            <w:tcW w:w="5000" w:type="pct"/>
            <w:gridSpan w:val="3"/>
          </w:tcPr>
          <w:p w:rsidR="00216DC6" w:rsidRPr="008E6B5A" w:rsidRDefault="00AA5576" w:rsidP="00C43CE3">
            <w:pPr>
              <w:pStyle w:val="TableHead"/>
              <w:rPr>
                <w:rFonts w:asciiTheme="minorHAnsi" w:hAnsiTheme="minorHAnsi"/>
              </w:rPr>
            </w:pPr>
            <w:r w:rsidRPr="00AA5576">
              <w:rPr>
                <w:rFonts w:asciiTheme="minorHAnsi" w:hAnsiTheme="minorHAnsi"/>
              </w:rPr>
              <w:t>AUTHORISATION</w:t>
            </w:r>
          </w:p>
        </w:tc>
      </w:tr>
      <w:tr w:rsidR="00BE5BC5" w:rsidRPr="008E6B5A" w:rsidTr="00216DC6">
        <w:trPr>
          <w:trHeight w:val="462"/>
        </w:trPr>
        <w:tc>
          <w:tcPr>
            <w:tcW w:w="1278" w:type="pct"/>
          </w:tcPr>
          <w:p w:rsidR="00BE5BC5" w:rsidRPr="008E6B5A" w:rsidRDefault="00AA5576" w:rsidP="00C43CE3">
            <w:pPr>
              <w:rPr>
                <w:rFonts w:asciiTheme="minorHAnsi" w:hAnsiTheme="minorHAnsi"/>
                <w:b/>
              </w:rPr>
            </w:pPr>
            <w:r w:rsidRPr="00AA5576">
              <w:rPr>
                <w:rFonts w:asciiTheme="minorHAnsi" w:hAnsiTheme="minorHAnsi"/>
                <w:b/>
              </w:rPr>
              <w:t>Document Owner</w:t>
            </w:r>
          </w:p>
        </w:tc>
        <w:tc>
          <w:tcPr>
            <w:tcW w:w="1728" w:type="pct"/>
          </w:tcPr>
          <w:p w:rsidR="00BE5BC5" w:rsidRPr="008E6B5A" w:rsidRDefault="00AA5576" w:rsidP="00C43CE3">
            <w:pPr>
              <w:rPr>
                <w:rFonts w:asciiTheme="minorHAnsi" w:hAnsiTheme="minorHAnsi"/>
                <w:b/>
              </w:rPr>
            </w:pPr>
            <w:r w:rsidRPr="00AA5576">
              <w:rPr>
                <w:rFonts w:asciiTheme="minorHAnsi" w:hAnsiTheme="minorHAnsi"/>
                <w:b/>
              </w:rPr>
              <w:t>Reviewed By</w:t>
            </w:r>
          </w:p>
        </w:tc>
        <w:tc>
          <w:tcPr>
            <w:tcW w:w="1994" w:type="pct"/>
          </w:tcPr>
          <w:p w:rsidR="00BE5BC5" w:rsidRPr="008E6B5A" w:rsidRDefault="00AA5576" w:rsidP="00C43CE3">
            <w:pPr>
              <w:rPr>
                <w:rFonts w:asciiTheme="minorHAnsi" w:hAnsiTheme="minorHAnsi"/>
                <w:b/>
              </w:rPr>
            </w:pPr>
            <w:r w:rsidRPr="00AA5576">
              <w:rPr>
                <w:rFonts w:asciiTheme="minorHAnsi" w:hAnsiTheme="minorHAnsi"/>
                <w:b/>
              </w:rPr>
              <w:t>Authorized By</w:t>
            </w:r>
          </w:p>
        </w:tc>
      </w:tr>
      <w:tr w:rsidR="00BE5BC5" w:rsidRPr="008E6B5A" w:rsidTr="00216DC6">
        <w:trPr>
          <w:trHeight w:val="20"/>
        </w:trPr>
        <w:tc>
          <w:tcPr>
            <w:tcW w:w="1278" w:type="pct"/>
          </w:tcPr>
          <w:p w:rsidR="00BE5BC5" w:rsidRPr="008E6B5A" w:rsidRDefault="00AA5576" w:rsidP="00C43CE3">
            <w:pPr>
              <w:rPr>
                <w:rFonts w:asciiTheme="minorHAnsi" w:hAnsiTheme="minorHAnsi"/>
              </w:rPr>
            </w:pPr>
            <w:r w:rsidRPr="00AA5576">
              <w:rPr>
                <w:rFonts w:asciiTheme="minorHAnsi" w:hAnsiTheme="minorHAnsi"/>
              </w:rPr>
              <w:t>Alethea Richard</w:t>
            </w:r>
          </w:p>
        </w:tc>
        <w:tc>
          <w:tcPr>
            <w:tcW w:w="1728" w:type="pct"/>
          </w:tcPr>
          <w:p w:rsidR="00BE5BC5" w:rsidRPr="008E6B5A" w:rsidRDefault="00AA5576" w:rsidP="00C43CE3">
            <w:pPr>
              <w:rPr>
                <w:rFonts w:asciiTheme="minorHAnsi" w:hAnsiTheme="minorHAnsi"/>
              </w:rPr>
            </w:pPr>
            <w:r w:rsidRPr="00AA5576">
              <w:rPr>
                <w:rFonts w:asciiTheme="minorHAnsi" w:hAnsiTheme="minorHAnsi"/>
              </w:rPr>
              <w:t>Kunal Pankaj</w:t>
            </w:r>
          </w:p>
        </w:tc>
        <w:tc>
          <w:tcPr>
            <w:tcW w:w="1994" w:type="pct"/>
          </w:tcPr>
          <w:p w:rsidR="00BE5BC5" w:rsidRPr="008E6B5A" w:rsidRDefault="00AA5576" w:rsidP="00C43CE3">
            <w:pPr>
              <w:rPr>
                <w:rFonts w:asciiTheme="minorHAnsi" w:hAnsiTheme="minorHAnsi"/>
              </w:rPr>
            </w:pPr>
            <w:r w:rsidRPr="00AA5576">
              <w:rPr>
                <w:rFonts w:asciiTheme="minorHAnsi" w:hAnsiTheme="minorHAnsi"/>
              </w:rPr>
              <w:t>Liz Cauffman</w:t>
            </w:r>
          </w:p>
        </w:tc>
      </w:tr>
    </w:tbl>
    <w:p w:rsidR="00EF1ADF" w:rsidRPr="008E6B5A" w:rsidRDefault="00EF1ADF" w:rsidP="00EF1ADF">
      <w:pPr>
        <w:jc w:val="both"/>
        <w:rPr>
          <w:rFonts w:asciiTheme="minorHAnsi" w:hAnsiTheme="minorHAnsi"/>
          <w:b/>
          <w:sz w:val="28"/>
        </w:rPr>
      </w:pPr>
    </w:p>
    <w:tbl>
      <w:tblPr>
        <w:tblStyle w:val="CapgeminiTableStyle2"/>
        <w:tblW w:w="5000" w:type="pct"/>
        <w:tblLayout w:type="fixed"/>
        <w:tblCellMar>
          <w:left w:w="115" w:type="dxa"/>
          <w:right w:w="115" w:type="dxa"/>
        </w:tblCellMar>
        <w:tblLook w:val="0020" w:firstRow="1" w:lastRow="0" w:firstColumn="0" w:lastColumn="0" w:noHBand="0" w:noVBand="0"/>
      </w:tblPr>
      <w:tblGrid>
        <w:gridCol w:w="1014"/>
        <w:gridCol w:w="1536"/>
        <w:gridCol w:w="1164"/>
        <w:gridCol w:w="1442"/>
        <w:gridCol w:w="812"/>
        <w:gridCol w:w="2931"/>
      </w:tblGrid>
      <w:tr w:rsidR="00C55EDF" w:rsidRPr="008E6B5A" w:rsidTr="00C55EDF">
        <w:trPr>
          <w:cnfStyle w:val="100000000000" w:firstRow="1" w:lastRow="0" w:firstColumn="0" w:lastColumn="0" w:oddVBand="0" w:evenVBand="0" w:oddHBand="0" w:evenHBand="0" w:firstRowFirstColumn="0" w:firstRowLastColumn="0" w:lastRowFirstColumn="0" w:lastRowLastColumn="0"/>
          <w:trHeight w:val="462"/>
        </w:trPr>
        <w:tc>
          <w:tcPr>
            <w:tcW w:w="5000" w:type="pct"/>
            <w:gridSpan w:val="6"/>
          </w:tcPr>
          <w:p w:rsidR="00C55EDF" w:rsidRPr="008E6B5A" w:rsidRDefault="00AA5576" w:rsidP="00C43CE3">
            <w:pPr>
              <w:keepNext w:val="0"/>
              <w:rPr>
                <w:rFonts w:asciiTheme="minorHAnsi" w:hAnsiTheme="minorHAnsi"/>
                <w:b/>
                <w:color w:val="FFFFFF" w:themeColor="background1"/>
              </w:rPr>
            </w:pPr>
            <w:r w:rsidRPr="00AA5576">
              <w:rPr>
                <w:rFonts w:asciiTheme="minorHAnsi" w:hAnsiTheme="minorHAnsi"/>
                <w:b/>
                <w:color w:val="FFFFFF" w:themeColor="background1"/>
              </w:rPr>
              <w:t>AMENDMENT LOG</w:t>
            </w:r>
          </w:p>
        </w:tc>
      </w:tr>
      <w:tr w:rsidR="00900FB6" w:rsidRPr="008E6B5A" w:rsidTr="000F19FD">
        <w:trPr>
          <w:trHeight w:val="20"/>
        </w:trPr>
        <w:tc>
          <w:tcPr>
            <w:tcW w:w="570" w:type="pct"/>
          </w:tcPr>
          <w:p w:rsidR="00C55EDF" w:rsidRPr="008E6B5A" w:rsidRDefault="00AA5576" w:rsidP="00C55EDF">
            <w:pPr>
              <w:rPr>
                <w:rFonts w:asciiTheme="minorHAnsi" w:hAnsiTheme="minorHAnsi"/>
                <w:b/>
              </w:rPr>
            </w:pPr>
            <w:r w:rsidRPr="00AA5576">
              <w:rPr>
                <w:rFonts w:asciiTheme="minorHAnsi" w:hAnsiTheme="minorHAnsi"/>
                <w:b/>
              </w:rPr>
              <w:t>Version</w:t>
            </w:r>
          </w:p>
        </w:tc>
        <w:tc>
          <w:tcPr>
            <w:tcW w:w="863" w:type="pct"/>
          </w:tcPr>
          <w:p w:rsidR="00C55EDF" w:rsidRPr="008E6B5A" w:rsidRDefault="00AA5576" w:rsidP="00C55EDF">
            <w:pPr>
              <w:rPr>
                <w:rFonts w:asciiTheme="minorHAnsi" w:hAnsiTheme="minorHAnsi"/>
                <w:b/>
              </w:rPr>
            </w:pPr>
            <w:r w:rsidRPr="00AA5576">
              <w:rPr>
                <w:rFonts w:asciiTheme="minorHAnsi" w:hAnsiTheme="minorHAnsi"/>
                <w:b/>
              </w:rPr>
              <w:t>Date</w:t>
            </w:r>
            <w:r w:rsidRPr="00AA5576">
              <w:rPr>
                <w:rFonts w:asciiTheme="minorHAnsi" w:hAnsiTheme="minorHAnsi"/>
                <w:b/>
              </w:rPr>
              <w:br/>
              <w:t>DD MM YYYY</w:t>
            </w:r>
          </w:p>
        </w:tc>
        <w:tc>
          <w:tcPr>
            <w:tcW w:w="654" w:type="pct"/>
          </w:tcPr>
          <w:p w:rsidR="00C55EDF" w:rsidRPr="008E6B5A" w:rsidRDefault="00AA5576" w:rsidP="00C55EDF">
            <w:pPr>
              <w:rPr>
                <w:rFonts w:asciiTheme="minorHAnsi" w:hAnsiTheme="minorHAnsi"/>
                <w:b/>
              </w:rPr>
            </w:pPr>
            <w:r w:rsidRPr="00AA5576">
              <w:rPr>
                <w:rFonts w:asciiTheme="minorHAnsi" w:hAnsiTheme="minorHAnsi"/>
                <w:b/>
              </w:rPr>
              <w:t>Section</w:t>
            </w:r>
          </w:p>
        </w:tc>
        <w:tc>
          <w:tcPr>
            <w:tcW w:w="810" w:type="pct"/>
          </w:tcPr>
          <w:p w:rsidR="00C55EDF" w:rsidRPr="008E6B5A" w:rsidRDefault="00AA5576" w:rsidP="00C55EDF">
            <w:pPr>
              <w:rPr>
                <w:rFonts w:asciiTheme="minorHAnsi" w:hAnsiTheme="minorHAnsi"/>
                <w:b/>
              </w:rPr>
            </w:pPr>
            <w:r w:rsidRPr="00AA5576">
              <w:rPr>
                <w:rFonts w:asciiTheme="minorHAnsi" w:hAnsiTheme="minorHAnsi"/>
                <w:b/>
              </w:rPr>
              <w:t>Source of Change</w:t>
            </w:r>
          </w:p>
        </w:tc>
        <w:tc>
          <w:tcPr>
            <w:tcW w:w="456" w:type="pct"/>
          </w:tcPr>
          <w:p w:rsidR="00C55EDF" w:rsidRPr="008E6B5A" w:rsidRDefault="00AA5576" w:rsidP="00C55EDF">
            <w:pPr>
              <w:rPr>
                <w:rFonts w:asciiTheme="minorHAnsi" w:hAnsiTheme="minorHAnsi"/>
                <w:b/>
              </w:rPr>
            </w:pPr>
            <w:r w:rsidRPr="00AA5576">
              <w:rPr>
                <w:rFonts w:asciiTheme="minorHAnsi" w:hAnsiTheme="minorHAnsi"/>
                <w:b/>
              </w:rPr>
              <w:t>A/M/D</w:t>
            </w:r>
          </w:p>
        </w:tc>
        <w:tc>
          <w:tcPr>
            <w:tcW w:w="1647" w:type="pct"/>
          </w:tcPr>
          <w:p w:rsidR="00C55EDF" w:rsidRPr="008E6B5A" w:rsidRDefault="00AA5576" w:rsidP="00C55EDF">
            <w:pPr>
              <w:rPr>
                <w:rFonts w:asciiTheme="minorHAnsi" w:hAnsiTheme="minorHAnsi"/>
                <w:b/>
              </w:rPr>
            </w:pPr>
            <w:r w:rsidRPr="00AA5576">
              <w:rPr>
                <w:rFonts w:asciiTheme="minorHAnsi" w:hAnsiTheme="minorHAnsi"/>
                <w:b/>
              </w:rPr>
              <w:t>Brief  Description of Change</w:t>
            </w:r>
          </w:p>
        </w:tc>
      </w:tr>
      <w:tr w:rsidR="00900FB6" w:rsidRPr="008E6B5A" w:rsidTr="000F19FD">
        <w:trPr>
          <w:trHeight w:val="20"/>
        </w:trPr>
        <w:tc>
          <w:tcPr>
            <w:tcW w:w="570" w:type="pct"/>
          </w:tcPr>
          <w:p w:rsidR="00900FB6" w:rsidRPr="008E6B5A" w:rsidRDefault="00AA5576" w:rsidP="0085392B">
            <w:pPr>
              <w:rPr>
                <w:rFonts w:asciiTheme="minorHAnsi" w:hAnsiTheme="minorHAnsi"/>
              </w:rPr>
            </w:pPr>
            <w:r w:rsidRPr="00AA5576">
              <w:rPr>
                <w:rFonts w:asciiTheme="minorHAnsi" w:hAnsiTheme="minorHAnsi"/>
              </w:rPr>
              <w:t>1.0</w:t>
            </w:r>
          </w:p>
        </w:tc>
        <w:tc>
          <w:tcPr>
            <w:tcW w:w="863" w:type="pct"/>
          </w:tcPr>
          <w:p w:rsidR="00900FB6" w:rsidRPr="008E6B5A" w:rsidRDefault="00AA5576" w:rsidP="0085392B">
            <w:pPr>
              <w:rPr>
                <w:rFonts w:asciiTheme="minorHAnsi" w:hAnsiTheme="minorHAnsi"/>
              </w:rPr>
            </w:pPr>
            <w:r w:rsidRPr="00AA5576">
              <w:rPr>
                <w:rFonts w:asciiTheme="minorHAnsi" w:hAnsiTheme="minorHAnsi"/>
              </w:rPr>
              <w:t>Sept 2016</w:t>
            </w:r>
          </w:p>
        </w:tc>
        <w:tc>
          <w:tcPr>
            <w:tcW w:w="654" w:type="pct"/>
          </w:tcPr>
          <w:p w:rsidR="00900FB6" w:rsidRPr="008E6B5A" w:rsidRDefault="00900FB6" w:rsidP="0085392B">
            <w:pPr>
              <w:rPr>
                <w:rFonts w:asciiTheme="minorHAnsi" w:hAnsiTheme="minorHAnsi"/>
              </w:rPr>
            </w:pPr>
          </w:p>
        </w:tc>
        <w:tc>
          <w:tcPr>
            <w:tcW w:w="810" w:type="pct"/>
          </w:tcPr>
          <w:p w:rsidR="00900FB6" w:rsidRPr="008E6B5A" w:rsidRDefault="00900FB6" w:rsidP="0085392B">
            <w:pPr>
              <w:rPr>
                <w:rFonts w:asciiTheme="minorHAnsi" w:hAnsiTheme="minorHAnsi"/>
              </w:rPr>
            </w:pPr>
          </w:p>
        </w:tc>
        <w:tc>
          <w:tcPr>
            <w:tcW w:w="456" w:type="pct"/>
          </w:tcPr>
          <w:p w:rsidR="00900FB6" w:rsidRPr="008E6B5A" w:rsidRDefault="00AA5576" w:rsidP="0085392B">
            <w:pPr>
              <w:rPr>
                <w:rFonts w:asciiTheme="minorHAnsi" w:hAnsiTheme="minorHAnsi"/>
              </w:rPr>
            </w:pPr>
            <w:r w:rsidRPr="00AA5576">
              <w:rPr>
                <w:rFonts w:asciiTheme="minorHAnsi" w:hAnsiTheme="minorHAnsi"/>
              </w:rPr>
              <w:t>A</w:t>
            </w:r>
          </w:p>
        </w:tc>
        <w:tc>
          <w:tcPr>
            <w:tcW w:w="1647" w:type="pct"/>
          </w:tcPr>
          <w:p w:rsidR="00900FB6" w:rsidRPr="008E6B5A" w:rsidRDefault="00AA5576" w:rsidP="0085392B">
            <w:pPr>
              <w:rPr>
                <w:rFonts w:asciiTheme="minorHAnsi" w:hAnsiTheme="minorHAnsi"/>
              </w:rPr>
            </w:pPr>
            <w:r w:rsidRPr="00AA5576">
              <w:rPr>
                <w:rFonts w:asciiTheme="minorHAnsi" w:hAnsiTheme="minorHAnsi"/>
              </w:rPr>
              <w:t>Version 1.0 is created</w:t>
            </w:r>
          </w:p>
        </w:tc>
      </w:tr>
      <w:tr w:rsidR="00900FB6" w:rsidRPr="008E6B5A" w:rsidTr="000F19FD">
        <w:trPr>
          <w:trHeight w:val="20"/>
        </w:trPr>
        <w:tc>
          <w:tcPr>
            <w:tcW w:w="570" w:type="pct"/>
          </w:tcPr>
          <w:p w:rsidR="00900FB6" w:rsidRPr="008E6B5A" w:rsidRDefault="00AA5576" w:rsidP="0085392B">
            <w:pPr>
              <w:rPr>
                <w:rFonts w:asciiTheme="minorHAnsi" w:hAnsiTheme="minorHAnsi"/>
              </w:rPr>
            </w:pPr>
            <w:r w:rsidRPr="00AA5576">
              <w:rPr>
                <w:rFonts w:asciiTheme="minorHAnsi" w:hAnsiTheme="minorHAnsi"/>
              </w:rPr>
              <w:t>2.0</w:t>
            </w:r>
          </w:p>
        </w:tc>
        <w:tc>
          <w:tcPr>
            <w:tcW w:w="863" w:type="pct"/>
          </w:tcPr>
          <w:p w:rsidR="00900FB6" w:rsidRPr="008E6B5A" w:rsidRDefault="00AA5576" w:rsidP="0085392B">
            <w:pPr>
              <w:rPr>
                <w:rFonts w:asciiTheme="minorHAnsi" w:hAnsiTheme="minorHAnsi"/>
              </w:rPr>
            </w:pPr>
            <w:r w:rsidRPr="00AA5576">
              <w:rPr>
                <w:rFonts w:asciiTheme="minorHAnsi" w:hAnsiTheme="minorHAnsi"/>
              </w:rPr>
              <w:t>Sept 2016</w:t>
            </w:r>
          </w:p>
        </w:tc>
        <w:tc>
          <w:tcPr>
            <w:tcW w:w="654" w:type="pct"/>
          </w:tcPr>
          <w:p w:rsidR="00900FB6" w:rsidRPr="008E6B5A" w:rsidRDefault="00900FB6" w:rsidP="0085392B">
            <w:pPr>
              <w:rPr>
                <w:rFonts w:asciiTheme="minorHAnsi" w:hAnsiTheme="minorHAnsi"/>
              </w:rPr>
            </w:pPr>
          </w:p>
        </w:tc>
        <w:tc>
          <w:tcPr>
            <w:tcW w:w="810" w:type="pct"/>
          </w:tcPr>
          <w:p w:rsidR="00900FB6" w:rsidRPr="008E6B5A" w:rsidRDefault="00900FB6" w:rsidP="0085392B">
            <w:pPr>
              <w:rPr>
                <w:rFonts w:asciiTheme="minorHAnsi" w:hAnsiTheme="minorHAnsi"/>
              </w:rPr>
            </w:pPr>
          </w:p>
        </w:tc>
        <w:tc>
          <w:tcPr>
            <w:tcW w:w="456" w:type="pct"/>
          </w:tcPr>
          <w:p w:rsidR="00900FB6" w:rsidRPr="008E6B5A" w:rsidRDefault="00AA5576" w:rsidP="0085392B">
            <w:pPr>
              <w:rPr>
                <w:rFonts w:asciiTheme="minorHAnsi" w:hAnsiTheme="minorHAnsi"/>
              </w:rPr>
            </w:pPr>
            <w:r w:rsidRPr="00AA5576">
              <w:rPr>
                <w:rFonts w:asciiTheme="minorHAnsi" w:hAnsiTheme="minorHAnsi"/>
              </w:rPr>
              <w:t>M</w:t>
            </w:r>
          </w:p>
        </w:tc>
        <w:tc>
          <w:tcPr>
            <w:tcW w:w="1647" w:type="pct"/>
          </w:tcPr>
          <w:p w:rsidR="00900FB6" w:rsidRPr="008E6B5A" w:rsidRDefault="00AA5576" w:rsidP="0085392B">
            <w:pPr>
              <w:rPr>
                <w:rFonts w:asciiTheme="minorHAnsi" w:hAnsiTheme="minorHAnsi"/>
              </w:rPr>
            </w:pPr>
            <w:r w:rsidRPr="00AA5576">
              <w:rPr>
                <w:rFonts w:asciiTheme="minorHAnsi" w:hAnsiTheme="minorHAnsi"/>
              </w:rPr>
              <w:t>Version 2.0</w:t>
            </w:r>
          </w:p>
          <w:p w:rsidR="00434F31" w:rsidRPr="008E6B5A" w:rsidRDefault="00AA5576" w:rsidP="0085392B">
            <w:pPr>
              <w:rPr>
                <w:rFonts w:asciiTheme="minorHAnsi" w:hAnsiTheme="minorHAnsi"/>
              </w:rPr>
            </w:pPr>
            <w:r w:rsidRPr="00AA5576">
              <w:rPr>
                <w:rFonts w:asciiTheme="minorHAnsi" w:hAnsiTheme="minorHAnsi"/>
              </w:rPr>
              <w:t>Added additional features as per 2017 policy chanfew</w:t>
            </w:r>
          </w:p>
        </w:tc>
      </w:tr>
      <w:tr w:rsidR="00900FB6" w:rsidRPr="008E6B5A" w:rsidTr="000F19FD">
        <w:trPr>
          <w:trHeight w:val="20"/>
        </w:trPr>
        <w:tc>
          <w:tcPr>
            <w:tcW w:w="570" w:type="pct"/>
            <w:tcBorders>
              <w:bottom w:val="single" w:sz="6" w:space="0" w:color="009BCC"/>
            </w:tcBorders>
          </w:tcPr>
          <w:p w:rsidR="00900FB6" w:rsidRPr="008E6B5A" w:rsidRDefault="00AA5576" w:rsidP="0085392B">
            <w:pPr>
              <w:rPr>
                <w:rFonts w:asciiTheme="minorHAnsi" w:hAnsiTheme="minorHAnsi"/>
              </w:rPr>
            </w:pPr>
            <w:r w:rsidRPr="00AA5576">
              <w:rPr>
                <w:rFonts w:asciiTheme="minorHAnsi" w:hAnsiTheme="minorHAnsi"/>
              </w:rPr>
              <w:t>2.1</w:t>
            </w:r>
          </w:p>
        </w:tc>
        <w:tc>
          <w:tcPr>
            <w:tcW w:w="863" w:type="pct"/>
            <w:tcBorders>
              <w:bottom w:val="single" w:sz="6" w:space="0" w:color="009BCC"/>
            </w:tcBorders>
          </w:tcPr>
          <w:p w:rsidR="00900FB6" w:rsidRPr="008E6B5A" w:rsidRDefault="00AA5576" w:rsidP="0085392B">
            <w:pPr>
              <w:rPr>
                <w:rFonts w:asciiTheme="minorHAnsi" w:hAnsiTheme="minorHAnsi"/>
              </w:rPr>
            </w:pPr>
            <w:r w:rsidRPr="00AA5576">
              <w:rPr>
                <w:rFonts w:asciiTheme="minorHAnsi" w:hAnsiTheme="minorHAnsi"/>
              </w:rPr>
              <w:t>Oct 2016</w:t>
            </w: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AA5576" w:rsidP="0085392B">
            <w:pPr>
              <w:rPr>
                <w:rFonts w:asciiTheme="minorHAnsi" w:hAnsiTheme="minorHAnsi"/>
              </w:rPr>
            </w:pPr>
            <w:r w:rsidRPr="00AA5576">
              <w:rPr>
                <w:rFonts w:asciiTheme="minorHAnsi" w:hAnsiTheme="minorHAnsi"/>
              </w:rPr>
              <w:t>M</w:t>
            </w:r>
          </w:p>
        </w:tc>
        <w:tc>
          <w:tcPr>
            <w:tcW w:w="1647" w:type="pct"/>
            <w:tcBorders>
              <w:bottom w:val="single" w:sz="6" w:space="0" w:color="009BCC"/>
            </w:tcBorders>
          </w:tcPr>
          <w:p w:rsidR="00783519" w:rsidRDefault="00AA5576">
            <w:pPr>
              <w:spacing w:before="0"/>
              <w:rPr>
                <w:rFonts w:asciiTheme="minorHAnsi" w:hAnsiTheme="minorHAnsi"/>
              </w:rPr>
            </w:pPr>
            <w:r w:rsidRPr="00AA5576">
              <w:rPr>
                <w:rFonts w:asciiTheme="minorHAnsi" w:hAnsiTheme="minorHAnsi"/>
              </w:rPr>
              <w:t>Version 2.1</w:t>
            </w:r>
          </w:p>
          <w:p w:rsidR="00783519" w:rsidRDefault="00AA5576">
            <w:pPr>
              <w:spacing w:before="0"/>
              <w:rPr>
                <w:rFonts w:asciiTheme="minorHAnsi" w:hAnsiTheme="minorHAnsi"/>
              </w:rPr>
            </w:pPr>
            <w:r w:rsidRPr="00AA5576">
              <w:rPr>
                <w:rFonts w:asciiTheme="minorHAnsi" w:hAnsiTheme="minorHAnsi"/>
              </w:rPr>
              <w:t>Added validation and additional information</w:t>
            </w:r>
          </w:p>
          <w:p w:rsidR="00783519" w:rsidRDefault="00AA5576">
            <w:pPr>
              <w:spacing w:before="0"/>
              <w:rPr>
                <w:rFonts w:asciiTheme="minorHAnsi" w:hAnsiTheme="minorHAnsi"/>
              </w:rPr>
            </w:pPr>
            <w:r w:rsidRPr="00AA5576">
              <w:rPr>
                <w:rFonts w:asciiTheme="minorHAnsi" w:hAnsiTheme="minorHAnsi"/>
              </w:rPr>
              <w:t>Email templates</w:t>
            </w:r>
          </w:p>
          <w:p w:rsidR="00783519" w:rsidRDefault="00AA5576">
            <w:pPr>
              <w:spacing w:before="0"/>
              <w:rPr>
                <w:rFonts w:asciiTheme="minorHAnsi" w:hAnsiTheme="minorHAnsi"/>
              </w:rPr>
            </w:pPr>
            <w:r w:rsidRPr="00AA5576">
              <w:rPr>
                <w:rFonts w:asciiTheme="minorHAnsi" w:hAnsiTheme="minorHAnsi"/>
              </w:rPr>
              <w:t>Role Management</w:t>
            </w:r>
          </w:p>
          <w:p w:rsidR="00783519" w:rsidRDefault="00AA5576">
            <w:pPr>
              <w:spacing w:before="0"/>
              <w:rPr>
                <w:rFonts w:asciiTheme="minorHAnsi" w:hAnsiTheme="minorHAnsi"/>
              </w:rPr>
            </w:pPr>
            <w:r w:rsidRPr="00AA5576">
              <w:rPr>
                <w:rFonts w:asciiTheme="minorHAnsi" w:hAnsiTheme="minorHAnsi"/>
              </w:rPr>
              <w:t>Leave details Report</w:t>
            </w:r>
          </w:p>
        </w:tc>
      </w:tr>
      <w:tr w:rsidR="00900FB6" w:rsidRPr="008E6B5A" w:rsidTr="000F19FD">
        <w:trPr>
          <w:trHeight w:val="20"/>
        </w:trPr>
        <w:tc>
          <w:tcPr>
            <w:tcW w:w="570" w:type="pct"/>
            <w:tcBorders>
              <w:bottom w:val="single" w:sz="6" w:space="0" w:color="009BCC"/>
            </w:tcBorders>
          </w:tcPr>
          <w:p w:rsidR="00900FB6" w:rsidRPr="008E6B5A" w:rsidRDefault="00BE3B41" w:rsidP="0085392B">
            <w:pPr>
              <w:rPr>
                <w:rFonts w:asciiTheme="minorHAnsi" w:hAnsiTheme="minorHAnsi"/>
              </w:rPr>
            </w:pPr>
            <w:ins w:id="14" w:author="aljaykum" w:date="2016-11-03T16:27:00Z">
              <w:r>
                <w:rPr>
                  <w:rFonts w:asciiTheme="minorHAnsi" w:hAnsiTheme="minorHAnsi"/>
                </w:rPr>
                <w:t>3.0</w:t>
              </w:r>
            </w:ins>
          </w:p>
        </w:tc>
        <w:tc>
          <w:tcPr>
            <w:tcW w:w="863" w:type="pct"/>
            <w:tcBorders>
              <w:bottom w:val="single" w:sz="6" w:space="0" w:color="009BCC"/>
            </w:tcBorders>
          </w:tcPr>
          <w:p w:rsidR="00900FB6" w:rsidRPr="008E6B5A" w:rsidRDefault="00BE3B41" w:rsidP="0085392B">
            <w:pPr>
              <w:rPr>
                <w:rFonts w:asciiTheme="minorHAnsi" w:hAnsiTheme="minorHAnsi"/>
              </w:rPr>
            </w:pPr>
            <w:ins w:id="15" w:author="aljaykum" w:date="2016-11-03T16:27:00Z">
              <w:r>
                <w:rPr>
                  <w:rFonts w:asciiTheme="minorHAnsi" w:hAnsiTheme="minorHAnsi"/>
                </w:rPr>
                <w:t>Nov 2016</w:t>
              </w:r>
            </w:ins>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BE3B41" w:rsidP="0085392B">
            <w:pPr>
              <w:rPr>
                <w:rFonts w:asciiTheme="minorHAnsi" w:hAnsiTheme="minorHAnsi"/>
              </w:rPr>
            </w:pPr>
            <w:ins w:id="16" w:author="aljaykum" w:date="2016-11-03T16:27:00Z">
              <w:r>
                <w:rPr>
                  <w:rFonts w:asciiTheme="minorHAnsi" w:hAnsiTheme="minorHAnsi"/>
                </w:rPr>
                <w:t>A &amp; M</w:t>
              </w:r>
            </w:ins>
          </w:p>
        </w:tc>
        <w:tc>
          <w:tcPr>
            <w:tcW w:w="1647" w:type="pct"/>
            <w:tcBorders>
              <w:bottom w:val="single" w:sz="6" w:space="0" w:color="009BCC"/>
            </w:tcBorders>
          </w:tcPr>
          <w:p w:rsidR="00900FB6" w:rsidRDefault="00BE3B41" w:rsidP="0085392B">
            <w:pPr>
              <w:rPr>
                <w:ins w:id="17" w:author="aljaykum" w:date="2016-11-04T09:55:00Z"/>
                <w:rFonts w:asciiTheme="minorHAnsi" w:hAnsiTheme="minorHAnsi"/>
              </w:rPr>
            </w:pPr>
            <w:ins w:id="18" w:author="aljaykum" w:date="2016-11-03T16:27:00Z">
              <w:r>
                <w:rPr>
                  <w:rFonts w:asciiTheme="minorHAnsi" w:hAnsiTheme="minorHAnsi"/>
                </w:rPr>
                <w:t>Added: Exception Offer (on confirmation from Liz)</w:t>
              </w:r>
            </w:ins>
          </w:p>
          <w:p w:rsidR="00755FB2" w:rsidRPr="008E6B5A" w:rsidRDefault="00755FB2" w:rsidP="0085392B">
            <w:pPr>
              <w:rPr>
                <w:rFonts w:asciiTheme="minorHAnsi" w:hAnsiTheme="minorHAnsi"/>
              </w:rPr>
            </w:pPr>
            <w:ins w:id="19" w:author="aljaykum" w:date="2016-11-04T09:56:00Z">
              <w:r>
                <w:rPr>
                  <w:rFonts w:asciiTheme="minorHAnsi" w:hAnsiTheme="minorHAnsi"/>
                </w:rPr>
                <w:t>Modify:</w:t>
              </w:r>
            </w:ins>
          </w:p>
        </w:tc>
      </w:tr>
      <w:tr w:rsidR="00900FB6" w:rsidRPr="008E6B5A" w:rsidTr="000F19FD">
        <w:trPr>
          <w:trHeight w:val="20"/>
        </w:trPr>
        <w:tc>
          <w:tcPr>
            <w:tcW w:w="570" w:type="pct"/>
            <w:tcBorders>
              <w:bottom w:val="single" w:sz="6" w:space="0" w:color="009BCC"/>
            </w:tcBorders>
          </w:tcPr>
          <w:p w:rsidR="00900FB6" w:rsidRPr="008E6B5A" w:rsidRDefault="00900FB6" w:rsidP="0085392B">
            <w:pPr>
              <w:rPr>
                <w:rFonts w:asciiTheme="minorHAnsi" w:hAnsiTheme="minorHAnsi"/>
              </w:rPr>
            </w:pPr>
          </w:p>
        </w:tc>
        <w:tc>
          <w:tcPr>
            <w:tcW w:w="863" w:type="pct"/>
            <w:tcBorders>
              <w:bottom w:val="single" w:sz="6" w:space="0" w:color="009BCC"/>
            </w:tcBorders>
          </w:tcPr>
          <w:p w:rsidR="00900FB6" w:rsidRPr="008E6B5A" w:rsidRDefault="00900FB6" w:rsidP="0085392B">
            <w:pPr>
              <w:rPr>
                <w:rFonts w:asciiTheme="minorHAnsi" w:hAnsiTheme="minorHAnsi"/>
              </w:rPr>
            </w:pP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900FB6" w:rsidP="0085392B">
            <w:pPr>
              <w:rPr>
                <w:rFonts w:asciiTheme="minorHAnsi" w:hAnsiTheme="minorHAnsi"/>
              </w:rPr>
            </w:pPr>
          </w:p>
        </w:tc>
        <w:tc>
          <w:tcPr>
            <w:tcW w:w="1647" w:type="pct"/>
            <w:tcBorders>
              <w:bottom w:val="single" w:sz="6" w:space="0" w:color="009BCC"/>
            </w:tcBorders>
          </w:tcPr>
          <w:p w:rsidR="00900FB6" w:rsidRPr="008E6B5A" w:rsidRDefault="00900FB6" w:rsidP="0085392B">
            <w:pPr>
              <w:rPr>
                <w:rFonts w:asciiTheme="minorHAnsi" w:hAnsiTheme="minorHAnsi"/>
              </w:rPr>
            </w:pPr>
          </w:p>
        </w:tc>
      </w:tr>
      <w:tr w:rsidR="00900FB6" w:rsidRPr="008E6B5A" w:rsidTr="000F19FD">
        <w:trPr>
          <w:trHeight w:val="20"/>
        </w:trPr>
        <w:tc>
          <w:tcPr>
            <w:tcW w:w="570" w:type="pct"/>
            <w:tcBorders>
              <w:bottom w:val="single" w:sz="6" w:space="0" w:color="009BCC"/>
            </w:tcBorders>
          </w:tcPr>
          <w:p w:rsidR="00900FB6" w:rsidRPr="008E6B5A" w:rsidRDefault="00900FB6" w:rsidP="0085392B">
            <w:pPr>
              <w:rPr>
                <w:rFonts w:asciiTheme="minorHAnsi" w:hAnsiTheme="minorHAnsi"/>
              </w:rPr>
            </w:pPr>
          </w:p>
        </w:tc>
        <w:tc>
          <w:tcPr>
            <w:tcW w:w="863" w:type="pct"/>
            <w:tcBorders>
              <w:bottom w:val="single" w:sz="6" w:space="0" w:color="009BCC"/>
            </w:tcBorders>
          </w:tcPr>
          <w:p w:rsidR="00900FB6" w:rsidRPr="008E6B5A" w:rsidRDefault="00900FB6" w:rsidP="0085392B">
            <w:pPr>
              <w:rPr>
                <w:rFonts w:asciiTheme="minorHAnsi" w:hAnsiTheme="minorHAnsi"/>
              </w:rPr>
            </w:pP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900FB6" w:rsidP="0085392B">
            <w:pPr>
              <w:rPr>
                <w:rFonts w:asciiTheme="minorHAnsi" w:hAnsiTheme="minorHAnsi"/>
              </w:rPr>
            </w:pPr>
          </w:p>
        </w:tc>
        <w:tc>
          <w:tcPr>
            <w:tcW w:w="1647" w:type="pct"/>
            <w:tcBorders>
              <w:bottom w:val="single" w:sz="6" w:space="0" w:color="009BCC"/>
            </w:tcBorders>
          </w:tcPr>
          <w:p w:rsidR="00900FB6" w:rsidRPr="008E6B5A" w:rsidRDefault="00900FB6" w:rsidP="0085392B">
            <w:pPr>
              <w:rPr>
                <w:rFonts w:asciiTheme="minorHAnsi" w:hAnsiTheme="minorHAnsi"/>
              </w:rPr>
            </w:pPr>
          </w:p>
        </w:tc>
      </w:tr>
      <w:tr w:rsidR="00900FB6" w:rsidRPr="008E6B5A" w:rsidTr="000F19FD">
        <w:trPr>
          <w:trHeight w:val="20"/>
        </w:trPr>
        <w:tc>
          <w:tcPr>
            <w:tcW w:w="570" w:type="pct"/>
            <w:tcBorders>
              <w:bottom w:val="single" w:sz="6" w:space="0" w:color="009BCC"/>
            </w:tcBorders>
          </w:tcPr>
          <w:p w:rsidR="00900FB6" w:rsidRPr="008E6B5A" w:rsidRDefault="00900FB6" w:rsidP="0085392B">
            <w:pPr>
              <w:rPr>
                <w:rFonts w:asciiTheme="minorHAnsi" w:hAnsiTheme="minorHAnsi"/>
              </w:rPr>
            </w:pPr>
          </w:p>
        </w:tc>
        <w:tc>
          <w:tcPr>
            <w:tcW w:w="863" w:type="pct"/>
            <w:tcBorders>
              <w:bottom w:val="single" w:sz="6" w:space="0" w:color="009BCC"/>
            </w:tcBorders>
          </w:tcPr>
          <w:p w:rsidR="00900FB6" w:rsidRPr="008E6B5A" w:rsidRDefault="00900FB6" w:rsidP="0085392B">
            <w:pPr>
              <w:rPr>
                <w:rFonts w:asciiTheme="minorHAnsi" w:hAnsiTheme="minorHAnsi"/>
              </w:rPr>
            </w:pP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900FB6" w:rsidP="0085392B">
            <w:pPr>
              <w:rPr>
                <w:rFonts w:asciiTheme="minorHAnsi" w:hAnsiTheme="minorHAnsi"/>
              </w:rPr>
            </w:pPr>
          </w:p>
        </w:tc>
        <w:tc>
          <w:tcPr>
            <w:tcW w:w="1647" w:type="pct"/>
            <w:tcBorders>
              <w:bottom w:val="single" w:sz="6" w:space="0" w:color="009BCC"/>
            </w:tcBorders>
          </w:tcPr>
          <w:p w:rsidR="00900FB6" w:rsidRPr="008E6B5A" w:rsidRDefault="00900FB6" w:rsidP="0085392B">
            <w:pPr>
              <w:rPr>
                <w:rFonts w:asciiTheme="minorHAnsi" w:hAnsiTheme="minorHAnsi"/>
              </w:rPr>
            </w:pPr>
          </w:p>
        </w:tc>
      </w:tr>
      <w:tr w:rsidR="00900FB6" w:rsidRPr="008E6B5A" w:rsidTr="000F19FD">
        <w:trPr>
          <w:trHeight w:val="20"/>
        </w:trPr>
        <w:tc>
          <w:tcPr>
            <w:tcW w:w="570" w:type="pct"/>
            <w:tcBorders>
              <w:bottom w:val="single" w:sz="6" w:space="0" w:color="009BCC"/>
            </w:tcBorders>
          </w:tcPr>
          <w:p w:rsidR="00900FB6" w:rsidRPr="008E6B5A" w:rsidRDefault="00900FB6" w:rsidP="0085392B">
            <w:pPr>
              <w:rPr>
                <w:rFonts w:asciiTheme="minorHAnsi" w:hAnsiTheme="minorHAnsi"/>
              </w:rPr>
            </w:pPr>
          </w:p>
        </w:tc>
        <w:tc>
          <w:tcPr>
            <w:tcW w:w="863" w:type="pct"/>
            <w:tcBorders>
              <w:bottom w:val="single" w:sz="6" w:space="0" w:color="009BCC"/>
            </w:tcBorders>
          </w:tcPr>
          <w:p w:rsidR="00900FB6" w:rsidRPr="008E6B5A" w:rsidRDefault="00900FB6" w:rsidP="0085392B">
            <w:pPr>
              <w:rPr>
                <w:rFonts w:asciiTheme="minorHAnsi" w:hAnsiTheme="minorHAnsi"/>
              </w:rPr>
            </w:pP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900FB6" w:rsidP="0085392B">
            <w:pPr>
              <w:rPr>
                <w:rFonts w:asciiTheme="minorHAnsi" w:hAnsiTheme="minorHAnsi"/>
              </w:rPr>
            </w:pPr>
          </w:p>
        </w:tc>
        <w:tc>
          <w:tcPr>
            <w:tcW w:w="1647" w:type="pct"/>
            <w:tcBorders>
              <w:bottom w:val="single" w:sz="6" w:space="0" w:color="009BCC"/>
            </w:tcBorders>
          </w:tcPr>
          <w:p w:rsidR="00900FB6" w:rsidRPr="008E6B5A" w:rsidRDefault="00900FB6" w:rsidP="0085392B">
            <w:pPr>
              <w:rPr>
                <w:rFonts w:asciiTheme="minorHAnsi" w:hAnsiTheme="minorHAnsi"/>
              </w:rPr>
            </w:pPr>
          </w:p>
        </w:tc>
      </w:tr>
      <w:tr w:rsidR="00900FB6" w:rsidRPr="008E6B5A" w:rsidTr="000F19FD">
        <w:trPr>
          <w:trHeight w:val="20"/>
        </w:trPr>
        <w:tc>
          <w:tcPr>
            <w:tcW w:w="570" w:type="pct"/>
            <w:tcBorders>
              <w:bottom w:val="single" w:sz="6" w:space="0" w:color="009BCC"/>
            </w:tcBorders>
          </w:tcPr>
          <w:p w:rsidR="00900FB6" w:rsidRPr="008E6B5A" w:rsidRDefault="00900FB6" w:rsidP="0085392B">
            <w:pPr>
              <w:rPr>
                <w:rFonts w:asciiTheme="minorHAnsi" w:hAnsiTheme="minorHAnsi"/>
              </w:rPr>
            </w:pPr>
          </w:p>
        </w:tc>
        <w:tc>
          <w:tcPr>
            <w:tcW w:w="863" w:type="pct"/>
            <w:tcBorders>
              <w:bottom w:val="single" w:sz="6" w:space="0" w:color="009BCC"/>
            </w:tcBorders>
          </w:tcPr>
          <w:p w:rsidR="00900FB6" w:rsidRPr="008E6B5A" w:rsidRDefault="00900FB6" w:rsidP="0085392B">
            <w:pPr>
              <w:rPr>
                <w:rFonts w:asciiTheme="minorHAnsi" w:hAnsiTheme="minorHAnsi"/>
              </w:rPr>
            </w:pPr>
          </w:p>
        </w:tc>
        <w:tc>
          <w:tcPr>
            <w:tcW w:w="654" w:type="pct"/>
            <w:tcBorders>
              <w:bottom w:val="single" w:sz="6" w:space="0" w:color="009BCC"/>
            </w:tcBorders>
          </w:tcPr>
          <w:p w:rsidR="00900FB6" w:rsidRPr="008E6B5A" w:rsidRDefault="00900FB6" w:rsidP="0085392B">
            <w:pPr>
              <w:rPr>
                <w:rFonts w:asciiTheme="minorHAnsi" w:hAnsiTheme="minorHAnsi"/>
              </w:rPr>
            </w:pPr>
          </w:p>
        </w:tc>
        <w:tc>
          <w:tcPr>
            <w:tcW w:w="810" w:type="pct"/>
            <w:tcBorders>
              <w:bottom w:val="single" w:sz="6" w:space="0" w:color="009BCC"/>
            </w:tcBorders>
          </w:tcPr>
          <w:p w:rsidR="00900FB6" w:rsidRPr="008E6B5A" w:rsidRDefault="00900FB6" w:rsidP="0085392B">
            <w:pPr>
              <w:rPr>
                <w:rFonts w:asciiTheme="minorHAnsi" w:hAnsiTheme="minorHAnsi"/>
              </w:rPr>
            </w:pPr>
          </w:p>
        </w:tc>
        <w:tc>
          <w:tcPr>
            <w:tcW w:w="456" w:type="pct"/>
            <w:tcBorders>
              <w:bottom w:val="single" w:sz="6" w:space="0" w:color="009BCC"/>
            </w:tcBorders>
          </w:tcPr>
          <w:p w:rsidR="00900FB6" w:rsidRPr="008E6B5A" w:rsidRDefault="00900FB6" w:rsidP="0085392B">
            <w:pPr>
              <w:rPr>
                <w:rFonts w:asciiTheme="minorHAnsi" w:hAnsiTheme="minorHAnsi"/>
              </w:rPr>
            </w:pPr>
          </w:p>
        </w:tc>
        <w:tc>
          <w:tcPr>
            <w:tcW w:w="1647" w:type="pct"/>
            <w:tcBorders>
              <w:bottom w:val="single" w:sz="6" w:space="0" w:color="009BCC"/>
            </w:tcBorders>
          </w:tcPr>
          <w:p w:rsidR="00900FB6" w:rsidRPr="008E6B5A" w:rsidRDefault="00900FB6" w:rsidP="0085392B">
            <w:pPr>
              <w:rPr>
                <w:rFonts w:asciiTheme="minorHAnsi" w:hAnsiTheme="minorHAnsi"/>
              </w:rPr>
            </w:pPr>
          </w:p>
        </w:tc>
      </w:tr>
    </w:tbl>
    <w:p w:rsidR="00431246" w:rsidRPr="008E6B5A" w:rsidRDefault="00431246" w:rsidP="00E43A6A">
      <w:pPr>
        <w:rPr>
          <w:rFonts w:asciiTheme="minorHAnsi" w:hAnsiTheme="minorHAnsi"/>
          <w:b/>
          <w:color w:val="009BCC"/>
          <w:sz w:val="22"/>
        </w:rPr>
      </w:pPr>
    </w:p>
    <w:p w:rsidR="0026484D" w:rsidRPr="008E6B5A" w:rsidRDefault="00AA5576">
      <w:pPr>
        <w:kinsoku/>
        <w:spacing w:before="0" w:line="240" w:lineRule="auto"/>
        <w:rPr>
          <w:rFonts w:asciiTheme="minorHAnsi" w:hAnsiTheme="minorHAnsi"/>
          <w:b/>
          <w:bCs/>
          <w:snapToGrid w:val="0"/>
          <w:color w:val="009BCC"/>
          <w:kern w:val="28"/>
          <w:sz w:val="32"/>
          <w:szCs w:val="32"/>
        </w:rPr>
      </w:pPr>
      <w:bookmarkStart w:id="20" w:name="cf3"/>
      <w:bookmarkStart w:id="21" w:name="_Toc362345048"/>
      <w:bookmarkStart w:id="22" w:name="_Toc409006541"/>
      <w:r w:rsidRPr="00AA5576">
        <w:rPr>
          <w:rFonts w:asciiTheme="minorHAnsi" w:hAnsiTheme="minorHAnsi"/>
          <w:kern w:val="28"/>
        </w:rPr>
        <w:br w:type="page"/>
      </w:r>
    </w:p>
    <w:p w:rsidR="00431246" w:rsidRPr="008E6B5A" w:rsidRDefault="00AA5576" w:rsidP="007B1597">
      <w:pPr>
        <w:pStyle w:val="Heading1"/>
        <w:pageBreakBefore w:val="0"/>
        <w:spacing w:before="360"/>
        <w:rPr>
          <w:rFonts w:asciiTheme="minorHAnsi" w:hAnsiTheme="minorHAnsi"/>
        </w:rPr>
      </w:pPr>
      <w:bookmarkStart w:id="23" w:name="_Toc463517990"/>
      <w:r w:rsidRPr="00AA5576">
        <w:rPr>
          <w:rFonts w:asciiTheme="minorHAnsi" w:hAnsiTheme="minorHAnsi"/>
          <w:kern w:val="28"/>
        </w:rPr>
        <w:lastRenderedPageBreak/>
        <w:t>Basic Flow/Functionality</w:t>
      </w:r>
      <w:bookmarkEnd w:id="20"/>
      <w:bookmarkEnd w:id="21"/>
      <w:bookmarkEnd w:id="22"/>
      <w:bookmarkEnd w:id="23"/>
    </w:p>
    <w:p w:rsidR="00431246" w:rsidRPr="008E6B5A" w:rsidRDefault="00AA5576" w:rsidP="00630EDB">
      <w:pPr>
        <w:pStyle w:val="Heading2"/>
        <w:rPr>
          <w:rFonts w:asciiTheme="minorHAnsi" w:hAnsiTheme="minorHAnsi"/>
        </w:rPr>
      </w:pPr>
      <w:bookmarkStart w:id="24" w:name="_Toc361045919"/>
      <w:bookmarkStart w:id="25" w:name="_Toc463517991"/>
      <w:r w:rsidRPr="00AA5576">
        <w:rPr>
          <w:rFonts w:asciiTheme="minorHAnsi" w:hAnsiTheme="minorHAnsi"/>
        </w:rPr>
        <w:t>Existing Functionality</w:t>
      </w:r>
      <w:bookmarkEnd w:id="24"/>
      <w:bookmarkEnd w:id="25"/>
    </w:p>
    <w:p w:rsidR="00DD1668" w:rsidRPr="008E6B5A" w:rsidRDefault="00AA5576" w:rsidP="00DD1668">
      <w:pPr>
        <w:spacing w:after="240"/>
        <w:rPr>
          <w:rFonts w:asciiTheme="minorHAnsi" w:hAnsiTheme="minorHAnsi"/>
          <w:sz w:val="22"/>
          <w:szCs w:val="22"/>
        </w:rPr>
      </w:pPr>
      <w:r w:rsidRPr="00AA5576">
        <w:rPr>
          <w:rFonts w:asciiTheme="minorHAnsi" w:hAnsiTheme="minorHAnsi"/>
          <w:sz w:val="22"/>
          <w:szCs w:val="22"/>
        </w:rPr>
        <w:t>Current flow of US LMS</w:t>
      </w:r>
    </w:p>
    <w:p w:rsidR="00DD1668" w:rsidRPr="008E6B5A" w:rsidRDefault="00AA5576" w:rsidP="006913E0">
      <w:pPr>
        <w:pStyle w:val="ListParagraph"/>
        <w:numPr>
          <w:ilvl w:val="0"/>
          <w:numId w:val="13"/>
        </w:numPr>
        <w:spacing w:after="240"/>
        <w:rPr>
          <w:rFonts w:asciiTheme="minorHAnsi" w:hAnsiTheme="minorHAnsi"/>
          <w:sz w:val="22"/>
          <w:szCs w:val="22"/>
        </w:rPr>
      </w:pPr>
      <w:r w:rsidRPr="00AA5576">
        <w:rPr>
          <w:rFonts w:asciiTheme="minorHAnsi" w:hAnsiTheme="minorHAnsi"/>
          <w:sz w:val="22"/>
          <w:szCs w:val="22"/>
        </w:rPr>
        <w:t>Bi-monthly leave credit basis tenure and designation of employee</w:t>
      </w:r>
    </w:p>
    <w:p w:rsidR="00DD1668" w:rsidRPr="008E6B5A" w:rsidRDefault="00AA5576" w:rsidP="006913E0">
      <w:pPr>
        <w:pStyle w:val="ListParagraph"/>
        <w:numPr>
          <w:ilvl w:val="0"/>
          <w:numId w:val="13"/>
        </w:numPr>
        <w:spacing w:before="240" w:after="240"/>
        <w:rPr>
          <w:rFonts w:asciiTheme="minorHAnsi" w:hAnsiTheme="minorHAnsi"/>
          <w:sz w:val="22"/>
          <w:szCs w:val="22"/>
        </w:rPr>
      </w:pPr>
      <w:r w:rsidRPr="00AA5576">
        <w:rPr>
          <w:rFonts w:asciiTheme="minorHAnsi" w:hAnsiTheme="minorHAnsi"/>
          <w:sz w:val="22"/>
          <w:szCs w:val="22"/>
        </w:rPr>
        <w:t>Employee applies leave in LMS</w:t>
      </w:r>
    </w:p>
    <w:p w:rsidR="00DD1668" w:rsidRPr="008E6B5A" w:rsidRDefault="00AA5576" w:rsidP="006913E0">
      <w:pPr>
        <w:pStyle w:val="ListParagraph"/>
        <w:numPr>
          <w:ilvl w:val="0"/>
          <w:numId w:val="13"/>
        </w:numPr>
        <w:spacing w:before="240" w:after="240"/>
        <w:rPr>
          <w:rFonts w:asciiTheme="minorHAnsi" w:hAnsiTheme="minorHAnsi"/>
          <w:sz w:val="22"/>
          <w:szCs w:val="22"/>
        </w:rPr>
      </w:pPr>
      <w:r w:rsidRPr="00AA5576">
        <w:rPr>
          <w:rFonts w:asciiTheme="minorHAnsi" w:hAnsiTheme="minorHAnsi"/>
          <w:sz w:val="22"/>
          <w:szCs w:val="22"/>
        </w:rPr>
        <w:t>Post approval from Supervisor and/or HR the leave plan is available in Clarity</w:t>
      </w:r>
    </w:p>
    <w:p w:rsidR="00DD1668" w:rsidRPr="008E6B5A" w:rsidRDefault="00AA5576" w:rsidP="006913E0">
      <w:pPr>
        <w:pStyle w:val="ListParagraph"/>
        <w:numPr>
          <w:ilvl w:val="0"/>
          <w:numId w:val="13"/>
        </w:numPr>
        <w:spacing w:before="240" w:after="240"/>
        <w:rPr>
          <w:rFonts w:asciiTheme="minorHAnsi" w:hAnsiTheme="minorHAnsi"/>
          <w:sz w:val="22"/>
          <w:szCs w:val="22"/>
        </w:rPr>
      </w:pPr>
      <w:r w:rsidRPr="00AA5576">
        <w:rPr>
          <w:rFonts w:asciiTheme="minorHAnsi" w:hAnsiTheme="minorHAnsi"/>
          <w:sz w:val="22"/>
          <w:szCs w:val="22"/>
        </w:rPr>
        <w:t>Employee submits timesheet in Clarity</w:t>
      </w:r>
    </w:p>
    <w:p w:rsidR="00BB76D1" w:rsidRPr="008E6B5A" w:rsidRDefault="00AA5576" w:rsidP="006913E0">
      <w:pPr>
        <w:pStyle w:val="ListParagraph"/>
        <w:numPr>
          <w:ilvl w:val="0"/>
          <w:numId w:val="13"/>
        </w:numPr>
        <w:spacing w:before="240" w:after="240"/>
        <w:rPr>
          <w:rFonts w:asciiTheme="minorHAnsi" w:hAnsiTheme="minorHAnsi"/>
          <w:sz w:val="22"/>
          <w:szCs w:val="22"/>
        </w:rPr>
      </w:pPr>
      <w:r w:rsidRPr="00AA5576">
        <w:rPr>
          <w:rFonts w:asciiTheme="minorHAnsi" w:hAnsiTheme="minorHAnsi"/>
          <w:sz w:val="22"/>
          <w:szCs w:val="22"/>
        </w:rPr>
        <w:t>Post approval from PM the actual leave information is pushed back to LMS</w:t>
      </w:r>
    </w:p>
    <w:p w:rsidR="00091949" w:rsidRPr="008E6B5A" w:rsidRDefault="00AA5576" w:rsidP="006913E0">
      <w:pPr>
        <w:pStyle w:val="ListParagraph"/>
        <w:numPr>
          <w:ilvl w:val="0"/>
          <w:numId w:val="13"/>
        </w:numPr>
        <w:spacing w:before="240" w:after="240"/>
        <w:rPr>
          <w:rFonts w:asciiTheme="minorHAnsi" w:hAnsiTheme="minorHAnsi"/>
          <w:sz w:val="22"/>
          <w:szCs w:val="22"/>
        </w:rPr>
      </w:pPr>
      <w:r w:rsidRPr="00AA5576">
        <w:rPr>
          <w:rFonts w:asciiTheme="minorHAnsi" w:hAnsiTheme="minorHAnsi"/>
          <w:sz w:val="22"/>
          <w:szCs w:val="22"/>
        </w:rPr>
        <w:t>The leave information and balance information available in leave card of employee is based on the information received from Clarity.</w:t>
      </w:r>
    </w:p>
    <w:p w:rsidR="00431246" w:rsidRPr="008E6B5A" w:rsidRDefault="00AA5576" w:rsidP="00431246">
      <w:pPr>
        <w:pStyle w:val="Heading2"/>
        <w:spacing w:before="240" w:after="60" w:line="240" w:lineRule="auto"/>
        <w:jc w:val="both"/>
        <w:rPr>
          <w:rFonts w:asciiTheme="minorHAnsi" w:hAnsiTheme="minorHAnsi"/>
          <w:iCs w:val="0"/>
          <w:kern w:val="28"/>
        </w:rPr>
      </w:pPr>
      <w:bookmarkStart w:id="26" w:name="_Toc361045920"/>
      <w:bookmarkStart w:id="27" w:name="_Toc463517992"/>
      <w:r w:rsidRPr="00AA5576">
        <w:rPr>
          <w:rFonts w:asciiTheme="minorHAnsi" w:hAnsiTheme="minorHAnsi"/>
          <w:iCs w:val="0"/>
          <w:kern w:val="28"/>
        </w:rPr>
        <w:t>Change in Functionality</w:t>
      </w:r>
      <w:bookmarkEnd w:id="26"/>
      <w:bookmarkEnd w:id="27"/>
    </w:p>
    <w:p w:rsidR="00783519" w:rsidRPr="008E6B5A" w:rsidRDefault="00783519" w:rsidP="00431246">
      <w:pPr>
        <w:pStyle w:val="ListParagraph"/>
        <w:jc w:val="both"/>
        <w:rPr>
          <w:rFonts w:asciiTheme="minorHAnsi" w:hAnsiTheme="minorHAnsi"/>
          <w:sz w:val="22"/>
        </w:rPr>
      </w:pPr>
      <w:bookmarkStart w:id="28" w:name="_Hlt5664084"/>
      <w:bookmarkEnd w:id="28"/>
      <w:r>
        <w:rPr>
          <w:rFonts w:asciiTheme="minorHAnsi" w:hAnsiTheme="minorHAnsi"/>
          <w:sz w:val="22"/>
        </w:rPr>
        <w:t xml:space="preserve"> </w:t>
      </w:r>
    </w:p>
    <w:tbl>
      <w:tblPr>
        <w:tblW w:w="0" w:type="auto"/>
        <w:tblInd w:w="93" w:type="dxa"/>
        <w:tblLook w:val="04A0" w:firstRow="1" w:lastRow="0" w:firstColumn="1" w:lastColumn="0" w:noHBand="0" w:noVBand="1"/>
        <w:tblPrChange w:id="29" w:author="aljaykum" w:date="2016-10-07T12:24:00Z">
          <w:tblPr>
            <w:tblW w:w="14680" w:type="dxa"/>
            <w:tblInd w:w="93" w:type="dxa"/>
            <w:tblLook w:val="04A0" w:firstRow="1" w:lastRow="0" w:firstColumn="1" w:lastColumn="0" w:noHBand="0" w:noVBand="1"/>
          </w:tblPr>
        </w:tblPrChange>
      </w:tblPr>
      <w:tblGrid>
        <w:gridCol w:w="3379"/>
        <w:gridCol w:w="5413"/>
        <w:tblGridChange w:id="30">
          <w:tblGrid>
            <w:gridCol w:w="6440"/>
            <w:gridCol w:w="8240"/>
          </w:tblGrid>
        </w:tblGridChange>
      </w:tblGrid>
      <w:tr w:rsidR="00783519" w:rsidRPr="00783519" w:rsidTr="00A43417">
        <w:trPr>
          <w:trPrChange w:id="31"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4F81BD" w:fill="4F81BD"/>
            <w:vAlign w:val="bottom"/>
            <w:hideMark/>
            <w:tcPrChange w:id="32" w:author="aljaykum" w:date="2016-10-07T12:24:00Z">
              <w:tcPr>
                <w:tcW w:w="6440" w:type="dxa"/>
                <w:tcBorders>
                  <w:top w:val="single" w:sz="4" w:space="0" w:color="auto"/>
                  <w:left w:val="single" w:sz="4" w:space="0" w:color="auto"/>
                  <w:bottom w:val="single" w:sz="4" w:space="0" w:color="auto"/>
                  <w:right w:val="single" w:sz="4" w:space="0" w:color="auto"/>
                </w:tcBorders>
                <w:shd w:val="clear" w:color="4F81BD" w:fill="4F81BD"/>
                <w:vAlign w:val="bottom"/>
                <w:hideMark/>
              </w:tcPr>
            </w:tcPrChange>
          </w:tcPr>
          <w:p w:rsidR="00783519" w:rsidRPr="00783519" w:rsidRDefault="00BF6CA6" w:rsidP="00783519">
            <w:pPr>
              <w:keepNext/>
              <w:pageBreakBefore/>
              <w:numPr>
                <w:ilvl w:val="0"/>
                <w:numId w:val="1"/>
              </w:numPr>
              <w:pBdr>
                <w:bottom w:val="single" w:sz="18" w:space="1" w:color="009BCC"/>
              </w:pBdr>
              <w:kinsoku/>
              <w:spacing w:before="0" w:after="320" w:line="240" w:lineRule="auto"/>
              <w:outlineLvl w:val="0"/>
              <w:rPr>
                <w:rFonts w:asciiTheme="minorHAnsi" w:eastAsia="Times New Roman" w:hAnsiTheme="minorHAnsi" w:cs="Times New Roman"/>
                <w:b/>
                <w:bCs/>
                <w:color w:val="FFFFFF"/>
                <w:lang w:val="en-US"/>
                <w:rPrChange w:id="33" w:author="aljaykum" w:date="2016-10-07T12:23:00Z">
                  <w:rPr>
                    <w:rFonts w:ascii="Bookman Old Style" w:eastAsia="Times New Roman" w:hAnsi="Bookman Old Style" w:cs="Times New Roman"/>
                    <w:b/>
                    <w:bCs/>
                    <w:snapToGrid w:val="0"/>
                    <w:color w:val="FFFFFF"/>
                    <w:kern w:val="32"/>
                    <w:sz w:val="32"/>
                    <w:szCs w:val="32"/>
                    <w:lang w:val="en-US"/>
                  </w:rPr>
                </w:rPrChange>
              </w:rPr>
            </w:pPr>
            <w:r w:rsidRPr="00BF6CA6">
              <w:rPr>
                <w:rFonts w:asciiTheme="minorHAnsi" w:eastAsia="Times New Roman" w:hAnsiTheme="minorHAnsi" w:cs="Times New Roman"/>
                <w:b/>
                <w:bCs/>
                <w:color w:val="FFFFFF"/>
                <w:lang w:val="en-US"/>
                <w:rPrChange w:id="34" w:author="aljaykum" w:date="2016-10-07T12:23:00Z">
                  <w:rPr>
                    <w:rFonts w:ascii="Bookman Old Style" w:eastAsia="Times New Roman" w:hAnsi="Bookman Old Style" w:cs="Times New Roman"/>
                    <w:b/>
                    <w:bCs/>
                    <w:color w:val="FFFFFF"/>
                    <w:lang w:val="en-US"/>
                  </w:rPr>
                </w:rPrChange>
              </w:rPr>
              <w:lastRenderedPageBreak/>
              <w:t>Current Features for US HR Admin, Role Admin, ADP Reports</w:t>
            </w:r>
          </w:p>
        </w:tc>
        <w:tc>
          <w:tcPr>
            <w:tcW w:w="0" w:type="auto"/>
            <w:tcBorders>
              <w:top w:val="single" w:sz="4" w:space="0" w:color="auto"/>
              <w:left w:val="single" w:sz="4" w:space="0" w:color="auto"/>
              <w:bottom w:val="single" w:sz="4" w:space="0" w:color="auto"/>
              <w:right w:val="single" w:sz="4" w:space="0" w:color="auto"/>
            </w:tcBorders>
            <w:shd w:val="clear" w:color="4F81BD" w:fill="4F81BD"/>
            <w:vAlign w:val="bottom"/>
            <w:hideMark/>
            <w:tcPrChange w:id="35" w:author="aljaykum" w:date="2016-10-07T12:24:00Z">
              <w:tcPr>
                <w:tcW w:w="8240" w:type="dxa"/>
                <w:tcBorders>
                  <w:top w:val="single" w:sz="4" w:space="0" w:color="auto"/>
                  <w:left w:val="single" w:sz="4" w:space="0" w:color="auto"/>
                  <w:bottom w:val="single" w:sz="4" w:space="0" w:color="auto"/>
                  <w:right w:val="single" w:sz="4" w:space="0" w:color="auto"/>
                </w:tcBorders>
                <w:shd w:val="clear" w:color="4F81BD" w:fill="4F81BD"/>
                <w:vAlign w:val="bottom"/>
                <w:hideMark/>
              </w:tcPr>
            </w:tcPrChange>
          </w:tcPr>
          <w:p w:rsidR="00783519" w:rsidRPr="00783519" w:rsidRDefault="00BF6CA6" w:rsidP="00783519">
            <w:pPr>
              <w:keepNext/>
              <w:pageBreakBefore/>
              <w:numPr>
                <w:ilvl w:val="0"/>
                <w:numId w:val="1"/>
              </w:numPr>
              <w:pBdr>
                <w:bottom w:val="single" w:sz="18" w:space="1" w:color="009BCC"/>
              </w:pBdr>
              <w:kinsoku/>
              <w:spacing w:before="0" w:after="320" w:line="240" w:lineRule="auto"/>
              <w:outlineLvl w:val="0"/>
              <w:rPr>
                <w:rFonts w:asciiTheme="minorHAnsi" w:eastAsia="Times New Roman" w:hAnsiTheme="minorHAnsi" w:cs="Times New Roman"/>
                <w:b/>
                <w:bCs/>
                <w:color w:val="FFFFFF"/>
                <w:lang w:val="en-US"/>
                <w:rPrChange w:id="36" w:author="aljaykum" w:date="2016-10-07T12:23:00Z">
                  <w:rPr>
                    <w:rFonts w:ascii="Bookman Old Style" w:eastAsia="Times New Roman" w:hAnsi="Bookman Old Style" w:cs="Times New Roman"/>
                    <w:b/>
                    <w:bCs/>
                    <w:snapToGrid w:val="0"/>
                    <w:color w:val="FFFFFF"/>
                    <w:kern w:val="32"/>
                    <w:sz w:val="32"/>
                    <w:szCs w:val="32"/>
                    <w:lang w:val="en-US"/>
                  </w:rPr>
                </w:rPrChange>
              </w:rPr>
            </w:pPr>
            <w:r w:rsidRPr="00BF6CA6">
              <w:rPr>
                <w:rFonts w:asciiTheme="minorHAnsi" w:eastAsia="Times New Roman" w:hAnsiTheme="minorHAnsi" w:cs="Times New Roman"/>
                <w:b/>
                <w:bCs/>
                <w:color w:val="FFFFFF"/>
                <w:lang w:val="en-US"/>
                <w:rPrChange w:id="37" w:author="aljaykum" w:date="2016-10-07T12:23:00Z">
                  <w:rPr>
                    <w:rFonts w:ascii="Bookman Old Style" w:eastAsia="Times New Roman" w:hAnsi="Bookman Old Style" w:cs="Times New Roman"/>
                    <w:b/>
                    <w:bCs/>
                    <w:color w:val="FFFFFF"/>
                    <w:lang w:val="en-US"/>
                  </w:rPr>
                </w:rPrChange>
              </w:rPr>
              <w:t>Mapping in New LMS</w:t>
            </w:r>
          </w:p>
        </w:tc>
      </w:tr>
      <w:tr w:rsidR="00783519" w:rsidRPr="00783519" w:rsidTr="00A43417">
        <w:trPr>
          <w:trPrChange w:id="38"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39"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4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41" w:author="aljaykum" w:date="2016-10-07T12:23:00Z">
                  <w:rPr>
                    <w:rFonts w:ascii="Bookman Old Style" w:eastAsia="Times New Roman" w:hAnsi="Bookman Old Style" w:cs="Times New Roman"/>
                    <w:color w:val="000000"/>
                    <w:lang w:val="en-US"/>
                  </w:rPr>
                </w:rPrChange>
              </w:rPr>
              <w:t>View Leave Card</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42"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4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44" w:author="aljaykum" w:date="2016-10-07T12:23:00Z">
                  <w:rPr>
                    <w:rFonts w:ascii="Bookman Old Style" w:eastAsia="Times New Roman" w:hAnsi="Bookman Old Style" w:cs="Times New Roman"/>
                    <w:color w:val="000000"/>
                    <w:lang w:val="en-US"/>
                  </w:rPr>
                </w:rPrChange>
              </w:rPr>
              <w:t>Reports &gt;&gt; Leave Details</w:t>
            </w:r>
          </w:p>
        </w:tc>
      </w:tr>
      <w:tr w:rsidR="00783519" w:rsidRPr="00783519" w:rsidTr="00A43417">
        <w:trPr>
          <w:trPrChange w:id="45"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46"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4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48" w:author="aljaykum" w:date="2016-10-07T12:23:00Z">
                  <w:rPr>
                    <w:rFonts w:ascii="Bookman Old Style" w:eastAsia="Times New Roman" w:hAnsi="Bookman Old Style" w:cs="Times New Roman"/>
                    <w:color w:val="000000"/>
                    <w:lang w:val="en-US"/>
                  </w:rPr>
                </w:rPrChange>
              </w:rPr>
              <w:t>Apply Leave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49"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5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51" w:author="aljaykum" w:date="2016-10-07T12:23:00Z">
                  <w:rPr>
                    <w:rFonts w:ascii="Bookman Old Style" w:eastAsia="Times New Roman" w:hAnsi="Bookman Old Style" w:cs="Times New Roman"/>
                    <w:color w:val="000000"/>
                    <w:lang w:val="en-US"/>
                  </w:rPr>
                </w:rPrChange>
              </w:rPr>
              <w:t>Leave Management &gt;&gt; Apply Leave</w:t>
            </w:r>
          </w:p>
        </w:tc>
      </w:tr>
      <w:tr w:rsidR="00783519" w:rsidRPr="00783519" w:rsidTr="00A43417">
        <w:trPr>
          <w:trPrChange w:id="52"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53"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5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55" w:author="aljaykum" w:date="2016-10-07T12:23:00Z">
                  <w:rPr>
                    <w:rFonts w:ascii="Bookman Old Style" w:eastAsia="Times New Roman" w:hAnsi="Bookman Old Style" w:cs="Times New Roman"/>
                    <w:color w:val="000000"/>
                    <w:lang w:val="en-US"/>
                  </w:rPr>
                </w:rPrChange>
              </w:rPr>
              <w:t>View/Modify Planned Leave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56"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5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58" w:author="aljaykum" w:date="2016-10-07T12:23:00Z">
                  <w:rPr>
                    <w:rFonts w:ascii="Bookman Old Style" w:eastAsia="Times New Roman" w:hAnsi="Bookman Old Style" w:cs="Times New Roman"/>
                    <w:color w:val="000000"/>
                    <w:lang w:val="en-US"/>
                  </w:rPr>
                </w:rPrChange>
              </w:rPr>
              <w:t>Leave Management &gt;&gt; View / Cancel Leave</w:t>
            </w:r>
          </w:p>
        </w:tc>
      </w:tr>
      <w:tr w:rsidR="00783519" w:rsidRPr="00783519" w:rsidTr="00A43417">
        <w:trPr>
          <w:trPrChange w:id="59"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60"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6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62" w:author="aljaykum" w:date="2016-10-07T12:23:00Z">
                  <w:rPr>
                    <w:rFonts w:ascii="Bookman Old Style" w:eastAsia="Times New Roman" w:hAnsi="Bookman Old Style" w:cs="Times New Roman"/>
                    <w:color w:val="000000"/>
                    <w:lang w:val="en-US"/>
                  </w:rPr>
                </w:rPrChange>
              </w:rPr>
              <w:t>View Holiday List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63"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64" w:author="aljaykum" w:date="2016-10-07T12:23:00Z">
                  <w:rPr>
                    <w:rFonts w:ascii="Bookman Old Style" w:eastAsia="Times New Roman" w:hAnsi="Bookman Old Style" w:cs="Times New Roman"/>
                    <w:b/>
                    <w:bCs/>
                    <w:color w:val="000000"/>
                    <w:lang w:val="en-US"/>
                  </w:rPr>
                </w:rPrChange>
              </w:rPr>
            </w:pPr>
            <w:r w:rsidRPr="00BF6CA6">
              <w:rPr>
                <w:rFonts w:asciiTheme="minorHAnsi" w:eastAsia="Times New Roman" w:hAnsiTheme="minorHAnsi" w:cs="Times New Roman"/>
                <w:color w:val="000000"/>
                <w:lang w:val="en-US"/>
                <w:rPrChange w:id="65" w:author="aljaykum" w:date="2016-10-07T12:23:00Z">
                  <w:rPr>
                    <w:rFonts w:ascii="Bookman Old Style" w:eastAsia="Times New Roman" w:hAnsi="Bookman Old Style" w:cs="Times New Roman"/>
                    <w:color w:val="000000"/>
                    <w:lang w:val="en-US"/>
                  </w:rPr>
                </w:rPrChange>
              </w:rPr>
              <w:t>Reports &gt;&gt; View Holiday List</w:t>
            </w:r>
          </w:p>
        </w:tc>
      </w:tr>
      <w:tr w:rsidR="00783519" w:rsidRPr="00783519" w:rsidTr="00A43417">
        <w:trPr>
          <w:trPrChange w:id="66"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67"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68"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69" w:author="aljaykum" w:date="2016-10-07T12:23:00Z">
                  <w:rPr>
                    <w:rFonts w:ascii="Bookman Old Style" w:eastAsia="Times New Roman" w:hAnsi="Bookman Old Style" w:cs="Times New Roman"/>
                    <w:color w:val="000000"/>
                    <w:lang w:val="en-US"/>
                  </w:rPr>
                </w:rPrChange>
              </w:rPr>
              <w:t>View Employee Leave Calendar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70"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7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72"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73"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74"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lang w:val="en-US"/>
                <w:rPrChange w:id="75" w:author="aljaykum" w:date="2016-10-07T12:23:00Z">
                  <w:rPr>
                    <w:rFonts w:ascii="Times New Roman" w:eastAsia="Times New Roman" w:hAnsi="Times New Roman" w:cs="Times New Roman"/>
                    <w:sz w:val="24"/>
                    <w:szCs w:val="24"/>
                    <w:lang w:val="en-US"/>
                  </w:rPr>
                </w:rPrChange>
              </w:rPr>
            </w:pPr>
            <w:r w:rsidRPr="00BF6CA6">
              <w:rPr>
                <w:rFonts w:asciiTheme="minorHAnsi" w:eastAsia="Times New Roman" w:hAnsiTheme="minorHAnsi" w:cs="Times New Roman"/>
                <w:color w:val="000000"/>
                <w:lang w:val="en-US"/>
                <w:rPrChange w:id="76" w:author="aljaykum" w:date="2016-10-07T12:23:00Z">
                  <w:rPr>
                    <w:rFonts w:ascii="Bookman Old Style" w:eastAsia="Times New Roman" w:hAnsi="Bookman Old Style" w:cs="Times New Roman"/>
                    <w:color w:val="000000"/>
                    <w:lang w:val="en-US"/>
                  </w:rPr>
                </w:rPrChange>
              </w:rPr>
              <w:t>View Employee Weekly Leave Calendar</w:t>
            </w:r>
          </w:p>
          <w:p w:rsidR="00783519" w:rsidRPr="00783519" w:rsidRDefault="00BF6CA6" w:rsidP="00783519">
            <w:pPr>
              <w:pBdr>
                <w:top w:val="single" w:sz="6" w:space="1" w:color="auto"/>
              </w:pBdr>
              <w:kinsoku/>
              <w:spacing w:before="0" w:line="240" w:lineRule="auto"/>
              <w:jc w:val="center"/>
              <w:rPr>
                <w:rFonts w:asciiTheme="minorHAnsi" w:eastAsia="Times New Roman" w:hAnsiTheme="minorHAnsi"/>
                <w:vanish/>
                <w:lang w:val="en-US"/>
                <w:rPrChange w:id="77"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78" w:author="aljaykum" w:date="2016-10-07T12:23:00Z">
                  <w:rPr>
                    <w:rFonts w:eastAsia="Times New Roman"/>
                    <w:vanish/>
                    <w:sz w:val="16"/>
                    <w:szCs w:val="16"/>
                    <w:lang w:val="en-US"/>
                  </w:rPr>
                </w:rPrChange>
              </w:rPr>
              <w:t>Bottom of Form</w:t>
            </w:r>
          </w:p>
          <w:p w:rsidR="00783519" w:rsidRPr="00783519" w:rsidRDefault="00783519" w:rsidP="00783519">
            <w:pPr>
              <w:kinsoku/>
              <w:spacing w:before="0" w:line="240" w:lineRule="auto"/>
              <w:rPr>
                <w:rFonts w:asciiTheme="minorHAnsi" w:eastAsia="Times New Roman" w:hAnsiTheme="minorHAnsi" w:cs="Times New Roman"/>
                <w:lang w:val="en-US"/>
                <w:rPrChange w:id="79" w:author="aljaykum" w:date="2016-10-07T12:23:00Z">
                  <w:rPr>
                    <w:rFonts w:ascii="Times New Roman" w:eastAsia="Times New Roman" w:hAnsi="Times New Roman" w:cs="Times New Roman"/>
                    <w:sz w:val="24"/>
                    <w:szCs w:val="24"/>
                    <w:lang w:val="en-US"/>
                  </w:rPr>
                </w:rPrChange>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80"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8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82"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hidden/>
          <w:trPrChange w:id="83" w:author="aljaykum" w:date="2016-10-07T12:24:00Z">
            <w:trPr>
              <w:trHeight w:val="315"/>
              <w:hidden/>
            </w:trPr>
          </w:trPrChange>
        </w:trPr>
        <w:tc>
          <w:tcPr>
            <w:tcW w:w="0" w:type="auto"/>
            <w:tcBorders>
              <w:top w:val="single" w:sz="4" w:space="0" w:color="auto"/>
              <w:left w:val="single" w:sz="4" w:space="0" w:color="auto"/>
              <w:bottom w:val="single" w:sz="4" w:space="0" w:color="auto"/>
              <w:right w:val="single" w:sz="4" w:space="0" w:color="auto"/>
            </w:tcBorders>
            <w:shd w:val="clear" w:color="000000" w:fill="FFFFFF"/>
            <w:hideMark/>
            <w:tcPrChange w:id="84" w:author="aljaykum" w:date="2016-10-07T12:24:00Z">
              <w:tcPr>
                <w:tcW w:w="6440" w:type="dxa"/>
                <w:tcBorders>
                  <w:top w:val="single" w:sz="4" w:space="0" w:color="auto"/>
                  <w:left w:val="single" w:sz="4" w:space="0" w:color="auto"/>
                  <w:bottom w:val="single" w:sz="4" w:space="0" w:color="auto"/>
                  <w:right w:val="single" w:sz="4" w:space="0" w:color="auto"/>
                </w:tcBorders>
                <w:shd w:val="clear" w:color="000000" w:fill="FFFFFF"/>
                <w:hideMark/>
              </w:tcPr>
            </w:tcPrChange>
          </w:tcPr>
          <w:p w:rsidR="00783519" w:rsidRPr="00783519" w:rsidRDefault="00BF6CA6" w:rsidP="00783519">
            <w:pPr>
              <w:pBdr>
                <w:bottom w:val="single" w:sz="6" w:space="1" w:color="auto"/>
              </w:pBdr>
              <w:kinsoku/>
              <w:spacing w:before="0" w:line="240" w:lineRule="auto"/>
              <w:jc w:val="center"/>
              <w:rPr>
                <w:rFonts w:asciiTheme="minorHAnsi" w:eastAsia="Times New Roman" w:hAnsiTheme="minorHAnsi"/>
                <w:vanish/>
                <w:lang w:val="en-US"/>
                <w:rPrChange w:id="85"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86" w:author="aljaykum" w:date="2016-10-07T12:23:00Z">
                  <w:rPr>
                    <w:rFonts w:eastAsia="Times New Roman"/>
                    <w:vanish/>
                    <w:sz w:val="16"/>
                    <w:szCs w:val="16"/>
                    <w:lang w:val="en-US"/>
                  </w:rPr>
                </w:rPrChange>
              </w:rPr>
              <w:t>Top of Form</w:t>
            </w:r>
          </w:p>
          <w:p w:rsidR="00783519" w:rsidRPr="00783519" w:rsidRDefault="00BF6CA6" w:rsidP="00783519">
            <w:pPr>
              <w:kinsoku/>
              <w:spacing w:before="0" w:line="240" w:lineRule="auto"/>
              <w:rPr>
                <w:rFonts w:asciiTheme="minorHAnsi" w:eastAsia="Times New Roman" w:hAnsiTheme="minorHAnsi" w:cs="Times New Roman"/>
                <w:color w:val="000000"/>
                <w:lang w:val="en-US"/>
                <w:rPrChange w:id="8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88" w:author="aljaykum" w:date="2016-10-07T12:23:00Z">
                  <w:rPr>
                    <w:rFonts w:ascii="Bookman Old Style" w:eastAsia="Times New Roman" w:hAnsi="Bookman Old Style" w:cs="Times New Roman"/>
                    <w:color w:val="000000"/>
                    <w:lang w:val="en-US"/>
                  </w:rPr>
                </w:rPrChange>
              </w:rPr>
              <w:t>Approval for Leave Plan</w:t>
            </w:r>
          </w:p>
          <w:p w:rsidR="00783519" w:rsidRPr="00783519" w:rsidRDefault="00BF6CA6" w:rsidP="00783519">
            <w:pPr>
              <w:pBdr>
                <w:top w:val="single" w:sz="6" w:space="1" w:color="auto"/>
              </w:pBdr>
              <w:kinsoku/>
              <w:spacing w:before="0" w:line="240" w:lineRule="auto"/>
              <w:jc w:val="center"/>
              <w:rPr>
                <w:rFonts w:asciiTheme="minorHAnsi" w:eastAsia="Times New Roman" w:hAnsiTheme="minorHAnsi"/>
                <w:vanish/>
                <w:lang w:val="en-US"/>
                <w:rPrChange w:id="89"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90" w:author="aljaykum" w:date="2016-10-07T12:23:00Z">
                  <w:rPr>
                    <w:rFonts w:eastAsia="Times New Roman"/>
                    <w:vanish/>
                    <w:sz w:val="16"/>
                    <w:szCs w:val="16"/>
                    <w:lang w:val="en-US"/>
                  </w:rPr>
                </w:rPrChange>
              </w:rPr>
              <w:t>Bottom of Form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91"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92"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rPrChange w:id="93" w:author="aljaykum" w:date="2016-10-07T12:23:00Z">
                  <w:rPr>
                    <w:rFonts w:ascii="Bookman Old Style" w:eastAsia="Times New Roman" w:hAnsi="Bookman Old Style" w:cs="Times New Roman"/>
                    <w:color w:val="000000"/>
                  </w:rPr>
                </w:rPrChange>
              </w:rPr>
              <w:t>Approvals &gt;&gt; Approve Leave</w:t>
            </w:r>
          </w:p>
        </w:tc>
      </w:tr>
      <w:tr w:rsidR="00783519" w:rsidRPr="00783519" w:rsidTr="00A43417">
        <w:trPr>
          <w:trPrChange w:id="94"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95"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9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97" w:author="aljaykum" w:date="2016-10-07T12:23:00Z">
                  <w:rPr>
                    <w:rFonts w:ascii="Bookman Old Style" w:eastAsia="Times New Roman" w:hAnsi="Bookman Old Style" w:cs="Times New Roman"/>
                    <w:color w:val="000000"/>
                    <w:lang w:val="en-US"/>
                  </w:rPr>
                </w:rPrChange>
              </w:rPr>
              <w:t>Update Disability Schedule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98"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99" w:author="aljaykum" w:date="2016-10-07T12:23:00Z">
                  <w:rPr>
                    <w:rFonts w:ascii="Bookman Old Style" w:eastAsia="Times New Roman" w:hAnsi="Bookman Old Style" w:cs="Times New Roman"/>
                    <w:color w:val="000000"/>
                    <w:lang w:val="en-US"/>
                  </w:rPr>
                </w:rPrChange>
              </w:rPr>
            </w:pPr>
            <w:bookmarkStart w:id="100" w:name="RANGE!B9"/>
            <w:r w:rsidRPr="00BF6CA6">
              <w:rPr>
                <w:rFonts w:asciiTheme="minorHAnsi" w:eastAsia="Times New Roman" w:hAnsiTheme="minorHAnsi" w:cs="Times New Roman"/>
                <w:color w:val="000000"/>
                <w:rPrChange w:id="101" w:author="aljaykum" w:date="2016-10-07T12:23:00Z">
                  <w:rPr>
                    <w:rFonts w:ascii="Bookman Old Style" w:eastAsia="Times New Roman" w:hAnsi="Bookman Old Style" w:cs="Times New Roman"/>
                    <w:color w:val="000000"/>
                  </w:rPr>
                </w:rPrChange>
              </w:rPr>
              <w:t>Admin &gt;&gt; Update Disability Schedule</w:t>
            </w:r>
            <w:bookmarkEnd w:id="100"/>
          </w:p>
        </w:tc>
      </w:tr>
      <w:tr w:rsidR="00783519" w:rsidRPr="00783519" w:rsidTr="00A43417">
        <w:trPr>
          <w:trPrChange w:id="102"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03"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0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05" w:author="aljaykum" w:date="2016-10-07T12:23:00Z">
                  <w:rPr>
                    <w:rFonts w:ascii="Bookman Old Style" w:eastAsia="Times New Roman" w:hAnsi="Bookman Old Style" w:cs="Times New Roman"/>
                    <w:color w:val="000000"/>
                    <w:lang w:val="en-US"/>
                  </w:rPr>
                </w:rPrChange>
              </w:rPr>
              <w:t>Delegate LMS Approver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06"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0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rPrChange w:id="108" w:author="aljaykum" w:date="2016-10-07T12:23:00Z">
                  <w:rPr>
                    <w:rFonts w:ascii="Bookman Old Style" w:eastAsia="Times New Roman" w:hAnsi="Bookman Old Style" w:cs="Times New Roman"/>
                    <w:color w:val="000000"/>
                  </w:rPr>
                </w:rPrChange>
              </w:rPr>
              <w:t>Approvals &gt;&gt; Delegate LMS Approver</w:t>
            </w:r>
          </w:p>
        </w:tc>
      </w:tr>
      <w:tr w:rsidR="00783519" w:rsidRPr="00783519" w:rsidTr="00A43417">
        <w:trPr>
          <w:trPrChange w:id="109"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10"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1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12" w:author="aljaykum" w:date="2016-10-07T12:23:00Z">
                  <w:rPr>
                    <w:rFonts w:ascii="Bookman Old Style" w:eastAsia="Times New Roman" w:hAnsi="Bookman Old Style" w:cs="Times New Roman"/>
                    <w:color w:val="000000"/>
                    <w:lang w:val="en-US"/>
                  </w:rPr>
                </w:rPrChange>
              </w:rPr>
              <w:t>Acknowledge LMS Approver Delegation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13"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1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rPrChange w:id="115" w:author="aljaykum" w:date="2016-10-07T12:23:00Z">
                  <w:rPr>
                    <w:rFonts w:ascii="Bookman Old Style" w:eastAsia="Times New Roman" w:hAnsi="Bookman Old Style" w:cs="Times New Roman"/>
                    <w:color w:val="000000"/>
                  </w:rPr>
                </w:rPrChange>
              </w:rPr>
              <w:t>Approvals &gt;&gt; Acknowledge Approver Delegation</w:t>
            </w:r>
          </w:p>
        </w:tc>
      </w:tr>
      <w:tr w:rsidR="00783519" w:rsidRPr="00783519" w:rsidTr="00A43417">
        <w:trPr>
          <w:trPrChange w:id="116"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17"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lang w:val="en-US"/>
                <w:rPrChange w:id="118" w:author="aljaykum" w:date="2016-10-07T12:23:00Z">
                  <w:rPr>
                    <w:rFonts w:ascii="Times New Roman" w:eastAsia="Times New Roman" w:hAnsi="Times New Roman" w:cs="Times New Roman"/>
                    <w:sz w:val="24"/>
                    <w:szCs w:val="24"/>
                    <w:lang w:val="en-US"/>
                  </w:rPr>
                </w:rPrChange>
              </w:rPr>
            </w:pPr>
            <w:r w:rsidRPr="00BF6CA6">
              <w:rPr>
                <w:rFonts w:asciiTheme="minorHAnsi" w:eastAsia="Times New Roman" w:hAnsiTheme="minorHAnsi" w:cs="Times New Roman"/>
                <w:color w:val="000000"/>
                <w:lang w:val="en-US"/>
                <w:rPrChange w:id="119" w:author="aljaykum" w:date="2016-10-07T12:23:00Z">
                  <w:rPr>
                    <w:rFonts w:ascii="Bookman Old Style" w:eastAsia="Times New Roman" w:hAnsi="Bookman Old Style" w:cs="Times New Roman"/>
                    <w:color w:val="000000"/>
                    <w:lang w:val="en-US"/>
                  </w:rPr>
                </w:rPrChange>
              </w:rPr>
              <w:t>Holiday List Approval</w:t>
            </w:r>
          </w:p>
          <w:p w:rsidR="00783519" w:rsidRPr="00783519" w:rsidRDefault="00BF6CA6" w:rsidP="00783519">
            <w:pPr>
              <w:pBdr>
                <w:top w:val="single" w:sz="6" w:space="1" w:color="auto"/>
              </w:pBdr>
              <w:kinsoku/>
              <w:spacing w:before="0" w:line="240" w:lineRule="auto"/>
              <w:jc w:val="center"/>
              <w:rPr>
                <w:rFonts w:asciiTheme="minorHAnsi" w:eastAsia="Times New Roman" w:hAnsiTheme="minorHAnsi"/>
                <w:vanish/>
                <w:lang w:val="en-US"/>
                <w:rPrChange w:id="120"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121" w:author="aljaykum" w:date="2016-10-07T12:23:00Z">
                  <w:rPr>
                    <w:rFonts w:eastAsia="Times New Roman"/>
                    <w:vanish/>
                    <w:sz w:val="16"/>
                    <w:szCs w:val="16"/>
                    <w:lang w:val="en-US"/>
                  </w:rPr>
                </w:rPrChange>
              </w:rPr>
              <w:t>Bottom of Form</w:t>
            </w:r>
          </w:p>
          <w:p w:rsidR="00783519" w:rsidRPr="00783519" w:rsidRDefault="00783519" w:rsidP="00783519">
            <w:pPr>
              <w:kinsoku/>
              <w:spacing w:before="0" w:line="240" w:lineRule="auto"/>
              <w:rPr>
                <w:rFonts w:asciiTheme="minorHAnsi" w:eastAsia="Times New Roman" w:hAnsiTheme="minorHAnsi" w:cs="Times New Roman"/>
                <w:lang w:val="en-US"/>
                <w:rPrChange w:id="122" w:author="aljaykum" w:date="2016-10-07T12:23:00Z">
                  <w:rPr>
                    <w:rFonts w:ascii="Times New Roman" w:eastAsia="Times New Roman" w:hAnsi="Times New Roman" w:cs="Times New Roman"/>
                    <w:sz w:val="24"/>
                    <w:szCs w:val="24"/>
                    <w:lang w:val="en-US"/>
                  </w:rPr>
                </w:rPrChange>
              </w:rPr>
            </w:pPr>
          </w:p>
        </w:tc>
        <w:tc>
          <w:tcPr>
            <w:tcW w:w="0" w:type="auto"/>
            <w:tcBorders>
              <w:top w:val="single" w:sz="4" w:space="0" w:color="auto"/>
              <w:left w:val="single" w:sz="4" w:space="0" w:color="auto"/>
              <w:bottom w:val="single" w:sz="4" w:space="0" w:color="auto"/>
              <w:right w:val="single" w:sz="4" w:space="0" w:color="auto"/>
            </w:tcBorders>
            <w:shd w:val="clear" w:color="000000" w:fill="FFFF00"/>
            <w:vAlign w:val="bottom"/>
            <w:hideMark/>
            <w:tcPrChange w:id="123" w:author="aljaykum" w:date="2016-10-07T12:24:00Z">
              <w:tcPr>
                <w:tcW w:w="8240" w:type="dxa"/>
                <w:tcBorders>
                  <w:top w:val="single" w:sz="4" w:space="0" w:color="auto"/>
                  <w:left w:val="single" w:sz="4" w:space="0" w:color="auto"/>
                  <w:bottom w:val="single" w:sz="4" w:space="0" w:color="auto"/>
                  <w:right w:val="single" w:sz="4" w:space="0" w:color="auto"/>
                </w:tcBorders>
                <w:shd w:val="clear" w:color="000000" w:fill="FFFF00"/>
                <w:vAlign w:val="bottom"/>
                <w:hideMark/>
              </w:tcPr>
            </w:tcPrChange>
          </w:tcPr>
          <w:p w:rsidR="00783519" w:rsidRDefault="00BF6CA6" w:rsidP="00783519">
            <w:pPr>
              <w:kinsoku/>
              <w:spacing w:before="0" w:line="240" w:lineRule="auto"/>
              <w:rPr>
                <w:ins w:id="124" w:author="aljaykum" w:date="2016-11-07T16:46:00Z"/>
                <w:rFonts w:asciiTheme="minorHAnsi" w:eastAsia="Times New Roman" w:hAnsiTheme="minorHAnsi" w:cs="Times New Roman"/>
                <w:color w:val="000000"/>
                <w:lang w:val="en-US"/>
              </w:rPr>
            </w:pPr>
            <w:r w:rsidRPr="00BF6CA6">
              <w:rPr>
                <w:rFonts w:asciiTheme="minorHAnsi" w:eastAsia="Times New Roman" w:hAnsiTheme="minorHAnsi" w:cs="Times New Roman"/>
                <w:color w:val="000000"/>
                <w:lang w:val="en-US"/>
                <w:rPrChange w:id="125" w:author="aljaykum" w:date="2016-10-07T12:23:00Z">
                  <w:rPr>
                    <w:rFonts w:ascii="Bookman Old Style" w:eastAsia="Times New Roman" w:hAnsi="Bookman Old Style" w:cs="Times New Roman"/>
                    <w:color w:val="000000"/>
                    <w:lang w:val="en-US"/>
                  </w:rPr>
                </w:rPrChange>
              </w:rPr>
              <w:t>Need confirmation if this is required, as the Holiday list is managed by US HR</w:t>
            </w:r>
          </w:p>
          <w:p w:rsidR="00A209AF" w:rsidRDefault="00A209AF" w:rsidP="00783519">
            <w:pPr>
              <w:kinsoku/>
              <w:spacing w:before="0" w:line="240" w:lineRule="auto"/>
              <w:rPr>
                <w:ins w:id="126" w:author="aljaykum" w:date="2016-11-07T16:46:00Z"/>
                <w:rFonts w:asciiTheme="minorHAnsi" w:eastAsia="Times New Roman" w:hAnsiTheme="minorHAnsi" w:cs="Times New Roman"/>
                <w:color w:val="000000"/>
                <w:lang w:val="en-US"/>
              </w:rPr>
            </w:pPr>
          </w:p>
          <w:p w:rsidR="00A209AF" w:rsidRPr="00783519" w:rsidRDefault="00A209AF" w:rsidP="00783519">
            <w:pPr>
              <w:kinsoku/>
              <w:spacing w:before="0" w:line="240" w:lineRule="auto"/>
              <w:rPr>
                <w:rFonts w:asciiTheme="minorHAnsi" w:eastAsia="Times New Roman" w:hAnsiTheme="minorHAnsi" w:cs="Times New Roman"/>
                <w:color w:val="000000"/>
                <w:lang w:val="en-US"/>
                <w:rPrChange w:id="127" w:author="aljaykum" w:date="2016-10-07T12:23:00Z">
                  <w:rPr>
                    <w:rFonts w:ascii="Bookman Old Style" w:eastAsia="Times New Roman" w:hAnsi="Bookman Old Style" w:cs="Times New Roman"/>
                    <w:color w:val="000000"/>
                    <w:lang w:val="en-US"/>
                  </w:rPr>
                </w:rPrChange>
              </w:rPr>
            </w:pPr>
            <w:ins w:id="128" w:author="aljaykum" w:date="2016-11-07T16:46:00Z">
              <w:r>
                <w:rPr>
                  <w:rFonts w:asciiTheme="minorHAnsi" w:eastAsia="Times New Roman" w:hAnsiTheme="minorHAnsi" w:cs="Times New Roman"/>
                  <w:color w:val="000000"/>
                  <w:lang w:val="en-US"/>
                </w:rPr>
                <w:t xml:space="preserve">This is not required </w:t>
              </w:r>
              <w:r w:rsidRPr="00A209AF">
                <w:rPr>
                  <w:rFonts w:asciiTheme="minorHAnsi" w:eastAsia="Times New Roman" w:hAnsiTheme="minorHAnsi" w:cs="Times New Roman"/>
                  <w:color w:val="000000"/>
                  <w:lang w:val="en-US"/>
                </w:rPr>
                <w:sym w:font="Wingdings" w:char="F0E0"/>
              </w:r>
              <w:r>
                <w:rPr>
                  <w:rFonts w:asciiTheme="minorHAnsi" w:eastAsia="Times New Roman" w:hAnsiTheme="minorHAnsi" w:cs="Times New Roman"/>
                  <w:color w:val="000000"/>
                  <w:lang w:val="en-US"/>
                </w:rPr>
                <w:t xml:space="preserve"> confirmed by Liz</w:t>
              </w:r>
            </w:ins>
          </w:p>
        </w:tc>
      </w:tr>
      <w:tr w:rsidR="00783519" w:rsidRPr="00783519" w:rsidTr="00A43417">
        <w:trPr>
          <w:hidden/>
          <w:trPrChange w:id="129" w:author="aljaykum" w:date="2016-10-07T12:24:00Z">
            <w:trPr>
              <w:trHeight w:val="315"/>
              <w:hidden/>
            </w:trPr>
          </w:trPrChange>
        </w:trPr>
        <w:tc>
          <w:tcPr>
            <w:tcW w:w="0" w:type="auto"/>
            <w:tcBorders>
              <w:top w:val="single" w:sz="4" w:space="0" w:color="auto"/>
              <w:left w:val="single" w:sz="4" w:space="0" w:color="auto"/>
              <w:bottom w:val="single" w:sz="4" w:space="0" w:color="auto"/>
              <w:right w:val="single" w:sz="4" w:space="0" w:color="auto"/>
            </w:tcBorders>
            <w:shd w:val="clear" w:color="000000" w:fill="FFFFFF"/>
            <w:hideMark/>
            <w:tcPrChange w:id="130" w:author="aljaykum" w:date="2016-10-07T12:24:00Z">
              <w:tcPr>
                <w:tcW w:w="6440" w:type="dxa"/>
                <w:tcBorders>
                  <w:top w:val="single" w:sz="4" w:space="0" w:color="auto"/>
                  <w:left w:val="single" w:sz="4" w:space="0" w:color="auto"/>
                  <w:bottom w:val="single" w:sz="4" w:space="0" w:color="auto"/>
                  <w:right w:val="single" w:sz="4" w:space="0" w:color="auto"/>
                </w:tcBorders>
                <w:shd w:val="clear" w:color="000000" w:fill="FFFFFF"/>
                <w:hideMark/>
              </w:tcPr>
            </w:tcPrChange>
          </w:tcPr>
          <w:p w:rsidR="00783519" w:rsidRPr="00783519" w:rsidRDefault="00BF6CA6" w:rsidP="00783519">
            <w:pPr>
              <w:pBdr>
                <w:bottom w:val="single" w:sz="6" w:space="1" w:color="auto"/>
              </w:pBdr>
              <w:kinsoku/>
              <w:spacing w:before="0" w:line="240" w:lineRule="auto"/>
              <w:jc w:val="center"/>
              <w:rPr>
                <w:rFonts w:asciiTheme="minorHAnsi" w:eastAsia="Times New Roman" w:hAnsiTheme="minorHAnsi"/>
                <w:vanish/>
                <w:lang w:val="en-US"/>
                <w:rPrChange w:id="131"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132" w:author="aljaykum" w:date="2016-10-07T12:23:00Z">
                  <w:rPr>
                    <w:rFonts w:eastAsia="Times New Roman"/>
                    <w:vanish/>
                    <w:sz w:val="16"/>
                    <w:szCs w:val="16"/>
                    <w:lang w:val="en-US"/>
                  </w:rPr>
                </w:rPrChange>
              </w:rPr>
              <w:t>Top of Form</w:t>
            </w:r>
          </w:p>
          <w:p w:rsidR="00783519" w:rsidRPr="00783519" w:rsidRDefault="00BF6CA6" w:rsidP="00783519">
            <w:pPr>
              <w:kinsoku/>
              <w:spacing w:before="0" w:line="240" w:lineRule="auto"/>
              <w:rPr>
                <w:rFonts w:asciiTheme="minorHAnsi" w:eastAsia="Times New Roman" w:hAnsiTheme="minorHAnsi" w:cs="Times New Roman"/>
                <w:color w:val="000000"/>
                <w:lang w:val="en-US"/>
                <w:rPrChange w:id="13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34" w:author="aljaykum" w:date="2016-10-07T12:23:00Z">
                  <w:rPr>
                    <w:rFonts w:ascii="Bookman Old Style" w:eastAsia="Times New Roman" w:hAnsi="Bookman Old Style" w:cs="Times New Roman"/>
                    <w:color w:val="000000"/>
                    <w:lang w:val="en-US"/>
                  </w:rPr>
                </w:rPrChange>
              </w:rPr>
              <w:t>Role Management</w:t>
            </w:r>
          </w:p>
          <w:p w:rsidR="00783519" w:rsidRPr="00783519" w:rsidRDefault="00BF6CA6" w:rsidP="00783519">
            <w:pPr>
              <w:pBdr>
                <w:top w:val="single" w:sz="6" w:space="1" w:color="auto"/>
              </w:pBdr>
              <w:kinsoku/>
              <w:spacing w:before="0" w:line="240" w:lineRule="auto"/>
              <w:jc w:val="center"/>
              <w:rPr>
                <w:rFonts w:asciiTheme="minorHAnsi" w:eastAsia="Times New Roman" w:hAnsiTheme="minorHAnsi"/>
                <w:vanish/>
                <w:lang w:val="en-US"/>
                <w:rPrChange w:id="135"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136" w:author="aljaykum" w:date="2016-10-07T12:23:00Z">
                  <w:rPr>
                    <w:rFonts w:eastAsia="Times New Roman"/>
                    <w:vanish/>
                    <w:sz w:val="16"/>
                    <w:szCs w:val="16"/>
                    <w:lang w:val="en-US"/>
                  </w:rPr>
                </w:rPrChange>
              </w:rPr>
              <w:t>Bottom of Form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37"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38"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39" w:author="aljaykum" w:date="2016-10-07T12:23:00Z">
                  <w:rPr>
                    <w:rFonts w:ascii="Bookman Old Style" w:eastAsia="Times New Roman" w:hAnsi="Bookman Old Style" w:cs="Times New Roman"/>
                    <w:color w:val="000000"/>
                    <w:lang w:val="en-US"/>
                  </w:rPr>
                </w:rPrChange>
              </w:rPr>
              <w:t>Admin &gt;&gt; Role Management</w:t>
            </w:r>
          </w:p>
        </w:tc>
      </w:tr>
      <w:tr w:rsidR="00783519" w:rsidRPr="00783519" w:rsidTr="00A43417">
        <w:trPr>
          <w:trPrChange w:id="140"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41"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42"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43" w:author="aljaykum" w:date="2016-10-07T12:23:00Z">
                  <w:rPr>
                    <w:rFonts w:ascii="Bookman Old Style" w:eastAsia="Times New Roman" w:hAnsi="Bookman Old Style" w:cs="Times New Roman"/>
                    <w:color w:val="000000"/>
                    <w:lang w:val="en-US"/>
                  </w:rPr>
                </w:rPrChange>
              </w:rPr>
              <w:t>Manage Holiday List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44"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45"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46" w:author="aljaykum" w:date="2016-10-07T12:23:00Z">
                  <w:rPr>
                    <w:rFonts w:ascii="Bookman Old Style" w:eastAsia="Times New Roman" w:hAnsi="Bookman Old Style" w:cs="Times New Roman"/>
                    <w:color w:val="000000"/>
                    <w:lang w:val="en-US"/>
                  </w:rPr>
                </w:rPrChange>
              </w:rPr>
              <w:t>Admin &gt;&gt; Manage Holiday List</w:t>
            </w:r>
          </w:p>
        </w:tc>
      </w:tr>
      <w:tr w:rsidR="00783519" w:rsidRPr="00783519" w:rsidTr="00A43417">
        <w:trPr>
          <w:trPrChange w:id="147"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48"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49"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50" w:author="aljaykum" w:date="2016-10-07T12:23:00Z">
                  <w:rPr>
                    <w:rFonts w:ascii="Bookman Old Style" w:eastAsia="Times New Roman" w:hAnsi="Bookman Old Style" w:cs="Times New Roman"/>
                    <w:color w:val="000000"/>
                    <w:lang w:val="en-US"/>
                  </w:rPr>
                </w:rPrChange>
              </w:rPr>
              <w:t>Rollover/Forfeiture extension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51"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52" w:author="aljaykum" w:date="2016-10-07T12:23:00Z">
                  <w:rPr>
                    <w:rFonts w:ascii="Bookman Old Style" w:eastAsia="Times New Roman" w:hAnsi="Bookman Old Style" w:cs="Times New Roman"/>
                    <w:b/>
                    <w:bCs/>
                    <w:color w:val="000000"/>
                    <w:lang w:val="en-US"/>
                  </w:rPr>
                </w:rPrChange>
              </w:rPr>
            </w:pPr>
            <w:r w:rsidRPr="00BF6CA6">
              <w:rPr>
                <w:rFonts w:asciiTheme="minorHAnsi" w:eastAsia="Times New Roman" w:hAnsiTheme="minorHAnsi" w:cs="Times New Roman"/>
                <w:color w:val="000000"/>
                <w:lang w:val="en-US"/>
                <w:rPrChange w:id="153" w:author="aljaykum" w:date="2016-10-07T12:23:00Z">
                  <w:rPr>
                    <w:rFonts w:ascii="Bookman Old Style" w:eastAsia="Times New Roman" w:hAnsi="Bookman Old Style" w:cs="Times New Roman"/>
                    <w:color w:val="000000"/>
                    <w:lang w:val="en-US"/>
                  </w:rPr>
                </w:rPrChange>
              </w:rPr>
              <w:t>Admin &gt;&gt; Rollover/Forfeiture extension</w:t>
            </w:r>
          </w:p>
        </w:tc>
      </w:tr>
      <w:tr w:rsidR="00783519" w:rsidRPr="00783519" w:rsidTr="00A43417">
        <w:trPr>
          <w:trPrChange w:id="154"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55"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5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57" w:author="aljaykum" w:date="2016-10-07T12:23:00Z">
                  <w:rPr>
                    <w:rFonts w:ascii="Bookman Old Style" w:eastAsia="Times New Roman" w:hAnsi="Bookman Old Style" w:cs="Times New Roman"/>
                    <w:color w:val="000000"/>
                    <w:lang w:val="en-US"/>
                  </w:rPr>
                </w:rPrChange>
              </w:rPr>
              <w:t>Exceptional Offers</w:t>
            </w:r>
          </w:p>
        </w:tc>
        <w:tc>
          <w:tcPr>
            <w:tcW w:w="0" w:type="auto"/>
            <w:tcBorders>
              <w:top w:val="single" w:sz="4" w:space="0" w:color="auto"/>
              <w:left w:val="single" w:sz="4" w:space="0" w:color="auto"/>
              <w:bottom w:val="single" w:sz="4" w:space="0" w:color="auto"/>
              <w:right w:val="single" w:sz="4" w:space="0" w:color="auto"/>
            </w:tcBorders>
            <w:shd w:val="clear" w:color="000000" w:fill="FFFF00"/>
            <w:vAlign w:val="bottom"/>
            <w:hideMark/>
            <w:tcPrChange w:id="158" w:author="aljaykum" w:date="2016-10-07T12:24:00Z">
              <w:tcPr>
                <w:tcW w:w="8240" w:type="dxa"/>
                <w:tcBorders>
                  <w:top w:val="single" w:sz="4" w:space="0" w:color="auto"/>
                  <w:left w:val="single" w:sz="4" w:space="0" w:color="auto"/>
                  <w:bottom w:val="single" w:sz="4" w:space="0" w:color="auto"/>
                  <w:right w:val="single" w:sz="4" w:space="0" w:color="auto"/>
                </w:tcBorders>
                <w:shd w:val="clear" w:color="000000" w:fill="FFFF00"/>
                <w:vAlign w:val="bottom"/>
                <w:hideMark/>
              </w:tcPr>
            </w:tcPrChange>
          </w:tcPr>
          <w:p w:rsidR="00783519" w:rsidRDefault="00BF6CA6" w:rsidP="00783519">
            <w:pPr>
              <w:kinsoku/>
              <w:spacing w:before="0" w:line="240" w:lineRule="auto"/>
              <w:rPr>
                <w:ins w:id="159" w:author="aljaykum" w:date="2016-11-07T16:46:00Z"/>
                <w:rFonts w:asciiTheme="minorHAnsi" w:eastAsia="Times New Roman" w:hAnsiTheme="minorHAnsi" w:cs="Times New Roman"/>
                <w:color w:val="000000"/>
                <w:lang w:val="en-US"/>
              </w:rPr>
            </w:pPr>
            <w:r w:rsidRPr="00BF6CA6">
              <w:rPr>
                <w:rFonts w:asciiTheme="minorHAnsi" w:eastAsia="Times New Roman" w:hAnsiTheme="minorHAnsi" w:cs="Times New Roman"/>
                <w:color w:val="000000"/>
                <w:lang w:val="en-US"/>
                <w:rPrChange w:id="160" w:author="aljaykum" w:date="2016-10-07T12:23:00Z">
                  <w:rPr>
                    <w:rFonts w:ascii="Bookman Old Style" w:eastAsia="Times New Roman" w:hAnsi="Bookman Old Style" w:cs="Times New Roman"/>
                    <w:color w:val="000000"/>
                    <w:lang w:val="en-US"/>
                  </w:rPr>
                </w:rPrChange>
              </w:rPr>
              <w:t>Need confirmation if this is required, as there is not much data available through this form</w:t>
            </w:r>
          </w:p>
          <w:p w:rsidR="00A209AF" w:rsidRDefault="00A209AF" w:rsidP="00783519">
            <w:pPr>
              <w:kinsoku/>
              <w:spacing w:before="0" w:line="240" w:lineRule="auto"/>
              <w:rPr>
                <w:ins w:id="161" w:author="aljaykum" w:date="2016-11-07T16:46:00Z"/>
                <w:rFonts w:asciiTheme="minorHAnsi" w:eastAsia="Times New Roman" w:hAnsiTheme="minorHAnsi" w:cs="Times New Roman"/>
                <w:color w:val="000000"/>
                <w:lang w:val="en-US"/>
              </w:rPr>
            </w:pPr>
          </w:p>
          <w:p w:rsidR="00A209AF" w:rsidRPr="00783519" w:rsidRDefault="00A209AF" w:rsidP="00783519">
            <w:pPr>
              <w:kinsoku/>
              <w:spacing w:before="0" w:line="240" w:lineRule="auto"/>
              <w:rPr>
                <w:rFonts w:asciiTheme="minorHAnsi" w:eastAsia="Times New Roman" w:hAnsiTheme="minorHAnsi" w:cs="Times New Roman"/>
                <w:color w:val="000000"/>
                <w:lang w:val="en-US"/>
                <w:rPrChange w:id="162" w:author="aljaykum" w:date="2016-10-07T12:23:00Z">
                  <w:rPr>
                    <w:rFonts w:ascii="Bookman Old Style" w:eastAsia="Times New Roman" w:hAnsi="Bookman Old Style" w:cs="Times New Roman"/>
                    <w:color w:val="000000"/>
                    <w:lang w:val="en-US"/>
                  </w:rPr>
                </w:rPrChange>
              </w:rPr>
            </w:pPr>
            <w:ins w:id="163" w:author="aljaykum" w:date="2016-11-07T16:46:00Z">
              <w:r>
                <w:rPr>
                  <w:rFonts w:asciiTheme="minorHAnsi" w:eastAsia="Times New Roman" w:hAnsiTheme="minorHAnsi" w:cs="Times New Roman"/>
                  <w:color w:val="000000"/>
                  <w:lang w:val="en-US"/>
                </w:rPr>
                <w:t xml:space="preserve">This is required </w:t>
              </w:r>
              <w:r w:rsidRPr="00A209AF">
                <w:rPr>
                  <w:rFonts w:asciiTheme="minorHAnsi" w:eastAsia="Times New Roman" w:hAnsiTheme="minorHAnsi" w:cs="Times New Roman"/>
                  <w:color w:val="000000"/>
                  <w:lang w:val="en-US"/>
                </w:rPr>
                <w:sym w:font="Wingdings" w:char="F0E0"/>
              </w:r>
              <w:r>
                <w:rPr>
                  <w:rFonts w:asciiTheme="minorHAnsi" w:eastAsia="Times New Roman" w:hAnsiTheme="minorHAnsi" w:cs="Times New Roman"/>
                  <w:color w:val="000000"/>
                  <w:lang w:val="en-US"/>
                </w:rPr>
                <w:t xml:space="preserve"> confirmed by Liz</w:t>
              </w:r>
            </w:ins>
          </w:p>
        </w:tc>
      </w:tr>
      <w:tr w:rsidR="00783519" w:rsidRPr="00783519" w:rsidTr="00A43417">
        <w:trPr>
          <w:trPrChange w:id="164"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65"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lang w:val="en-US"/>
                <w:rPrChange w:id="166" w:author="aljaykum" w:date="2016-10-07T12:23:00Z">
                  <w:rPr>
                    <w:rFonts w:ascii="Times New Roman" w:eastAsia="Times New Roman" w:hAnsi="Times New Roman" w:cs="Times New Roman"/>
                    <w:sz w:val="24"/>
                    <w:szCs w:val="24"/>
                    <w:lang w:val="en-US"/>
                  </w:rPr>
                </w:rPrChange>
              </w:rPr>
            </w:pPr>
            <w:r w:rsidRPr="00BF6CA6">
              <w:rPr>
                <w:rFonts w:asciiTheme="minorHAnsi" w:eastAsia="Times New Roman" w:hAnsiTheme="minorHAnsi" w:cs="Times New Roman"/>
                <w:color w:val="000000"/>
                <w:lang w:val="en-US"/>
                <w:rPrChange w:id="167" w:author="aljaykum" w:date="2016-10-07T12:23:00Z">
                  <w:rPr>
                    <w:rFonts w:ascii="Bookman Old Style" w:eastAsia="Times New Roman" w:hAnsi="Bookman Old Style" w:cs="Times New Roman"/>
                    <w:color w:val="000000"/>
                    <w:lang w:val="en-US"/>
                  </w:rPr>
                </w:rPrChange>
              </w:rPr>
              <w:t>Apply For Leave By HR Admin</w:t>
            </w:r>
          </w:p>
          <w:p w:rsidR="00783519" w:rsidRPr="00783519" w:rsidRDefault="00BF6CA6" w:rsidP="00783519">
            <w:pPr>
              <w:pBdr>
                <w:top w:val="single" w:sz="6" w:space="1" w:color="auto"/>
              </w:pBdr>
              <w:kinsoku/>
              <w:spacing w:before="0" w:line="240" w:lineRule="auto"/>
              <w:jc w:val="center"/>
              <w:rPr>
                <w:rFonts w:asciiTheme="minorHAnsi" w:eastAsia="Times New Roman" w:hAnsiTheme="minorHAnsi"/>
                <w:vanish/>
                <w:lang w:val="en-US"/>
                <w:rPrChange w:id="168" w:author="aljaykum" w:date="2016-10-07T12:23:00Z">
                  <w:rPr>
                    <w:rFonts w:eastAsia="Times New Roman"/>
                    <w:vanish/>
                    <w:sz w:val="16"/>
                    <w:szCs w:val="16"/>
                    <w:lang w:val="en-US"/>
                  </w:rPr>
                </w:rPrChange>
              </w:rPr>
            </w:pPr>
            <w:r w:rsidRPr="00BF6CA6">
              <w:rPr>
                <w:rFonts w:asciiTheme="minorHAnsi" w:eastAsia="Times New Roman" w:hAnsiTheme="minorHAnsi"/>
                <w:vanish/>
                <w:lang w:val="en-US"/>
                <w:rPrChange w:id="169" w:author="aljaykum" w:date="2016-10-07T12:23:00Z">
                  <w:rPr>
                    <w:rFonts w:eastAsia="Times New Roman"/>
                    <w:vanish/>
                    <w:sz w:val="16"/>
                    <w:szCs w:val="16"/>
                    <w:lang w:val="en-US"/>
                  </w:rPr>
                </w:rPrChange>
              </w:rPr>
              <w:t>Bottom of Form</w:t>
            </w:r>
          </w:p>
          <w:p w:rsidR="00783519" w:rsidRPr="00783519" w:rsidRDefault="00783519" w:rsidP="00783519">
            <w:pPr>
              <w:kinsoku/>
              <w:spacing w:before="0" w:line="240" w:lineRule="auto"/>
              <w:rPr>
                <w:rFonts w:asciiTheme="minorHAnsi" w:eastAsia="Times New Roman" w:hAnsiTheme="minorHAnsi" w:cs="Times New Roman"/>
                <w:lang w:val="en-US"/>
                <w:rPrChange w:id="170" w:author="aljaykum" w:date="2016-10-07T12:23:00Z">
                  <w:rPr>
                    <w:rFonts w:ascii="Times New Roman" w:eastAsia="Times New Roman" w:hAnsi="Times New Roman" w:cs="Times New Roman"/>
                    <w:sz w:val="24"/>
                    <w:szCs w:val="24"/>
                    <w:lang w:val="en-US"/>
                  </w:rPr>
                </w:rPrChange>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71"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72"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73" w:author="aljaykum" w:date="2016-10-07T12:23:00Z">
                  <w:rPr>
                    <w:rFonts w:ascii="Bookman Old Style" w:eastAsia="Times New Roman" w:hAnsi="Bookman Old Style" w:cs="Times New Roman"/>
                    <w:color w:val="000000"/>
                    <w:lang w:val="en-US"/>
                  </w:rPr>
                </w:rPrChange>
              </w:rPr>
              <w:t>Leave Management &gt;&gt; Apply Leave --&gt; there would be an check box for HR Admin view</w:t>
            </w:r>
          </w:p>
        </w:tc>
      </w:tr>
      <w:tr w:rsidR="00783519" w:rsidRPr="00783519" w:rsidTr="00A43417">
        <w:trPr>
          <w:trPrChange w:id="174"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175"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7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77" w:author="aljaykum" w:date="2016-10-07T12:23:00Z">
                  <w:rPr>
                    <w:rFonts w:ascii="Bookman Old Style" w:eastAsia="Times New Roman" w:hAnsi="Bookman Old Style" w:cs="Times New Roman"/>
                    <w:color w:val="000000"/>
                    <w:lang w:val="en-US"/>
                  </w:rPr>
                </w:rPrChange>
              </w:rPr>
              <w:t>Leave Balance Report For Self/Team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78"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79"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80"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181"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182"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8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84" w:author="aljaykum" w:date="2016-10-07T12:23:00Z">
                  <w:rPr>
                    <w:rFonts w:ascii="Bookman Old Style" w:eastAsia="Times New Roman" w:hAnsi="Bookman Old Style" w:cs="Times New Roman"/>
                    <w:color w:val="000000"/>
                    <w:lang w:val="en-US"/>
                  </w:rPr>
                </w:rPrChange>
              </w:rPr>
              <w:t>Actual Leave Taken Report for Self/Team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85"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8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87"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188"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189"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9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91" w:author="aljaykum" w:date="2016-10-07T12:23:00Z">
                  <w:rPr>
                    <w:rFonts w:ascii="Bookman Old Style" w:eastAsia="Times New Roman" w:hAnsi="Bookman Old Style" w:cs="Times New Roman"/>
                    <w:color w:val="000000"/>
                    <w:lang w:val="en-US"/>
                  </w:rPr>
                </w:rPrChange>
              </w:rPr>
              <w:t>Planned Leave Balance Report for Self/Team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92"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9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94"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195"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196"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19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198" w:author="aljaykum" w:date="2016-10-07T12:23:00Z">
                  <w:rPr>
                    <w:rFonts w:ascii="Bookman Old Style" w:eastAsia="Times New Roman" w:hAnsi="Bookman Old Style" w:cs="Times New Roman"/>
                    <w:color w:val="000000"/>
                    <w:lang w:val="en-US"/>
                  </w:rPr>
                </w:rPrChange>
              </w:rPr>
              <w:t>Current/Projected Leave Balance Report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199"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0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01"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202"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03"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0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05" w:author="aljaykum" w:date="2016-10-07T12:23:00Z">
                  <w:rPr>
                    <w:rFonts w:ascii="Bookman Old Style" w:eastAsia="Times New Roman" w:hAnsi="Bookman Old Style" w:cs="Times New Roman"/>
                    <w:color w:val="000000"/>
                    <w:lang w:val="en-US"/>
                  </w:rPr>
                </w:rPrChange>
              </w:rPr>
              <w:t>Leave Pending For Approval Report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06"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0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08"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209"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10"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1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12" w:author="aljaykum" w:date="2016-10-07T12:23:00Z">
                  <w:rPr>
                    <w:rFonts w:ascii="Bookman Old Style" w:eastAsia="Times New Roman" w:hAnsi="Bookman Old Style" w:cs="Times New Roman"/>
                    <w:color w:val="000000"/>
                    <w:lang w:val="en-US"/>
                  </w:rPr>
                </w:rPrChange>
              </w:rPr>
              <w:t>Actual Leave Taken Report For Admin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13"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1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15"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216"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17"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18"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19" w:author="aljaykum" w:date="2016-10-07T12:23:00Z">
                  <w:rPr>
                    <w:rFonts w:ascii="Bookman Old Style" w:eastAsia="Times New Roman" w:hAnsi="Bookman Old Style" w:cs="Times New Roman"/>
                    <w:color w:val="000000"/>
                    <w:lang w:val="en-US"/>
                  </w:rPr>
                </w:rPrChange>
              </w:rPr>
              <w:t>Leave Plan Details Report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20"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2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22" w:author="aljaykum" w:date="2016-10-07T12:23:00Z">
                  <w:rPr>
                    <w:rFonts w:ascii="Bookman Old Style" w:eastAsia="Times New Roman" w:hAnsi="Bookman Old Style" w:cs="Times New Roman"/>
                    <w:color w:val="000000"/>
                    <w:lang w:val="en-US"/>
                  </w:rPr>
                </w:rPrChange>
              </w:rPr>
              <w:t xml:space="preserve">This is not included in new LMS design, as the employee, his direct reportees leave details would be available in Reports &gt;&gt; </w:t>
            </w:r>
            <w:r w:rsidRPr="00BF6CA6">
              <w:rPr>
                <w:rFonts w:asciiTheme="minorHAnsi" w:eastAsia="Times New Roman" w:hAnsiTheme="minorHAnsi" w:cs="Times New Roman"/>
                <w:color w:val="000000"/>
                <w:lang w:val="en-US"/>
                <w:rPrChange w:id="223" w:author="aljaykum" w:date="2016-10-07T12:23:00Z">
                  <w:rPr>
                    <w:rFonts w:ascii="Bookman Old Style" w:eastAsia="Times New Roman" w:hAnsi="Bookman Old Style" w:cs="Times New Roman"/>
                    <w:color w:val="000000"/>
                    <w:lang w:val="en-US"/>
                  </w:rPr>
                </w:rPrChange>
              </w:rPr>
              <w:lastRenderedPageBreak/>
              <w:t>Leave Details</w:t>
            </w:r>
          </w:p>
        </w:tc>
      </w:tr>
      <w:tr w:rsidR="00783519" w:rsidRPr="00783519" w:rsidTr="00A43417">
        <w:trPr>
          <w:trPrChange w:id="224" w:author="aljaykum" w:date="2016-10-07T12:24:00Z">
            <w:trPr>
              <w:trHeight w:val="6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25"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2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27" w:author="aljaykum" w:date="2016-10-07T12:23:00Z">
                  <w:rPr>
                    <w:rFonts w:ascii="Bookman Old Style" w:eastAsia="Times New Roman" w:hAnsi="Bookman Old Style" w:cs="Times New Roman"/>
                    <w:color w:val="000000"/>
                    <w:lang w:val="en-US"/>
                  </w:rPr>
                </w:rPrChange>
              </w:rPr>
              <w:lastRenderedPageBreak/>
              <w:t>Actual Leave Taken Report for US Admin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28"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29"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30" w:author="aljaykum" w:date="2016-10-07T12:23:00Z">
                  <w:rPr>
                    <w:rFonts w:ascii="Bookman Old Style" w:eastAsia="Times New Roman" w:hAnsi="Bookman Old Style" w:cs="Times New Roman"/>
                    <w:color w:val="000000"/>
                    <w:lang w:val="en-US"/>
                  </w:rPr>
                </w:rPrChange>
              </w:rPr>
              <w:t>This is not included in new LMS design, as the employee, his direct reportees leave details would be available in Reports &gt;&gt; Leave Details</w:t>
            </w:r>
          </w:p>
        </w:tc>
      </w:tr>
      <w:tr w:rsidR="00783519" w:rsidRPr="00783519" w:rsidTr="00A43417">
        <w:trPr>
          <w:trPrChange w:id="231"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32"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3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34" w:author="aljaykum" w:date="2016-10-07T12:23:00Z">
                  <w:rPr>
                    <w:rFonts w:ascii="Bookman Old Style" w:eastAsia="Times New Roman" w:hAnsi="Bookman Old Style" w:cs="Times New Roman"/>
                    <w:color w:val="000000"/>
                    <w:lang w:val="en-US"/>
                  </w:rPr>
                </w:rPrChange>
              </w:rPr>
              <w:t>Comp Off Leave Taken Report For Self/Team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35"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36"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37" w:author="aljaykum" w:date="2016-10-07T12:23:00Z">
                  <w:rPr>
                    <w:rFonts w:ascii="Bookman Old Style" w:eastAsia="Times New Roman" w:hAnsi="Bookman Old Style" w:cs="Times New Roman"/>
                    <w:color w:val="000000"/>
                    <w:lang w:val="en-US"/>
                  </w:rPr>
                </w:rPrChange>
              </w:rPr>
              <w:t>Not valid</w:t>
            </w:r>
          </w:p>
        </w:tc>
      </w:tr>
      <w:tr w:rsidR="00783519" w:rsidRPr="00783519" w:rsidTr="00A43417">
        <w:trPr>
          <w:trPrChange w:id="238"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39"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4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41" w:author="aljaykum" w:date="2016-10-07T12:23:00Z">
                  <w:rPr>
                    <w:rFonts w:ascii="Bookman Old Style" w:eastAsia="Times New Roman" w:hAnsi="Bookman Old Style" w:cs="Times New Roman"/>
                    <w:color w:val="000000"/>
                    <w:lang w:val="en-US"/>
                  </w:rPr>
                </w:rPrChange>
              </w:rPr>
              <w:t>Leave Taken Report For ADP</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42"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43"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44" w:author="aljaykum" w:date="2016-10-07T12:23:00Z">
                  <w:rPr>
                    <w:rFonts w:ascii="Bookman Old Style" w:eastAsia="Times New Roman" w:hAnsi="Bookman Old Style" w:cs="Times New Roman"/>
                    <w:color w:val="000000"/>
                    <w:lang w:val="en-US"/>
                  </w:rPr>
                </w:rPrChange>
              </w:rPr>
              <w:t>Not required as per input from Krishna Laad</w:t>
            </w:r>
          </w:p>
        </w:tc>
      </w:tr>
      <w:tr w:rsidR="00783519" w:rsidRPr="00783519" w:rsidTr="00A43417">
        <w:trPr>
          <w:trPrChange w:id="245"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46"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4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48" w:author="aljaykum" w:date="2016-10-07T12:23:00Z">
                  <w:rPr>
                    <w:rFonts w:ascii="Bookman Old Style" w:eastAsia="Times New Roman" w:hAnsi="Bookman Old Style" w:cs="Times New Roman"/>
                    <w:color w:val="000000"/>
                    <w:lang w:val="en-US"/>
                  </w:rPr>
                </w:rPrChange>
              </w:rPr>
              <w:t>Leave Accrual Report For ADP</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49"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50"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51" w:author="aljaykum" w:date="2016-10-07T12:23:00Z">
                  <w:rPr>
                    <w:rFonts w:ascii="Bookman Old Style" w:eastAsia="Times New Roman" w:hAnsi="Bookman Old Style" w:cs="Times New Roman"/>
                    <w:color w:val="000000"/>
                    <w:lang w:val="en-US"/>
                  </w:rPr>
                </w:rPrChange>
              </w:rPr>
              <w:t>Not required as per input from Krishna Laad</w:t>
            </w:r>
          </w:p>
        </w:tc>
      </w:tr>
      <w:tr w:rsidR="00783519" w:rsidRPr="00783519" w:rsidTr="00A43417">
        <w:trPr>
          <w:trPrChange w:id="252"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53"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5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55" w:author="aljaykum" w:date="2016-10-07T12:23:00Z">
                  <w:rPr>
                    <w:rFonts w:ascii="Bookman Old Style" w:eastAsia="Times New Roman" w:hAnsi="Bookman Old Style" w:cs="Times New Roman"/>
                    <w:color w:val="000000"/>
                    <w:lang w:val="en-US"/>
                  </w:rPr>
                </w:rPrChange>
              </w:rPr>
              <w:t>Unpaid Payroll Report For US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56"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57"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rPrChange w:id="258" w:author="aljaykum" w:date="2016-10-07T12:23:00Z">
                  <w:rPr>
                    <w:rFonts w:ascii="Bookman Old Style" w:eastAsia="Times New Roman" w:hAnsi="Bookman Old Style" w:cs="Times New Roman"/>
                    <w:color w:val="000000"/>
                  </w:rPr>
                </w:rPrChange>
              </w:rPr>
              <w:t>Reports &gt;&gt; Unpaid Payroll Report For US</w:t>
            </w:r>
          </w:p>
        </w:tc>
      </w:tr>
      <w:tr w:rsidR="00783519" w:rsidRPr="00783519" w:rsidTr="00A43417">
        <w:trPr>
          <w:trPrChange w:id="259"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60"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6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62" w:author="aljaykum" w:date="2016-10-07T12:23:00Z">
                  <w:rPr>
                    <w:rFonts w:ascii="Bookman Old Style" w:eastAsia="Times New Roman" w:hAnsi="Bookman Old Style" w:cs="Times New Roman"/>
                    <w:color w:val="000000"/>
                    <w:lang w:val="en-US"/>
                  </w:rPr>
                </w:rPrChange>
              </w:rPr>
              <w:t>Historical Data Report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63"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64"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65" w:author="aljaykum" w:date="2016-10-07T12:23:00Z">
                  <w:rPr>
                    <w:rFonts w:ascii="Bookman Old Style" w:eastAsia="Times New Roman" w:hAnsi="Bookman Old Style" w:cs="Times New Roman"/>
                    <w:color w:val="000000"/>
                    <w:lang w:val="en-US"/>
                  </w:rPr>
                </w:rPrChange>
              </w:rPr>
              <w:t>Not required as per input from Krishna Laad</w:t>
            </w:r>
          </w:p>
        </w:tc>
      </w:tr>
      <w:tr w:rsidR="00783519" w:rsidRPr="00783519" w:rsidTr="00A43417">
        <w:trPr>
          <w:trPrChange w:id="266" w:author="aljaykum" w:date="2016-10-07T12:24:00Z">
            <w:trPr>
              <w:trHeight w:val="315"/>
            </w:trPr>
          </w:trPrChange>
        </w:trPr>
        <w:tc>
          <w:tcPr>
            <w:tcW w:w="0" w:type="auto"/>
            <w:tcBorders>
              <w:top w:val="single" w:sz="4" w:space="0" w:color="auto"/>
              <w:left w:val="single" w:sz="4" w:space="0" w:color="auto"/>
              <w:bottom w:val="single" w:sz="4" w:space="0" w:color="auto"/>
              <w:right w:val="single" w:sz="4" w:space="0" w:color="auto"/>
            </w:tcBorders>
            <w:shd w:val="clear" w:color="auto" w:fill="auto"/>
            <w:hideMark/>
            <w:tcPrChange w:id="267" w:author="aljaykum" w:date="2016-10-07T12:24:00Z">
              <w:tcPr>
                <w:tcW w:w="6440" w:type="dxa"/>
                <w:tcBorders>
                  <w:top w:val="single" w:sz="4" w:space="0" w:color="auto"/>
                  <w:left w:val="single" w:sz="4" w:space="0" w:color="auto"/>
                  <w:bottom w:val="single" w:sz="4" w:space="0" w:color="auto"/>
                  <w:right w:val="single" w:sz="4" w:space="0" w:color="auto"/>
                </w:tcBorders>
                <w:shd w:val="clear" w:color="auto" w:fill="auto"/>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68"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lang w:val="en-US"/>
                <w:rPrChange w:id="269" w:author="aljaykum" w:date="2016-10-07T12:23:00Z">
                  <w:rPr>
                    <w:rFonts w:ascii="Bookman Old Style" w:eastAsia="Times New Roman" w:hAnsi="Bookman Old Style" w:cs="Times New Roman"/>
                    <w:color w:val="000000"/>
                    <w:lang w:val="en-US"/>
                  </w:rPr>
                </w:rPrChange>
              </w:rPr>
              <w:t>Unpaid Disability Payroll Report For US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Change w:id="270" w:author="aljaykum" w:date="2016-10-07T12:24:00Z">
              <w:tcPr>
                <w:tcW w:w="824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rsidR="00783519" w:rsidRPr="00783519" w:rsidRDefault="00BF6CA6" w:rsidP="00783519">
            <w:pPr>
              <w:kinsoku/>
              <w:spacing w:before="0" w:line="240" w:lineRule="auto"/>
              <w:rPr>
                <w:rFonts w:asciiTheme="minorHAnsi" w:eastAsia="Times New Roman" w:hAnsiTheme="minorHAnsi" w:cs="Times New Roman"/>
                <w:color w:val="000000"/>
                <w:lang w:val="en-US"/>
                <w:rPrChange w:id="271" w:author="aljaykum" w:date="2016-10-07T12:23:00Z">
                  <w:rPr>
                    <w:rFonts w:ascii="Bookman Old Style" w:eastAsia="Times New Roman" w:hAnsi="Bookman Old Style" w:cs="Times New Roman"/>
                    <w:color w:val="000000"/>
                    <w:lang w:val="en-US"/>
                  </w:rPr>
                </w:rPrChange>
              </w:rPr>
            </w:pPr>
            <w:r w:rsidRPr="00BF6CA6">
              <w:rPr>
                <w:rFonts w:asciiTheme="minorHAnsi" w:eastAsia="Times New Roman" w:hAnsiTheme="minorHAnsi" w:cs="Times New Roman"/>
                <w:color w:val="000000"/>
                <w:rPrChange w:id="272" w:author="aljaykum" w:date="2016-10-07T12:23:00Z">
                  <w:rPr>
                    <w:rFonts w:ascii="Bookman Old Style" w:eastAsia="Times New Roman" w:hAnsi="Bookman Old Style" w:cs="Times New Roman"/>
                    <w:color w:val="000000"/>
                  </w:rPr>
                </w:rPrChange>
              </w:rPr>
              <w:t>Reports &gt;&gt; Unpaid Disability Payroll Report For US</w:t>
            </w:r>
          </w:p>
        </w:tc>
      </w:tr>
    </w:tbl>
    <w:p w:rsidR="00431246" w:rsidRPr="008E6B5A" w:rsidRDefault="00431246" w:rsidP="00431246">
      <w:pPr>
        <w:pStyle w:val="ListParagraph"/>
        <w:jc w:val="both"/>
        <w:rPr>
          <w:rFonts w:asciiTheme="minorHAnsi" w:hAnsiTheme="minorHAnsi"/>
          <w:sz w:val="22"/>
        </w:rPr>
      </w:pPr>
    </w:p>
    <w:p w:rsidR="00431246" w:rsidRPr="008E6B5A" w:rsidRDefault="00AA5576" w:rsidP="002C7A7B">
      <w:pPr>
        <w:pStyle w:val="Heading1"/>
        <w:rPr>
          <w:rFonts w:asciiTheme="minorHAnsi" w:hAnsiTheme="minorHAnsi"/>
          <w:kern w:val="28"/>
        </w:rPr>
      </w:pPr>
      <w:bookmarkStart w:id="273" w:name="_Hlt5270143"/>
      <w:bookmarkStart w:id="274" w:name="_Toc361045921"/>
      <w:bookmarkStart w:id="275" w:name="_Toc463517993"/>
      <w:bookmarkEnd w:id="273"/>
      <w:r w:rsidRPr="00AA5576">
        <w:rPr>
          <w:rFonts w:asciiTheme="minorHAnsi" w:hAnsiTheme="minorHAnsi"/>
          <w:kern w:val="28"/>
        </w:rPr>
        <w:lastRenderedPageBreak/>
        <w:t>Functional Solution proposed</w:t>
      </w:r>
      <w:bookmarkEnd w:id="274"/>
      <w:bookmarkEnd w:id="275"/>
    </w:p>
    <w:p w:rsidR="0078393F" w:rsidRPr="008E6B5A" w:rsidRDefault="00AA5576" w:rsidP="0078393F">
      <w:pPr>
        <w:pStyle w:val="Heading2"/>
        <w:spacing w:before="240" w:after="60" w:line="240" w:lineRule="auto"/>
        <w:rPr>
          <w:rFonts w:asciiTheme="minorHAnsi" w:hAnsiTheme="minorHAnsi"/>
          <w:iCs w:val="0"/>
          <w:kern w:val="28"/>
        </w:rPr>
      </w:pPr>
      <w:bookmarkStart w:id="276" w:name="_Toc361045922"/>
      <w:bookmarkStart w:id="277" w:name="_Toc463517994"/>
      <w:r w:rsidRPr="00AA5576">
        <w:rPr>
          <w:rFonts w:asciiTheme="minorHAnsi" w:hAnsiTheme="minorHAnsi"/>
          <w:iCs w:val="0"/>
          <w:kern w:val="28"/>
        </w:rPr>
        <w:t>Functional flow:</w:t>
      </w:r>
      <w:bookmarkEnd w:id="276"/>
      <w:bookmarkEnd w:id="277"/>
    </w:p>
    <w:p w:rsidR="00431246"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Leave entry for current plus 6 months will be done in LMS.</w:t>
      </w:r>
    </w:p>
    <w:p w:rsidR="00E41D0E"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As soon as employee has applied leave, the leave balance would be deducted by that number of leaves.</w:t>
      </w:r>
    </w:p>
    <w:p w:rsidR="0078393F"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The information would be available in Clarity for employee to fill timesheet</w:t>
      </w:r>
      <w:ins w:id="278" w:author="aljaykum" w:date="2016-11-07T17:00:00Z">
        <w:r w:rsidR="00A209AF">
          <w:rPr>
            <w:rFonts w:asciiTheme="minorHAnsi" w:hAnsiTheme="minorHAnsi"/>
            <w:sz w:val="22"/>
            <w:szCs w:val="22"/>
          </w:rPr>
          <w:t xml:space="preserve"> post the leave is approved in LMS</w:t>
        </w:r>
      </w:ins>
      <w:r w:rsidRPr="00AA5576">
        <w:rPr>
          <w:rFonts w:asciiTheme="minorHAnsi" w:hAnsiTheme="minorHAnsi"/>
          <w:sz w:val="22"/>
          <w:szCs w:val="22"/>
        </w:rPr>
        <w:t>.</w:t>
      </w:r>
    </w:p>
    <w:p w:rsidR="0078393F"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Employee would be able to submit timesheet only if the Supervisor</w:t>
      </w:r>
      <w:ins w:id="279" w:author="aljaykum" w:date="2016-11-07T17:00:00Z">
        <w:r w:rsidR="00A209AF">
          <w:rPr>
            <w:rFonts w:asciiTheme="minorHAnsi" w:hAnsiTheme="minorHAnsi"/>
            <w:sz w:val="22"/>
            <w:szCs w:val="22"/>
          </w:rPr>
          <w:t xml:space="preserve"> and/or HR</w:t>
        </w:r>
      </w:ins>
      <w:r w:rsidRPr="00AA5576">
        <w:rPr>
          <w:rFonts w:asciiTheme="minorHAnsi" w:hAnsiTheme="minorHAnsi"/>
          <w:sz w:val="22"/>
          <w:szCs w:val="22"/>
        </w:rPr>
        <w:t xml:space="preserve"> has approved the leave application in LMS.</w:t>
      </w:r>
    </w:p>
    <w:p w:rsidR="0078393F"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No leave information would be pulled back from clarity.</w:t>
      </w:r>
    </w:p>
    <w:p w:rsidR="00431246" w:rsidRPr="008E6B5A" w:rsidRDefault="00AA5576" w:rsidP="006913E0">
      <w:pPr>
        <w:pStyle w:val="Num1"/>
        <w:numPr>
          <w:ilvl w:val="0"/>
          <w:numId w:val="10"/>
        </w:numPr>
        <w:rPr>
          <w:rFonts w:asciiTheme="minorHAnsi" w:hAnsiTheme="minorHAnsi"/>
          <w:sz w:val="22"/>
          <w:szCs w:val="22"/>
        </w:rPr>
      </w:pPr>
      <w:r w:rsidRPr="00AA5576">
        <w:rPr>
          <w:rFonts w:asciiTheme="minorHAnsi" w:hAnsiTheme="minorHAnsi"/>
          <w:sz w:val="22"/>
          <w:szCs w:val="22"/>
        </w:rPr>
        <w:t>No leave can be directly applied in Clarity.</w:t>
      </w:r>
    </w:p>
    <w:p w:rsidR="00431246" w:rsidRPr="008E6B5A" w:rsidRDefault="00AA5576" w:rsidP="006913E0">
      <w:pPr>
        <w:pStyle w:val="Num2"/>
        <w:numPr>
          <w:ilvl w:val="0"/>
          <w:numId w:val="10"/>
        </w:numPr>
        <w:rPr>
          <w:rFonts w:asciiTheme="minorHAnsi" w:hAnsiTheme="minorHAnsi"/>
          <w:sz w:val="22"/>
          <w:szCs w:val="22"/>
        </w:rPr>
      </w:pPr>
      <w:r w:rsidRPr="00AA5576">
        <w:rPr>
          <w:rFonts w:asciiTheme="minorHAnsi" w:hAnsiTheme="minorHAnsi"/>
          <w:sz w:val="22"/>
          <w:szCs w:val="22"/>
        </w:rPr>
        <w:t xml:space="preserve">For </w:t>
      </w:r>
      <w:bookmarkStart w:id="280" w:name="listedleaves"/>
      <w:r w:rsidRPr="00AA5576">
        <w:rPr>
          <w:rFonts w:asciiTheme="minorHAnsi" w:hAnsiTheme="minorHAnsi"/>
          <w:sz w:val="22"/>
          <w:szCs w:val="22"/>
        </w:rPr>
        <w:t>sabbatical, family medical leave of absence, personal leave of absence, bereavement, jury duty, military leave, short/long term disability and illness/sick leaves</w:t>
      </w:r>
      <w:bookmarkEnd w:id="280"/>
      <w:r w:rsidRPr="00AA5576">
        <w:rPr>
          <w:rFonts w:asciiTheme="minorHAnsi" w:hAnsiTheme="minorHAnsi"/>
          <w:sz w:val="22"/>
          <w:szCs w:val="22"/>
        </w:rPr>
        <w:t xml:space="preserve"> front end will allow user to upload details/documents. Once uploaded and approval from supervisor/people process is received, Clarity will then be able enable the codes for time entry.</w:t>
      </w:r>
    </w:p>
    <w:p w:rsidR="002C7A7B" w:rsidRPr="008E6B5A" w:rsidRDefault="002C7A7B" w:rsidP="002C7A7B">
      <w:pPr>
        <w:pStyle w:val="Num2"/>
        <w:numPr>
          <w:ilvl w:val="0"/>
          <w:numId w:val="0"/>
        </w:numPr>
        <w:ind w:left="720"/>
        <w:rPr>
          <w:rFonts w:asciiTheme="minorHAnsi" w:hAnsiTheme="minorHAnsi"/>
        </w:rPr>
      </w:pPr>
    </w:p>
    <w:p w:rsidR="00431246" w:rsidRPr="008E6B5A" w:rsidRDefault="00AA5576" w:rsidP="00822436">
      <w:pPr>
        <w:pStyle w:val="Heading2"/>
        <w:rPr>
          <w:rFonts w:asciiTheme="minorHAnsi" w:hAnsiTheme="minorHAnsi"/>
        </w:rPr>
      </w:pPr>
      <w:bookmarkStart w:id="281" w:name="_Toc361045923"/>
      <w:bookmarkStart w:id="282" w:name="_Toc463517995"/>
      <w:r w:rsidRPr="00AA5576">
        <w:rPr>
          <w:rFonts w:asciiTheme="minorHAnsi" w:hAnsiTheme="minorHAnsi"/>
        </w:rPr>
        <w:t>LMS and its features:</w:t>
      </w:r>
      <w:bookmarkEnd w:id="281"/>
      <w:bookmarkEnd w:id="282"/>
    </w:p>
    <w:p w:rsidR="00E209FD" w:rsidRPr="008E6B5A" w:rsidRDefault="00AA5576" w:rsidP="00C55E54">
      <w:pPr>
        <w:pStyle w:val="Heading3"/>
        <w:numPr>
          <w:ilvl w:val="0"/>
          <w:numId w:val="0"/>
        </w:numPr>
        <w:ind w:left="936" w:hanging="936"/>
        <w:rPr>
          <w:rStyle w:val="IntenseReference"/>
          <w:rFonts w:asciiTheme="minorHAnsi" w:hAnsiTheme="minorHAnsi"/>
        </w:rPr>
      </w:pPr>
      <w:bookmarkStart w:id="283" w:name="_Toc463517996"/>
      <w:r w:rsidRPr="00AA5576">
        <w:rPr>
          <w:rStyle w:val="IntenseReference"/>
          <w:rFonts w:asciiTheme="minorHAnsi" w:hAnsiTheme="minorHAnsi"/>
        </w:rPr>
        <w:t>Menu</w:t>
      </w:r>
      <w:bookmarkEnd w:id="283"/>
    </w:p>
    <w:p w:rsidR="000E06E6" w:rsidRPr="008E6B5A" w:rsidRDefault="00AA5576" w:rsidP="006913E0">
      <w:pPr>
        <w:pStyle w:val="ListParagraph"/>
        <w:numPr>
          <w:ilvl w:val="0"/>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Dashboard</w:t>
      </w:r>
    </w:p>
    <w:p w:rsidR="00E209FD" w:rsidRPr="008E6B5A" w:rsidRDefault="00AA5576" w:rsidP="006913E0">
      <w:pPr>
        <w:pStyle w:val="ListParagraph"/>
        <w:numPr>
          <w:ilvl w:val="0"/>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Management</w:t>
      </w:r>
    </w:p>
    <w:p w:rsidR="000E06E6"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Apply Leave</w:t>
      </w:r>
    </w:p>
    <w:p w:rsidR="000E06E6"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View/Cancel Leave</w:t>
      </w:r>
    </w:p>
    <w:p w:rsidR="00E209FD" w:rsidRPr="008E6B5A" w:rsidRDefault="00AA5576" w:rsidP="006913E0">
      <w:pPr>
        <w:pStyle w:val="ListParagraph"/>
        <w:numPr>
          <w:ilvl w:val="0"/>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Approvals</w:t>
      </w:r>
    </w:p>
    <w:p w:rsidR="000E06E6"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Approve Leave</w:t>
      </w:r>
    </w:p>
    <w:p w:rsidR="000E06E6"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Delegate LMS Approver</w:t>
      </w:r>
    </w:p>
    <w:p w:rsidR="0088641B"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Acknowledge LMS Approver Delegation</w:t>
      </w:r>
    </w:p>
    <w:p w:rsidR="000E06E6" w:rsidRPr="008E6B5A" w:rsidRDefault="00AA5576" w:rsidP="006913E0">
      <w:pPr>
        <w:pStyle w:val="ListParagraph"/>
        <w:numPr>
          <w:ilvl w:val="0"/>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Reports</w:t>
      </w:r>
    </w:p>
    <w:p w:rsidR="000E06E6"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View Holiday List</w:t>
      </w:r>
    </w:p>
    <w:p w:rsidR="000E06E6" w:rsidRPr="008E6B5A" w:rsidRDefault="00AA5576" w:rsidP="006913E0">
      <w:pPr>
        <w:pStyle w:val="ListParagraph"/>
        <w:numPr>
          <w:ilvl w:val="1"/>
          <w:numId w:val="14"/>
        </w:numPr>
        <w:rPr>
          <w:rFonts w:asciiTheme="minorHAnsi" w:eastAsia="Arial" w:hAnsiTheme="minorHAnsi" w:cs="Arial"/>
          <w:sz w:val="22"/>
          <w:szCs w:val="22"/>
          <w:highlight w:val="yellow"/>
          <w:lang w:val="en-GB"/>
        </w:rPr>
      </w:pPr>
      <w:r w:rsidRPr="00AA5576">
        <w:rPr>
          <w:rFonts w:asciiTheme="minorHAnsi" w:eastAsia="Arial" w:hAnsiTheme="minorHAnsi" w:cs="Arial"/>
          <w:sz w:val="22"/>
          <w:szCs w:val="22"/>
          <w:highlight w:val="yellow"/>
          <w:lang w:val="en-GB"/>
        </w:rPr>
        <w:t xml:space="preserve">Leave Details </w:t>
      </w:r>
      <w:r w:rsidRPr="00AA5576">
        <w:rPr>
          <w:rFonts w:asciiTheme="minorHAnsi" w:eastAsia="Arial" w:hAnsiTheme="minorHAnsi" w:cs="Arial"/>
          <w:sz w:val="22"/>
          <w:szCs w:val="22"/>
          <w:highlight w:val="yellow"/>
          <w:lang w:val="en-GB"/>
        </w:rPr>
        <w:sym w:font="Wingdings" w:char="F0E0"/>
      </w:r>
      <w:r w:rsidRPr="00AA5576">
        <w:rPr>
          <w:rFonts w:asciiTheme="minorHAnsi" w:eastAsia="Arial" w:hAnsiTheme="minorHAnsi" w:cs="Arial"/>
          <w:sz w:val="22"/>
          <w:szCs w:val="22"/>
          <w:highlight w:val="yellow"/>
          <w:lang w:val="en-GB"/>
        </w:rPr>
        <w:t xml:space="preserve"> format copied from India LMS implementations</w:t>
      </w:r>
    </w:p>
    <w:p w:rsidR="00220FE3" w:rsidRPr="008E6B5A" w:rsidRDefault="001349D4" w:rsidP="006913E0">
      <w:pPr>
        <w:pStyle w:val="ListParagraph"/>
        <w:numPr>
          <w:ilvl w:val="1"/>
          <w:numId w:val="14"/>
        </w:numPr>
        <w:rPr>
          <w:rFonts w:asciiTheme="minorHAnsi" w:eastAsia="Arial" w:hAnsiTheme="minorHAnsi" w:cs="Arial"/>
          <w:sz w:val="22"/>
          <w:szCs w:val="22"/>
          <w:lang w:val="en-GB"/>
        </w:rPr>
      </w:pPr>
      <w:hyperlink r:id="rId11" w:history="1">
        <w:r w:rsidR="00AA5576" w:rsidRPr="00AA5576">
          <w:rPr>
            <w:rFonts w:asciiTheme="minorHAnsi" w:eastAsia="Arial" w:hAnsiTheme="minorHAnsi" w:cs="Arial"/>
            <w:sz w:val="22"/>
            <w:szCs w:val="22"/>
            <w:lang w:val="en-GB"/>
          </w:rPr>
          <w:t>Unpaid Payroll Report For US</w:t>
        </w:r>
      </w:hyperlink>
    </w:p>
    <w:p w:rsidR="00783519" w:rsidRDefault="001349D4">
      <w:pPr>
        <w:pStyle w:val="ListParagraph"/>
        <w:numPr>
          <w:ilvl w:val="1"/>
          <w:numId w:val="14"/>
        </w:numPr>
        <w:rPr>
          <w:rFonts w:asciiTheme="minorHAnsi" w:eastAsia="Arial" w:hAnsiTheme="minorHAnsi"/>
          <w:sz w:val="22"/>
          <w:szCs w:val="22"/>
          <w:lang w:val="en-GB"/>
        </w:rPr>
      </w:pPr>
      <w:hyperlink r:id="rId12" w:history="1">
        <w:r w:rsidR="00AA5576" w:rsidRPr="00AA5576">
          <w:rPr>
            <w:rFonts w:asciiTheme="minorHAnsi" w:hAnsiTheme="minorHAnsi"/>
            <w:sz w:val="22"/>
            <w:szCs w:val="22"/>
          </w:rPr>
          <w:t>Unpaid Disability Payroll Report For US</w:t>
        </w:r>
      </w:hyperlink>
    </w:p>
    <w:p w:rsidR="000E06E6" w:rsidRPr="008E6B5A" w:rsidRDefault="00AA5576" w:rsidP="006913E0">
      <w:pPr>
        <w:pStyle w:val="ListParagraph"/>
        <w:numPr>
          <w:ilvl w:val="0"/>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Admin</w:t>
      </w:r>
    </w:p>
    <w:p w:rsidR="00254FC0" w:rsidRPr="008E6B5A" w:rsidRDefault="00AA5576" w:rsidP="006913E0">
      <w:pPr>
        <w:pStyle w:val="ListParagraph"/>
        <w:numPr>
          <w:ilvl w:val="1"/>
          <w:numId w:val="14"/>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Role Management</w:t>
      </w:r>
    </w:p>
    <w:p w:rsidR="00220FE3" w:rsidRPr="008E6B5A" w:rsidRDefault="001349D4" w:rsidP="006913E0">
      <w:pPr>
        <w:pStyle w:val="ListParagraph"/>
        <w:numPr>
          <w:ilvl w:val="1"/>
          <w:numId w:val="14"/>
        </w:numPr>
        <w:rPr>
          <w:rFonts w:asciiTheme="minorHAnsi" w:eastAsia="Arial" w:hAnsiTheme="minorHAnsi" w:cs="Arial"/>
          <w:sz w:val="22"/>
          <w:szCs w:val="22"/>
          <w:lang w:val="en-GB"/>
        </w:rPr>
      </w:pPr>
      <w:hyperlink r:id="rId13" w:history="1">
        <w:r w:rsidR="00AA5576" w:rsidRPr="00AA5576">
          <w:rPr>
            <w:rFonts w:asciiTheme="minorHAnsi" w:eastAsia="Arial" w:hAnsiTheme="minorHAnsi" w:cs="Arial"/>
            <w:sz w:val="22"/>
            <w:szCs w:val="22"/>
            <w:lang w:val="en-GB"/>
          </w:rPr>
          <w:t>ADP Payment Schedule</w:t>
        </w:r>
      </w:hyperlink>
    </w:p>
    <w:p w:rsidR="00254FC0" w:rsidRPr="00DD459D" w:rsidRDefault="00BF6CA6" w:rsidP="006913E0">
      <w:pPr>
        <w:pStyle w:val="ListParagraph"/>
        <w:numPr>
          <w:ilvl w:val="1"/>
          <w:numId w:val="14"/>
        </w:numPr>
        <w:rPr>
          <w:ins w:id="284" w:author="aljaykum" w:date="2016-11-04T10:18:00Z"/>
          <w:rFonts w:asciiTheme="minorHAnsi" w:eastAsia="Arial" w:hAnsiTheme="minorHAnsi" w:cs="Arial"/>
          <w:sz w:val="22"/>
          <w:szCs w:val="22"/>
          <w:lang w:val="en-GB"/>
          <w:rPrChange w:id="285" w:author="aljaykum" w:date="2016-11-04T10:18:00Z">
            <w:rPr>
              <w:ins w:id="286" w:author="aljaykum" w:date="2016-11-04T10:18:00Z"/>
            </w:rPr>
          </w:rPrChange>
        </w:rPr>
      </w:pPr>
      <w:r w:rsidRPr="00BF6CA6">
        <w:rPr>
          <w:rFonts w:asciiTheme="minorHAnsi" w:eastAsia="Arial" w:hAnsiTheme="minorHAnsi" w:cs="Arial"/>
          <w:sz w:val="22"/>
          <w:szCs w:val="22"/>
          <w:lang w:val="en-GB"/>
          <w:rPrChange w:id="287" w:author="aljaykum" w:date="2016-11-04T10:19:00Z">
            <w:rPr/>
          </w:rPrChange>
        </w:rPr>
        <w:fldChar w:fldCharType="begin"/>
      </w:r>
      <w:r w:rsidRPr="00BF6CA6">
        <w:rPr>
          <w:rFonts w:asciiTheme="minorHAnsi" w:eastAsia="Arial" w:hAnsiTheme="minorHAnsi" w:cs="Arial"/>
          <w:sz w:val="22"/>
          <w:szCs w:val="22"/>
          <w:lang w:val="en-GB"/>
          <w:rPrChange w:id="288" w:author="aljaykum" w:date="2016-11-04T10:19:00Z">
            <w:rPr/>
          </w:rPrChange>
        </w:rPr>
        <w:instrText>HYPERLINK "javascript:__doPostBack('ctl00$mnuMainMenu','Pending%20Approvals\\\\Update%20Disability%20Schedule')"</w:instrText>
      </w:r>
      <w:r w:rsidRPr="00BF6CA6">
        <w:rPr>
          <w:rFonts w:asciiTheme="minorHAnsi" w:eastAsia="Arial" w:hAnsiTheme="minorHAnsi" w:cs="Arial"/>
          <w:sz w:val="22"/>
          <w:szCs w:val="22"/>
          <w:lang w:val="en-GB"/>
          <w:rPrChange w:id="289" w:author="aljaykum" w:date="2016-11-04T10:19:00Z">
            <w:rPr/>
          </w:rPrChange>
        </w:rPr>
        <w:fldChar w:fldCharType="separate"/>
      </w:r>
      <w:r w:rsidR="00AA5576" w:rsidRPr="00AA5576">
        <w:rPr>
          <w:rFonts w:asciiTheme="minorHAnsi" w:eastAsia="Arial" w:hAnsiTheme="minorHAnsi" w:cs="Arial"/>
          <w:sz w:val="22"/>
          <w:szCs w:val="22"/>
          <w:lang w:val="en-GB"/>
        </w:rPr>
        <w:t>Update Disability Schedule</w:t>
      </w:r>
      <w:r w:rsidRPr="00BF6CA6">
        <w:rPr>
          <w:rFonts w:asciiTheme="minorHAnsi" w:eastAsia="Arial" w:hAnsiTheme="minorHAnsi" w:cs="Arial"/>
          <w:sz w:val="22"/>
          <w:szCs w:val="22"/>
          <w:lang w:val="en-GB"/>
          <w:rPrChange w:id="290" w:author="aljaykum" w:date="2016-11-04T10:19:00Z">
            <w:rPr/>
          </w:rPrChange>
        </w:rPr>
        <w:fldChar w:fldCharType="end"/>
      </w:r>
    </w:p>
    <w:p w:rsidR="00DD459D" w:rsidRPr="008E6B5A" w:rsidRDefault="00BF6CA6" w:rsidP="006913E0">
      <w:pPr>
        <w:pStyle w:val="ListParagraph"/>
        <w:numPr>
          <w:ilvl w:val="1"/>
          <w:numId w:val="14"/>
        </w:numPr>
        <w:rPr>
          <w:rFonts w:asciiTheme="minorHAnsi" w:eastAsia="Arial" w:hAnsiTheme="minorHAnsi" w:cs="Arial"/>
          <w:sz w:val="22"/>
          <w:szCs w:val="22"/>
          <w:lang w:val="en-GB"/>
        </w:rPr>
      </w:pPr>
      <w:ins w:id="291" w:author="aljaykum" w:date="2016-11-04T10:18:00Z">
        <w:r w:rsidRPr="00BF6CA6">
          <w:rPr>
            <w:rFonts w:asciiTheme="minorHAnsi" w:eastAsia="Arial" w:hAnsiTheme="minorHAnsi" w:cs="Arial"/>
            <w:sz w:val="22"/>
            <w:szCs w:val="22"/>
            <w:lang w:val="en-GB"/>
            <w:rPrChange w:id="292" w:author="aljaykum" w:date="2016-11-04T10:19:00Z">
              <w:rPr/>
            </w:rPrChange>
          </w:rPr>
          <w:t>Exception Offer</w:t>
        </w:r>
      </w:ins>
    </w:p>
    <w:p w:rsidR="00FD0C32" w:rsidRPr="00111505" w:rsidRDefault="00BF6CA6">
      <w:pPr>
        <w:kinsoku/>
        <w:spacing w:before="0" w:line="240" w:lineRule="auto"/>
        <w:rPr>
          <w:sz w:val="22"/>
          <w:szCs w:val="22"/>
          <w:rPrChange w:id="293" w:author="aljaykum" w:date="2016-11-04T10:19:00Z">
            <w:rPr>
              <w:rStyle w:val="IntenseReference"/>
              <w:rFonts w:asciiTheme="minorHAnsi" w:hAnsiTheme="minorHAnsi" w:cs="Times New Roman"/>
              <w:lang w:val="en-US"/>
            </w:rPr>
          </w:rPrChange>
        </w:rPr>
      </w:pPr>
      <w:r w:rsidRPr="00BF6CA6">
        <w:rPr>
          <w:sz w:val="22"/>
          <w:szCs w:val="22"/>
          <w:rPrChange w:id="294" w:author="aljaykum" w:date="2016-11-04T10:19:00Z">
            <w:rPr>
              <w:rStyle w:val="IntenseReference"/>
              <w:rFonts w:asciiTheme="minorHAnsi" w:hAnsiTheme="minorHAnsi"/>
            </w:rPr>
          </w:rPrChange>
        </w:rPr>
        <w:br w:type="page"/>
      </w:r>
    </w:p>
    <w:p w:rsidR="0078393F" w:rsidRPr="008E6B5A" w:rsidRDefault="00AA5576" w:rsidP="00E80B5D">
      <w:pPr>
        <w:pStyle w:val="Heading3"/>
        <w:numPr>
          <w:ilvl w:val="0"/>
          <w:numId w:val="0"/>
        </w:numPr>
        <w:ind w:left="936" w:hanging="936"/>
        <w:rPr>
          <w:rStyle w:val="IntenseReference"/>
          <w:rFonts w:asciiTheme="minorHAnsi" w:hAnsiTheme="minorHAnsi"/>
        </w:rPr>
      </w:pPr>
      <w:bookmarkStart w:id="295" w:name="_Toc463517997"/>
      <w:r w:rsidRPr="00AA5576">
        <w:rPr>
          <w:rStyle w:val="IntenseReference"/>
          <w:rFonts w:asciiTheme="minorHAnsi" w:hAnsiTheme="minorHAnsi"/>
        </w:rPr>
        <w:lastRenderedPageBreak/>
        <w:t>Home Page Screen</w:t>
      </w:r>
      <w:r w:rsidRPr="00AA5576">
        <w:rPr>
          <w:rStyle w:val="IntenseReference"/>
          <w:rFonts w:asciiTheme="minorHAnsi" w:hAnsiTheme="minorHAnsi"/>
        </w:rPr>
        <w:sym w:font="Wingdings" w:char="F0E0"/>
      </w:r>
      <w:r w:rsidRPr="00AA5576">
        <w:rPr>
          <w:rStyle w:val="IntenseReference"/>
          <w:rFonts w:asciiTheme="minorHAnsi" w:hAnsiTheme="minorHAnsi"/>
        </w:rPr>
        <w:t>Employee</w:t>
      </w:r>
      <w:bookmarkEnd w:id="295"/>
    </w:p>
    <w:p w:rsidR="00784AB2" w:rsidRPr="008E6B5A" w:rsidRDefault="00783519" w:rsidP="00FD0C32">
      <w:pPr>
        <w:rPr>
          <w:rFonts w:asciiTheme="minorHAnsi" w:hAnsiTheme="minorHAnsi"/>
        </w:rPr>
      </w:pPr>
      <w:r>
        <w:rPr>
          <w:rFonts w:asciiTheme="minorHAnsi" w:hAnsiTheme="minorHAnsi"/>
          <w:noProof/>
          <w:lang w:val="en-US"/>
        </w:rPr>
        <w:drawing>
          <wp:inline distT="0" distB="0" distL="0" distR="0">
            <wp:extent cx="5505450" cy="39624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505450" cy="3962400"/>
                    </a:xfrm>
                    <a:prstGeom prst="rect">
                      <a:avLst/>
                    </a:prstGeom>
                    <a:noFill/>
                    <a:ln w="9525">
                      <a:solidFill>
                        <a:schemeClr val="accent1"/>
                      </a:solidFill>
                      <a:miter lim="800000"/>
                      <a:headEnd/>
                      <a:tailEnd/>
                    </a:ln>
                  </pic:spPr>
                </pic:pic>
              </a:graphicData>
            </a:graphic>
          </wp:inline>
        </w:drawing>
      </w:r>
    </w:p>
    <w:p w:rsidR="000D507C" w:rsidRPr="008E6B5A" w:rsidRDefault="00AA5576">
      <w:pPr>
        <w:kinsoku/>
        <w:spacing w:before="0" w:line="240" w:lineRule="auto"/>
        <w:rPr>
          <w:rFonts w:asciiTheme="minorHAnsi" w:hAnsiTheme="minorHAnsi"/>
        </w:rPr>
      </w:pPr>
      <w:r w:rsidRPr="00AA5576">
        <w:rPr>
          <w:rFonts w:asciiTheme="minorHAnsi" w:hAnsiTheme="minorHAnsi"/>
        </w:rPr>
        <w:br w:type="page"/>
      </w:r>
    </w:p>
    <w:p w:rsidR="00FD0C32" w:rsidRPr="008E6B5A" w:rsidRDefault="00AA5576" w:rsidP="00E80B5D">
      <w:pPr>
        <w:pStyle w:val="Heading3"/>
        <w:numPr>
          <w:ilvl w:val="0"/>
          <w:numId w:val="0"/>
        </w:numPr>
        <w:ind w:left="936" w:hanging="936"/>
        <w:rPr>
          <w:rStyle w:val="IntenseReference"/>
          <w:rFonts w:asciiTheme="minorHAnsi" w:hAnsiTheme="minorHAnsi"/>
        </w:rPr>
      </w:pPr>
      <w:bookmarkStart w:id="296" w:name="_Toc463517998"/>
      <w:r w:rsidRPr="00AA5576">
        <w:rPr>
          <w:rStyle w:val="IntenseReference"/>
          <w:rFonts w:asciiTheme="minorHAnsi" w:hAnsiTheme="minorHAnsi"/>
        </w:rPr>
        <w:lastRenderedPageBreak/>
        <w:t>Home Page Screen</w:t>
      </w:r>
      <w:r w:rsidRPr="00AA5576">
        <w:rPr>
          <w:rStyle w:val="IntenseReference"/>
          <w:rFonts w:asciiTheme="minorHAnsi" w:hAnsiTheme="minorHAnsi"/>
        </w:rPr>
        <w:sym w:font="Wingdings" w:char="F0E0"/>
      </w:r>
      <w:r w:rsidRPr="00AA5576">
        <w:rPr>
          <w:rStyle w:val="IntenseReference"/>
          <w:rFonts w:asciiTheme="minorHAnsi" w:hAnsiTheme="minorHAnsi"/>
        </w:rPr>
        <w:t>Admin</w:t>
      </w:r>
      <w:bookmarkEnd w:id="296"/>
    </w:p>
    <w:p w:rsidR="00FD0C32" w:rsidRPr="008E6B5A" w:rsidRDefault="00783519" w:rsidP="00FD0C32">
      <w:pPr>
        <w:rPr>
          <w:rFonts w:asciiTheme="minorHAnsi" w:hAnsiTheme="minorHAnsi"/>
        </w:rPr>
      </w:pPr>
      <w:r>
        <w:rPr>
          <w:rFonts w:asciiTheme="minorHAnsi" w:hAnsiTheme="minorHAnsi"/>
          <w:noProof/>
          <w:lang w:val="en-US"/>
        </w:rPr>
        <w:drawing>
          <wp:inline distT="0" distB="0" distL="0" distR="0">
            <wp:extent cx="5505450" cy="49911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505450" cy="4991100"/>
                    </a:xfrm>
                    <a:prstGeom prst="rect">
                      <a:avLst/>
                    </a:prstGeom>
                    <a:noFill/>
                    <a:ln w="9525">
                      <a:solidFill>
                        <a:schemeClr val="accent1"/>
                      </a:solidFill>
                      <a:miter lim="800000"/>
                      <a:headEnd/>
                      <a:tailEnd/>
                    </a:ln>
                  </pic:spPr>
                </pic:pic>
              </a:graphicData>
            </a:graphic>
          </wp:inline>
        </w:drawing>
      </w:r>
    </w:p>
    <w:p w:rsidR="000D507C" w:rsidRPr="008E6B5A" w:rsidRDefault="00AA5576">
      <w:pPr>
        <w:kinsoku/>
        <w:spacing w:before="0" w:line="240" w:lineRule="auto"/>
        <w:rPr>
          <w:rFonts w:asciiTheme="minorHAnsi" w:hAnsiTheme="minorHAnsi"/>
        </w:rPr>
      </w:pPr>
      <w:r w:rsidRPr="00AA5576">
        <w:rPr>
          <w:rFonts w:asciiTheme="minorHAnsi" w:hAnsiTheme="minorHAnsi"/>
        </w:rPr>
        <w:br w:type="page"/>
      </w:r>
    </w:p>
    <w:p w:rsidR="00FD0C32" w:rsidRPr="008E6B5A" w:rsidRDefault="00AA5576" w:rsidP="00E80B5D">
      <w:pPr>
        <w:pStyle w:val="Heading3"/>
        <w:numPr>
          <w:ilvl w:val="0"/>
          <w:numId w:val="0"/>
        </w:numPr>
        <w:ind w:left="936" w:hanging="936"/>
        <w:rPr>
          <w:rStyle w:val="IntenseReference"/>
          <w:rFonts w:asciiTheme="minorHAnsi" w:hAnsiTheme="minorHAnsi"/>
        </w:rPr>
      </w:pPr>
      <w:bookmarkStart w:id="297" w:name="_Toc463517999"/>
      <w:r w:rsidRPr="00AA5576">
        <w:rPr>
          <w:rStyle w:val="IntenseReference"/>
          <w:rFonts w:asciiTheme="minorHAnsi" w:hAnsiTheme="minorHAnsi"/>
        </w:rPr>
        <w:lastRenderedPageBreak/>
        <w:t>Home Page</w:t>
      </w:r>
      <w:r w:rsidRPr="00AA5576">
        <w:rPr>
          <w:rStyle w:val="IntenseReference"/>
          <w:rFonts w:asciiTheme="minorHAnsi" w:hAnsiTheme="minorHAnsi"/>
        </w:rPr>
        <w:sym w:font="Wingdings" w:char="F0E0"/>
      </w:r>
      <w:r w:rsidRPr="00AA5576">
        <w:rPr>
          <w:rStyle w:val="IntenseReference"/>
          <w:rFonts w:asciiTheme="minorHAnsi" w:hAnsiTheme="minorHAnsi"/>
        </w:rPr>
        <w:t>Supervisor</w:t>
      </w:r>
      <w:bookmarkEnd w:id="297"/>
    </w:p>
    <w:p w:rsidR="00FD0C32" w:rsidRPr="008E6B5A" w:rsidRDefault="00783519" w:rsidP="00FD0C32">
      <w:pPr>
        <w:rPr>
          <w:rFonts w:asciiTheme="minorHAnsi" w:hAnsiTheme="minorHAnsi"/>
        </w:rPr>
      </w:pPr>
      <w:r>
        <w:rPr>
          <w:rFonts w:asciiTheme="minorHAnsi" w:hAnsiTheme="minorHAnsi"/>
          <w:noProof/>
          <w:lang w:val="en-US"/>
        </w:rPr>
        <w:drawing>
          <wp:inline distT="0" distB="0" distL="0" distR="0">
            <wp:extent cx="5504815" cy="4990524"/>
            <wp:effectExtent l="19050" t="19050" r="19685" b="19626"/>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504815" cy="4990524"/>
                    </a:xfrm>
                    <a:prstGeom prst="rect">
                      <a:avLst/>
                    </a:prstGeom>
                    <a:noFill/>
                    <a:ln w="9525">
                      <a:solidFill>
                        <a:schemeClr val="accent1"/>
                      </a:solidFill>
                      <a:miter lim="800000"/>
                      <a:headEnd/>
                      <a:tailEnd/>
                    </a:ln>
                  </pic:spPr>
                </pic:pic>
              </a:graphicData>
            </a:graphic>
          </wp:inline>
        </w:drawing>
      </w:r>
    </w:p>
    <w:p w:rsidR="000D507C" w:rsidRPr="008E6B5A" w:rsidRDefault="000D507C" w:rsidP="00FD0C32">
      <w:pPr>
        <w:rPr>
          <w:rFonts w:asciiTheme="minorHAnsi" w:hAnsiTheme="minorHAnsi"/>
        </w:rPr>
      </w:pPr>
    </w:p>
    <w:p w:rsidR="00672D53" w:rsidRPr="008E6B5A" w:rsidRDefault="00AA5576">
      <w:pPr>
        <w:kinsoku/>
        <w:spacing w:before="0" w:line="240" w:lineRule="auto"/>
        <w:rPr>
          <w:rStyle w:val="IntenseReference"/>
          <w:rFonts w:asciiTheme="minorHAnsi" w:hAnsiTheme="minorHAnsi"/>
        </w:rPr>
      </w:pPr>
      <w:r w:rsidRPr="00AA5576">
        <w:rPr>
          <w:rStyle w:val="IntenseReference"/>
          <w:rFonts w:asciiTheme="minorHAnsi" w:hAnsiTheme="minorHAnsi"/>
        </w:rPr>
        <w:br w:type="page"/>
      </w:r>
    </w:p>
    <w:p w:rsidR="00415755" w:rsidRPr="008E6B5A" w:rsidRDefault="00AA5576" w:rsidP="00E80B5D">
      <w:pPr>
        <w:pStyle w:val="Heading3"/>
        <w:numPr>
          <w:ilvl w:val="0"/>
          <w:numId w:val="0"/>
        </w:numPr>
        <w:ind w:left="936" w:hanging="936"/>
        <w:rPr>
          <w:rStyle w:val="IntenseReference"/>
          <w:rFonts w:asciiTheme="minorHAnsi" w:hAnsiTheme="minorHAnsi"/>
        </w:rPr>
      </w:pPr>
      <w:bookmarkStart w:id="298" w:name="_Toc463518000"/>
      <w:r w:rsidRPr="00AA5576">
        <w:rPr>
          <w:rStyle w:val="IntenseReference"/>
          <w:rFonts w:asciiTheme="minorHAnsi" w:hAnsiTheme="minorHAnsi"/>
        </w:rPr>
        <w:lastRenderedPageBreak/>
        <w:t>Leave accrual</w:t>
      </w:r>
      <w:bookmarkEnd w:id="298"/>
    </w:p>
    <w:p w:rsidR="00415755" w:rsidRPr="008E6B5A" w:rsidRDefault="00AA5576" w:rsidP="006913E0">
      <w:pPr>
        <w:pStyle w:val="ListParagraph"/>
        <w:numPr>
          <w:ilvl w:val="0"/>
          <w:numId w:val="15"/>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Vacation Leave accrual to happen bi-monthly basis as per chart provided in employee handbook for FS employee and iGATE employees </w:t>
      </w:r>
    </w:p>
    <w:tbl>
      <w:tblPr>
        <w:tblW w:w="0" w:type="auto"/>
        <w:tblLook w:val="04A0" w:firstRow="1" w:lastRow="0" w:firstColumn="1" w:lastColumn="0" w:noHBand="0" w:noVBand="1"/>
      </w:tblPr>
      <w:tblGrid>
        <w:gridCol w:w="671"/>
        <w:gridCol w:w="1995"/>
        <w:gridCol w:w="1319"/>
        <w:gridCol w:w="1266"/>
        <w:gridCol w:w="1184"/>
        <w:gridCol w:w="1266"/>
        <w:gridCol w:w="1184"/>
      </w:tblGrid>
      <w:tr w:rsidR="008E554F" w:rsidRPr="008E6B5A" w:rsidDel="000D49FF" w:rsidTr="00352085">
        <w:trPr>
          <w:del w:id="299" w:author="aljaykum" w:date="2016-11-07T17:01:00Z"/>
        </w:trPr>
        <w:tc>
          <w:tcPr>
            <w:tcW w:w="0" w:type="auto"/>
            <w:noWrap/>
            <w:vAlign w:val="bottom"/>
            <w:hideMark/>
          </w:tcPr>
          <w:p w:rsidR="008E554F" w:rsidRPr="008E6B5A" w:rsidDel="000D49FF" w:rsidRDefault="008E554F" w:rsidP="00352085">
            <w:pPr>
              <w:rPr>
                <w:del w:id="300" w:author="aljaykum" w:date="2016-11-07T17:01:00Z"/>
                <w:rFonts w:asciiTheme="minorHAnsi" w:eastAsia="Times New Roman" w:hAnsiTheme="minorHAnsi"/>
              </w:rPr>
            </w:pPr>
          </w:p>
        </w:tc>
        <w:tc>
          <w:tcPr>
            <w:tcW w:w="0" w:type="auto"/>
            <w:noWrap/>
            <w:vAlign w:val="bottom"/>
            <w:hideMark/>
          </w:tcPr>
          <w:p w:rsidR="008E554F" w:rsidRPr="008E6B5A" w:rsidDel="000D49FF" w:rsidRDefault="008E554F" w:rsidP="00352085">
            <w:pPr>
              <w:rPr>
                <w:del w:id="301" w:author="aljaykum" w:date="2016-11-07T17:01:00Z"/>
                <w:rFonts w:asciiTheme="minorHAnsi" w:eastAsia="Times New Roman" w:hAnsiTheme="minorHAnsi"/>
              </w:rPr>
            </w:pPr>
          </w:p>
        </w:tc>
        <w:tc>
          <w:tcPr>
            <w:tcW w:w="0" w:type="auto"/>
            <w:noWrap/>
            <w:vAlign w:val="bottom"/>
            <w:hideMark/>
          </w:tcPr>
          <w:p w:rsidR="008E554F" w:rsidRPr="008E6B5A" w:rsidDel="000D49FF" w:rsidRDefault="008E554F" w:rsidP="00352085">
            <w:pPr>
              <w:rPr>
                <w:del w:id="302" w:author="aljaykum" w:date="2016-11-07T17:01:00Z"/>
                <w:rFonts w:asciiTheme="minorHAnsi" w:eastAsia="Times New Roman" w:hAnsiTheme="minorHAnsi"/>
              </w:rPr>
            </w:pPr>
          </w:p>
        </w:tc>
        <w:tc>
          <w:tcPr>
            <w:tcW w:w="0" w:type="auto"/>
            <w:gridSpan w:val="2"/>
            <w:tcBorders>
              <w:top w:val="single" w:sz="4" w:space="0" w:color="auto"/>
              <w:left w:val="single" w:sz="4" w:space="0" w:color="auto"/>
              <w:bottom w:val="single" w:sz="4" w:space="0" w:color="auto"/>
              <w:right w:val="single" w:sz="4" w:space="0" w:color="000000"/>
            </w:tcBorders>
            <w:shd w:val="clear" w:color="auto" w:fill="C0504D"/>
            <w:hideMark/>
          </w:tcPr>
          <w:p w:rsidR="008E554F" w:rsidRPr="008E6B5A" w:rsidDel="000D49FF" w:rsidRDefault="00AA5576" w:rsidP="00352085">
            <w:pPr>
              <w:jc w:val="center"/>
              <w:rPr>
                <w:del w:id="303" w:author="aljaykum" w:date="2016-11-07T17:01:00Z"/>
                <w:rFonts w:asciiTheme="minorHAnsi" w:eastAsia="Times New Roman" w:hAnsiTheme="minorHAnsi"/>
                <w:b/>
                <w:bCs/>
                <w:color w:val="FFFFFF"/>
                <w:sz w:val="18"/>
                <w:szCs w:val="18"/>
                <w:u w:val="single"/>
              </w:rPr>
            </w:pPr>
            <w:del w:id="304" w:author="aljaykum" w:date="2016-11-07T17:01:00Z">
              <w:r w:rsidRPr="00AA5576" w:rsidDel="000D49FF">
                <w:rPr>
                  <w:rFonts w:asciiTheme="minorHAnsi" w:eastAsia="Times New Roman" w:hAnsiTheme="minorHAnsi"/>
                  <w:b/>
                  <w:bCs/>
                  <w:color w:val="FFFFFF"/>
                  <w:sz w:val="18"/>
                  <w:szCs w:val="18"/>
                  <w:u w:val="single"/>
                </w:rPr>
                <w:delText>IGATE current employees and new Hires</w:delText>
              </w:r>
            </w:del>
          </w:p>
        </w:tc>
        <w:tc>
          <w:tcPr>
            <w:tcW w:w="0" w:type="auto"/>
            <w:gridSpan w:val="2"/>
            <w:tcBorders>
              <w:top w:val="single" w:sz="4" w:space="0" w:color="auto"/>
              <w:left w:val="nil"/>
              <w:bottom w:val="single" w:sz="4" w:space="0" w:color="auto"/>
              <w:right w:val="single" w:sz="4" w:space="0" w:color="000000"/>
            </w:tcBorders>
            <w:shd w:val="clear" w:color="auto" w:fill="C0504D"/>
            <w:hideMark/>
          </w:tcPr>
          <w:p w:rsidR="008E554F" w:rsidRPr="008E6B5A" w:rsidDel="000D49FF" w:rsidRDefault="00AA5576" w:rsidP="00352085">
            <w:pPr>
              <w:jc w:val="center"/>
              <w:rPr>
                <w:del w:id="305" w:author="aljaykum" w:date="2016-11-07T17:01:00Z"/>
                <w:rFonts w:asciiTheme="minorHAnsi" w:eastAsia="Times New Roman" w:hAnsiTheme="minorHAnsi"/>
                <w:b/>
                <w:bCs/>
                <w:color w:val="FFFFFF"/>
                <w:sz w:val="18"/>
                <w:szCs w:val="18"/>
                <w:u w:val="single"/>
              </w:rPr>
            </w:pPr>
            <w:del w:id="306" w:author="aljaykum" w:date="2016-11-07T17:01:00Z">
              <w:r w:rsidRPr="00AA5576" w:rsidDel="000D49FF">
                <w:rPr>
                  <w:rFonts w:asciiTheme="minorHAnsi" w:eastAsia="Times New Roman" w:hAnsiTheme="minorHAnsi"/>
                  <w:b/>
                  <w:bCs/>
                  <w:color w:val="FFFFFF"/>
                  <w:sz w:val="18"/>
                  <w:szCs w:val="18"/>
                  <w:u w:val="single"/>
                </w:rPr>
                <w:delText>US FS current employees and new Hires</w:delText>
              </w:r>
            </w:del>
          </w:p>
        </w:tc>
      </w:tr>
      <w:tr w:rsidR="008E554F" w:rsidRPr="008E6B5A" w:rsidDel="000D49FF" w:rsidTr="00352085">
        <w:trPr>
          <w:del w:id="307" w:author="aljaykum" w:date="2016-11-07T17:01:00Z"/>
        </w:trPr>
        <w:tc>
          <w:tcPr>
            <w:tcW w:w="0" w:type="auto"/>
            <w:tcBorders>
              <w:top w:val="single" w:sz="4" w:space="0" w:color="auto"/>
              <w:left w:val="single" w:sz="4" w:space="0" w:color="auto"/>
              <w:bottom w:val="single" w:sz="4" w:space="0" w:color="auto"/>
              <w:right w:val="single" w:sz="4" w:space="0" w:color="auto"/>
            </w:tcBorders>
            <w:hideMark/>
          </w:tcPr>
          <w:p w:rsidR="008E554F" w:rsidRPr="008E6B5A" w:rsidDel="000D49FF" w:rsidRDefault="00AA5576" w:rsidP="00352085">
            <w:pPr>
              <w:rPr>
                <w:del w:id="308" w:author="aljaykum" w:date="2016-11-07T17:01:00Z"/>
                <w:rFonts w:asciiTheme="minorHAnsi" w:eastAsia="Times New Roman" w:hAnsiTheme="minorHAnsi"/>
                <w:b/>
                <w:bCs/>
                <w:color w:val="000000"/>
                <w:sz w:val="18"/>
                <w:szCs w:val="18"/>
              </w:rPr>
            </w:pPr>
            <w:del w:id="309" w:author="aljaykum" w:date="2016-11-07T17:01:00Z">
              <w:r w:rsidRPr="00AA5576" w:rsidDel="000D49FF">
                <w:rPr>
                  <w:rFonts w:asciiTheme="minorHAnsi" w:eastAsia="Times New Roman" w:hAnsiTheme="minorHAnsi"/>
                  <w:b/>
                  <w:bCs/>
                  <w:color w:val="000000"/>
                  <w:sz w:val="18"/>
                  <w:szCs w:val="18"/>
                </w:rPr>
                <w:delText>Grade</w:delText>
              </w:r>
            </w:del>
          </w:p>
        </w:tc>
        <w:tc>
          <w:tcPr>
            <w:tcW w:w="0" w:type="auto"/>
            <w:tcBorders>
              <w:top w:val="single" w:sz="4" w:space="0" w:color="auto"/>
              <w:left w:val="nil"/>
              <w:bottom w:val="single" w:sz="4" w:space="0" w:color="auto"/>
              <w:right w:val="single" w:sz="4" w:space="0" w:color="auto"/>
            </w:tcBorders>
            <w:hideMark/>
          </w:tcPr>
          <w:p w:rsidR="008E554F" w:rsidRPr="008E6B5A" w:rsidDel="000D49FF" w:rsidRDefault="00AA5576" w:rsidP="00352085">
            <w:pPr>
              <w:rPr>
                <w:del w:id="310" w:author="aljaykum" w:date="2016-11-07T17:01:00Z"/>
                <w:rFonts w:asciiTheme="minorHAnsi" w:eastAsia="Times New Roman" w:hAnsiTheme="minorHAnsi"/>
                <w:b/>
                <w:bCs/>
                <w:color w:val="000000"/>
                <w:sz w:val="18"/>
                <w:szCs w:val="18"/>
              </w:rPr>
            </w:pPr>
            <w:del w:id="311" w:author="aljaykum" w:date="2016-11-07T17:01:00Z">
              <w:r w:rsidRPr="00AA5576" w:rsidDel="000D49FF">
                <w:rPr>
                  <w:rFonts w:asciiTheme="minorHAnsi" w:eastAsia="Times New Roman" w:hAnsiTheme="minorHAnsi"/>
                  <w:b/>
                  <w:bCs/>
                  <w:color w:val="000000"/>
                  <w:sz w:val="18"/>
                  <w:szCs w:val="18"/>
                </w:rPr>
                <w:delText>Designation</w:delText>
              </w:r>
            </w:del>
          </w:p>
        </w:tc>
        <w:tc>
          <w:tcPr>
            <w:tcW w:w="0" w:type="auto"/>
            <w:tcBorders>
              <w:top w:val="single" w:sz="4" w:space="0" w:color="auto"/>
              <w:left w:val="nil"/>
              <w:bottom w:val="single" w:sz="4" w:space="0" w:color="auto"/>
              <w:right w:val="single" w:sz="4" w:space="0" w:color="auto"/>
            </w:tcBorders>
            <w:hideMark/>
          </w:tcPr>
          <w:p w:rsidR="008E554F" w:rsidRPr="008E6B5A" w:rsidDel="000D49FF" w:rsidRDefault="00AA5576" w:rsidP="00352085">
            <w:pPr>
              <w:rPr>
                <w:del w:id="312" w:author="aljaykum" w:date="2016-11-07T17:01:00Z"/>
                <w:rFonts w:asciiTheme="minorHAnsi" w:eastAsia="Times New Roman" w:hAnsiTheme="minorHAnsi"/>
                <w:b/>
                <w:bCs/>
                <w:color w:val="000000"/>
                <w:sz w:val="18"/>
                <w:szCs w:val="18"/>
              </w:rPr>
            </w:pPr>
            <w:del w:id="313" w:author="aljaykum" w:date="2016-11-07T17:01:00Z">
              <w:r w:rsidRPr="00AA5576" w:rsidDel="000D49FF">
                <w:rPr>
                  <w:rFonts w:asciiTheme="minorHAnsi" w:eastAsia="Times New Roman" w:hAnsiTheme="minorHAnsi" w:cs="ArialMT"/>
                  <w:b/>
                  <w:bCs/>
                  <w:color w:val="000000"/>
                  <w:sz w:val="18"/>
                  <w:szCs w:val="18"/>
                </w:rPr>
                <w:delText>Years of Employment</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rPr>
                <w:del w:id="314" w:author="aljaykum" w:date="2016-11-07T17:01:00Z"/>
                <w:rFonts w:asciiTheme="minorHAnsi" w:eastAsia="Times New Roman" w:hAnsiTheme="minorHAnsi"/>
                <w:b/>
                <w:bCs/>
                <w:color w:val="000000"/>
                <w:sz w:val="18"/>
                <w:szCs w:val="18"/>
              </w:rPr>
            </w:pPr>
            <w:del w:id="315" w:author="aljaykum" w:date="2016-11-07T17:01:00Z">
              <w:r w:rsidRPr="00AA5576" w:rsidDel="000D49FF">
                <w:rPr>
                  <w:rFonts w:asciiTheme="minorHAnsi" w:eastAsia="Times New Roman" w:hAnsiTheme="minorHAnsi" w:cs="ArialMT"/>
                  <w:b/>
                  <w:bCs/>
                  <w:color w:val="000000"/>
                  <w:sz w:val="18"/>
                  <w:szCs w:val="18"/>
                </w:rPr>
                <w:delText>Bi-Monthly Accrual Rate (Hours)</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rPr>
                <w:del w:id="316" w:author="aljaykum" w:date="2016-11-07T17:01:00Z"/>
                <w:rFonts w:asciiTheme="minorHAnsi" w:eastAsia="Times New Roman" w:hAnsiTheme="minorHAnsi"/>
                <w:b/>
                <w:bCs/>
                <w:color w:val="000000"/>
                <w:sz w:val="18"/>
                <w:szCs w:val="18"/>
              </w:rPr>
            </w:pPr>
            <w:del w:id="317" w:author="aljaykum" w:date="2016-11-07T17:01:00Z">
              <w:r w:rsidRPr="00AA5576" w:rsidDel="000D49FF">
                <w:rPr>
                  <w:rFonts w:asciiTheme="minorHAnsi" w:eastAsia="Times New Roman" w:hAnsiTheme="minorHAnsi" w:cs="ArialMT"/>
                  <w:b/>
                  <w:bCs/>
                  <w:color w:val="000000"/>
                  <w:sz w:val="18"/>
                  <w:szCs w:val="18"/>
                </w:rPr>
                <w:delText>Total Accrual Per Year (In Days)</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rPr>
                <w:del w:id="318" w:author="aljaykum" w:date="2016-11-07T17:01:00Z"/>
                <w:rFonts w:asciiTheme="minorHAnsi" w:eastAsia="Times New Roman" w:hAnsiTheme="minorHAnsi"/>
                <w:b/>
                <w:bCs/>
                <w:color w:val="000000"/>
                <w:sz w:val="18"/>
                <w:szCs w:val="18"/>
              </w:rPr>
            </w:pPr>
            <w:del w:id="319" w:author="aljaykum" w:date="2016-11-07T17:01:00Z">
              <w:r w:rsidRPr="00AA5576" w:rsidDel="000D49FF">
                <w:rPr>
                  <w:rFonts w:asciiTheme="minorHAnsi" w:eastAsia="Times New Roman" w:hAnsiTheme="minorHAnsi" w:cs="ArialMT"/>
                  <w:b/>
                  <w:bCs/>
                  <w:color w:val="000000"/>
                  <w:sz w:val="18"/>
                  <w:szCs w:val="18"/>
                </w:rPr>
                <w:delText>Bi-Monthly Accrual Rate (Hours)</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rPr>
                <w:del w:id="320" w:author="aljaykum" w:date="2016-11-07T17:01:00Z"/>
                <w:rFonts w:asciiTheme="minorHAnsi" w:eastAsia="Times New Roman" w:hAnsiTheme="minorHAnsi"/>
                <w:b/>
                <w:bCs/>
                <w:color w:val="000000"/>
                <w:sz w:val="18"/>
                <w:szCs w:val="18"/>
              </w:rPr>
            </w:pPr>
            <w:del w:id="321" w:author="aljaykum" w:date="2016-11-07T17:01:00Z">
              <w:r w:rsidRPr="00AA5576" w:rsidDel="000D49FF">
                <w:rPr>
                  <w:rFonts w:asciiTheme="minorHAnsi" w:eastAsia="Times New Roman" w:hAnsiTheme="minorHAnsi" w:cs="ArialMT"/>
                  <w:b/>
                  <w:bCs/>
                  <w:color w:val="000000"/>
                  <w:sz w:val="18"/>
                  <w:szCs w:val="18"/>
                </w:rPr>
                <w:delText>Total Accrual Per Year (In Days)</w:delText>
              </w:r>
            </w:del>
          </w:p>
        </w:tc>
      </w:tr>
      <w:tr w:rsidR="008E554F" w:rsidRPr="008E6B5A" w:rsidDel="000D49FF" w:rsidTr="00352085">
        <w:trPr>
          <w:del w:id="32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23" w:author="aljaykum" w:date="2016-11-07T17:01:00Z"/>
                <w:rFonts w:asciiTheme="minorHAnsi" w:eastAsia="Times New Roman" w:hAnsiTheme="minorHAnsi"/>
                <w:color w:val="000000"/>
                <w:sz w:val="18"/>
                <w:szCs w:val="18"/>
              </w:rPr>
            </w:pPr>
            <w:del w:id="324" w:author="aljaykum" w:date="2016-11-07T17:01:00Z">
              <w:r w:rsidRPr="00AA5576" w:rsidDel="000D49FF">
                <w:rPr>
                  <w:rFonts w:asciiTheme="minorHAnsi" w:eastAsia="Times New Roman" w:hAnsiTheme="minorHAnsi"/>
                  <w:color w:val="000000"/>
                  <w:sz w:val="18"/>
                  <w:szCs w:val="18"/>
                </w:rPr>
                <w:delText>A</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25" w:author="aljaykum" w:date="2016-11-07T17:01:00Z"/>
                <w:rFonts w:asciiTheme="minorHAnsi" w:eastAsia="Times New Roman" w:hAnsiTheme="minorHAnsi"/>
                <w:color w:val="000000"/>
                <w:sz w:val="18"/>
                <w:szCs w:val="18"/>
              </w:rPr>
            </w:pPr>
            <w:del w:id="326" w:author="aljaykum" w:date="2016-11-07T17:01:00Z">
              <w:r w:rsidRPr="00AA5576" w:rsidDel="000D49FF">
                <w:rPr>
                  <w:rFonts w:asciiTheme="minorHAnsi" w:eastAsia="Times New Roman" w:hAnsiTheme="minorHAnsi"/>
                  <w:color w:val="000000"/>
                  <w:sz w:val="18"/>
                  <w:szCs w:val="18"/>
                </w:rPr>
                <w:delText>Software Associate/ Software Engineer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27" w:author="aljaykum" w:date="2016-11-07T17:01:00Z"/>
                <w:rFonts w:asciiTheme="minorHAnsi" w:eastAsia="Times New Roman" w:hAnsiTheme="minorHAnsi"/>
                <w:color w:val="000000"/>
                <w:sz w:val="18"/>
                <w:szCs w:val="18"/>
              </w:rPr>
            </w:pPr>
            <w:del w:id="328"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29" w:author="aljaykum" w:date="2016-11-07T17:01:00Z"/>
                <w:rFonts w:asciiTheme="minorHAnsi" w:eastAsia="Times New Roman" w:hAnsiTheme="minorHAnsi"/>
                <w:color w:val="000000"/>
                <w:sz w:val="18"/>
                <w:szCs w:val="18"/>
              </w:rPr>
            </w:pPr>
            <w:del w:id="330"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31" w:author="aljaykum" w:date="2016-11-07T17:01:00Z"/>
                <w:rFonts w:asciiTheme="minorHAnsi" w:eastAsia="Times New Roman" w:hAnsiTheme="minorHAnsi"/>
                <w:color w:val="000000"/>
                <w:sz w:val="18"/>
                <w:szCs w:val="18"/>
              </w:rPr>
            </w:pPr>
            <w:del w:id="332"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33" w:author="aljaykum" w:date="2016-11-07T17:01:00Z"/>
                <w:rFonts w:asciiTheme="minorHAnsi" w:eastAsia="Times New Roman" w:hAnsiTheme="minorHAnsi"/>
                <w:color w:val="000000"/>
                <w:sz w:val="18"/>
                <w:szCs w:val="18"/>
              </w:rPr>
            </w:pPr>
            <w:del w:id="334"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35" w:author="aljaykum" w:date="2016-11-07T17:01:00Z"/>
                <w:rFonts w:asciiTheme="minorHAnsi" w:eastAsia="Times New Roman" w:hAnsiTheme="minorHAnsi"/>
                <w:color w:val="000000"/>
                <w:sz w:val="18"/>
                <w:szCs w:val="18"/>
              </w:rPr>
            </w:pPr>
            <w:del w:id="336"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352085">
        <w:trPr>
          <w:del w:id="33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38" w:author="aljaykum" w:date="2016-11-07T17:01:00Z"/>
                <w:rFonts w:asciiTheme="minorHAnsi" w:eastAsia="Times New Roman" w:hAnsiTheme="minorHAnsi"/>
                <w:color w:val="000000"/>
                <w:sz w:val="18"/>
                <w:szCs w:val="18"/>
              </w:rPr>
            </w:pPr>
            <w:del w:id="339" w:author="aljaykum" w:date="2016-11-07T17:01:00Z">
              <w:r w:rsidRPr="00AA5576" w:rsidDel="000D49FF">
                <w:rPr>
                  <w:rFonts w:asciiTheme="minorHAnsi" w:eastAsia="Times New Roman" w:hAnsiTheme="minorHAnsi"/>
                  <w:color w:val="000000"/>
                  <w:sz w:val="18"/>
                  <w:szCs w:val="18"/>
                </w:rPr>
                <w:delText>A</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40" w:author="aljaykum" w:date="2016-11-07T17:01:00Z"/>
                <w:rFonts w:asciiTheme="minorHAnsi" w:eastAsia="Times New Roman" w:hAnsiTheme="minorHAnsi"/>
                <w:color w:val="000000"/>
                <w:sz w:val="18"/>
                <w:szCs w:val="18"/>
              </w:rPr>
            </w:pPr>
            <w:del w:id="341" w:author="aljaykum" w:date="2016-11-07T17:01:00Z">
              <w:r w:rsidRPr="00AA5576" w:rsidDel="000D49FF">
                <w:rPr>
                  <w:rFonts w:asciiTheme="minorHAnsi" w:eastAsia="Times New Roman" w:hAnsiTheme="minorHAnsi"/>
                  <w:color w:val="000000"/>
                  <w:sz w:val="18"/>
                  <w:szCs w:val="18"/>
                </w:rPr>
                <w:delText>Software Associate/ Software Engineer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42" w:author="aljaykum" w:date="2016-11-07T17:01:00Z"/>
                <w:rFonts w:asciiTheme="minorHAnsi" w:eastAsia="Times New Roman" w:hAnsiTheme="minorHAnsi"/>
                <w:color w:val="000000"/>
                <w:sz w:val="18"/>
                <w:szCs w:val="18"/>
              </w:rPr>
            </w:pPr>
            <w:del w:id="343"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44" w:author="aljaykum" w:date="2016-11-07T17:01:00Z"/>
                <w:rFonts w:asciiTheme="minorHAnsi" w:eastAsia="Times New Roman" w:hAnsiTheme="minorHAnsi"/>
                <w:color w:val="000000"/>
                <w:sz w:val="18"/>
                <w:szCs w:val="18"/>
              </w:rPr>
            </w:pPr>
            <w:del w:id="345"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46" w:author="aljaykum" w:date="2016-11-07T17:01:00Z"/>
                <w:rFonts w:asciiTheme="minorHAnsi" w:eastAsia="Times New Roman" w:hAnsiTheme="minorHAnsi"/>
                <w:color w:val="000000"/>
                <w:sz w:val="18"/>
                <w:szCs w:val="18"/>
              </w:rPr>
            </w:pPr>
            <w:del w:id="347"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48" w:author="aljaykum" w:date="2016-11-07T17:01:00Z"/>
                <w:rFonts w:asciiTheme="minorHAnsi" w:eastAsia="Times New Roman" w:hAnsiTheme="minorHAnsi"/>
                <w:color w:val="000000"/>
                <w:sz w:val="18"/>
                <w:szCs w:val="18"/>
              </w:rPr>
            </w:pPr>
            <w:del w:id="349"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50" w:author="aljaykum" w:date="2016-11-07T17:01:00Z"/>
                <w:rFonts w:asciiTheme="minorHAnsi" w:eastAsia="Times New Roman" w:hAnsiTheme="minorHAnsi"/>
                <w:color w:val="000000"/>
                <w:sz w:val="18"/>
                <w:szCs w:val="18"/>
              </w:rPr>
            </w:pPr>
            <w:del w:id="351"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352085">
        <w:trPr>
          <w:del w:id="35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53" w:author="aljaykum" w:date="2016-11-07T17:01:00Z"/>
                <w:rFonts w:asciiTheme="minorHAnsi" w:eastAsia="Times New Roman" w:hAnsiTheme="minorHAnsi"/>
                <w:color w:val="000000"/>
                <w:sz w:val="18"/>
                <w:szCs w:val="18"/>
              </w:rPr>
            </w:pPr>
            <w:del w:id="354" w:author="aljaykum" w:date="2016-11-07T17:01:00Z">
              <w:r w:rsidRPr="00AA5576" w:rsidDel="000D49FF">
                <w:rPr>
                  <w:rFonts w:asciiTheme="minorHAnsi" w:eastAsia="Times New Roman" w:hAnsiTheme="minorHAnsi"/>
                  <w:color w:val="000000"/>
                  <w:sz w:val="18"/>
                  <w:szCs w:val="18"/>
                </w:rPr>
                <w:delText>B</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55" w:author="aljaykum" w:date="2016-11-07T17:01:00Z"/>
                <w:rFonts w:asciiTheme="minorHAnsi" w:eastAsia="Times New Roman" w:hAnsiTheme="minorHAnsi"/>
                <w:color w:val="000000"/>
                <w:sz w:val="18"/>
                <w:szCs w:val="18"/>
              </w:rPr>
            </w:pPr>
            <w:del w:id="356"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57" w:author="aljaykum" w:date="2016-11-07T17:01:00Z"/>
                <w:rFonts w:asciiTheme="minorHAnsi" w:eastAsia="Times New Roman" w:hAnsiTheme="minorHAnsi"/>
                <w:color w:val="000000"/>
                <w:sz w:val="18"/>
                <w:szCs w:val="18"/>
              </w:rPr>
            </w:pPr>
            <w:del w:id="358"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59" w:author="aljaykum" w:date="2016-11-07T17:01:00Z"/>
                <w:rFonts w:asciiTheme="minorHAnsi" w:eastAsia="Times New Roman" w:hAnsiTheme="minorHAnsi"/>
                <w:color w:val="000000"/>
                <w:sz w:val="18"/>
                <w:szCs w:val="18"/>
              </w:rPr>
            </w:pPr>
            <w:del w:id="360"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61" w:author="aljaykum" w:date="2016-11-07T17:01:00Z"/>
                <w:rFonts w:asciiTheme="minorHAnsi" w:eastAsia="Times New Roman" w:hAnsiTheme="minorHAnsi"/>
                <w:color w:val="000000"/>
                <w:sz w:val="18"/>
                <w:szCs w:val="18"/>
              </w:rPr>
            </w:pPr>
            <w:del w:id="362"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63" w:author="aljaykum" w:date="2016-11-07T17:01:00Z"/>
                <w:rFonts w:asciiTheme="minorHAnsi" w:eastAsia="Times New Roman" w:hAnsiTheme="minorHAnsi"/>
                <w:color w:val="000000"/>
                <w:sz w:val="18"/>
                <w:szCs w:val="18"/>
              </w:rPr>
            </w:pPr>
            <w:del w:id="364"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65" w:author="aljaykum" w:date="2016-11-07T17:01:00Z"/>
                <w:rFonts w:asciiTheme="minorHAnsi" w:eastAsia="Times New Roman" w:hAnsiTheme="minorHAnsi"/>
                <w:color w:val="000000"/>
                <w:sz w:val="18"/>
                <w:szCs w:val="18"/>
              </w:rPr>
            </w:pPr>
            <w:del w:id="366"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352085">
        <w:trPr>
          <w:del w:id="36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68" w:author="aljaykum" w:date="2016-11-07T17:01:00Z"/>
                <w:rFonts w:asciiTheme="minorHAnsi" w:eastAsia="Times New Roman" w:hAnsiTheme="minorHAnsi"/>
                <w:color w:val="000000"/>
                <w:sz w:val="18"/>
                <w:szCs w:val="18"/>
              </w:rPr>
            </w:pPr>
            <w:del w:id="369" w:author="aljaykum" w:date="2016-11-07T17:01:00Z">
              <w:r w:rsidRPr="00AA5576" w:rsidDel="000D49FF">
                <w:rPr>
                  <w:rFonts w:asciiTheme="minorHAnsi" w:eastAsia="Times New Roman" w:hAnsiTheme="minorHAnsi"/>
                  <w:color w:val="000000"/>
                  <w:sz w:val="18"/>
                  <w:szCs w:val="18"/>
                </w:rPr>
                <w:delText>B</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70" w:author="aljaykum" w:date="2016-11-07T17:01:00Z"/>
                <w:rFonts w:asciiTheme="minorHAnsi" w:eastAsia="Times New Roman" w:hAnsiTheme="minorHAnsi"/>
                <w:color w:val="000000"/>
                <w:sz w:val="18"/>
                <w:szCs w:val="18"/>
              </w:rPr>
            </w:pPr>
            <w:del w:id="371"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72" w:author="aljaykum" w:date="2016-11-07T17:01:00Z"/>
                <w:rFonts w:asciiTheme="minorHAnsi" w:eastAsia="Times New Roman" w:hAnsiTheme="minorHAnsi"/>
                <w:color w:val="000000"/>
                <w:sz w:val="18"/>
                <w:szCs w:val="18"/>
              </w:rPr>
            </w:pPr>
            <w:del w:id="373"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74" w:author="aljaykum" w:date="2016-11-07T17:01:00Z"/>
                <w:rFonts w:asciiTheme="minorHAnsi" w:eastAsia="Times New Roman" w:hAnsiTheme="minorHAnsi"/>
                <w:color w:val="000000"/>
                <w:sz w:val="18"/>
                <w:szCs w:val="18"/>
              </w:rPr>
            </w:pPr>
            <w:del w:id="375"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76" w:author="aljaykum" w:date="2016-11-07T17:01:00Z"/>
                <w:rFonts w:asciiTheme="minorHAnsi" w:eastAsia="Times New Roman" w:hAnsiTheme="minorHAnsi"/>
                <w:color w:val="000000"/>
                <w:sz w:val="18"/>
                <w:szCs w:val="18"/>
              </w:rPr>
            </w:pPr>
            <w:del w:id="377"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78" w:author="aljaykum" w:date="2016-11-07T17:01:00Z"/>
                <w:rFonts w:asciiTheme="minorHAnsi" w:eastAsia="Times New Roman" w:hAnsiTheme="minorHAnsi"/>
                <w:color w:val="000000"/>
                <w:sz w:val="18"/>
                <w:szCs w:val="18"/>
              </w:rPr>
            </w:pPr>
            <w:del w:id="379"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80" w:author="aljaykum" w:date="2016-11-07T17:01:00Z"/>
                <w:rFonts w:asciiTheme="minorHAnsi" w:eastAsia="Times New Roman" w:hAnsiTheme="minorHAnsi"/>
                <w:color w:val="000000"/>
                <w:sz w:val="18"/>
                <w:szCs w:val="18"/>
              </w:rPr>
            </w:pPr>
            <w:del w:id="381"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352085">
        <w:trPr>
          <w:del w:id="38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83" w:author="aljaykum" w:date="2016-11-07T17:01:00Z"/>
                <w:rFonts w:asciiTheme="minorHAnsi" w:eastAsia="Times New Roman" w:hAnsiTheme="minorHAnsi"/>
                <w:color w:val="000000"/>
                <w:sz w:val="18"/>
                <w:szCs w:val="18"/>
              </w:rPr>
            </w:pPr>
            <w:del w:id="384" w:author="aljaykum" w:date="2016-11-07T17:01:00Z">
              <w:r w:rsidRPr="00AA5576" w:rsidDel="000D49FF">
                <w:rPr>
                  <w:rFonts w:asciiTheme="minorHAnsi" w:eastAsia="Times New Roman" w:hAnsiTheme="minorHAnsi"/>
                  <w:color w:val="000000"/>
                  <w:sz w:val="18"/>
                  <w:szCs w:val="18"/>
                </w:rPr>
                <w:delText>C</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85" w:author="aljaykum" w:date="2016-11-07T17:01:00Z"/>
                <w:rFonts w:asciiTheme="minorHAnsi" w:eastAsia="Times New Roman" w:hAnsiTheme="minorHAnsi"/>
                <w:color w:val="000000"/>
                <w:sz w:val="18"/>
                <w:szCs w:val="18"/>
              </w:rPr>
            </w:pPr>
            <w:del w:id="386" w:author="aljaykum" w:date="2016-11-07T17:01:00Z">
              <w:r w:rsidRPr="00AA5576" w:rsidDel="000D49FF">
                <w:rPr>
                  <w:rFonts w:asciiTheme="minorHAnsi" w:eastAsia="Times New Roman" w:hAnsiTheme="minorHAnsi"/>
                  <w:color w:val="000000"/>
                  <w:sz w:val="18"/>
                  <w:szCs w:val="18"/>
                </w:rPr>
                <w:delText>Senior Consultant / Lead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387" w:author="aljaykum" w:date="2016-11-07T17:01:00Z"/>
                <w:rFonts w:asciiTheme="minorHAnsi" w:eastAsia="Times New Roman" w:hAnsiTheme="minorHAnsi"/>
                <w:color w:val="000000"/>
                <w:sz w:val="18"/>
                <w:szCs w:val="18"/>
              </w:rPr>
            </w:pPr>
            <w:del w:id="388"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89" w:author="aljaykum" w:date="2016-11-07T17:01:00Z"/>
                <w:rFonts w:asciiTheme="minorHAnsi" w:eastAsia="Times New Roman" w:hAnsiTheme="minorHAnsi"/>
                <w:color w:val="000000"/>
                <w:sz w:val="18"/>
                <w:szCs w:val="18"/>
              </w:rPr>
            </w:pPr>
            <w:del w:id="390"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391" w:author="aljaykum" w:date="2016-11-07T17:01:00Z"/>
                <w:rFonts w:asciiTheme="minorHAnsi" w:eastAsia="Times New Roman" w:hAnsiTheme="minorHAnsi"/>
                <w:color w:val="000000"/>
                <w:sz w:val="18"/>
                <w:szCs w:val="18"/>
              </w:rPr>
            </w:pPr>
            <w:del w:id="392" w:author="aljaykum" w:date="2016-11-07T17:01:00Z">
              <w:r w:rsidRPr="00AA5576" w:rsidDel="000D49FF">
                <w:rPr>
                  <w:rFonts w:asciiTheme="minorHAnsi" w:eastAsia="Times New Roman" w:hAnsiTheme="minorHAnsi" w:cs="ArialMT"/>
                  <w:color w:val="000000"/>
                  <w:sz w:val="18"/>
                  <w:szCs w:val="18"/>
                </w:rPr>
                <w:delText>15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93" w:author="aljaykum" w:date="2016-11-07T17:01:00Z"/>
                <w:rFonts w:asciiTheme="minorHAnsi" w:eastAsia="Times New Roman" w:hAnsiTheme="minorHAnsi"/>
                <w:color w:val="000000"/>
                <w:sz w:val="18"/>
                <w:szCs w:val="18"/>
              </w:rPr>
            </w:pPr>
            <w:del w:id="394"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395" w:author="aljaykum" w:date="2016-11-07T17:01:00Z"/>
                <w:rFonts w:asciiTheme="minorHAnsi" w:eastAsia="Times New Roman" w:hAnsiTheme="minorHAnsi"/>
                <w:color w:val="000000"/>
                <w:sz w:val="18"/>
                <w:szCs w:val="18"/>
              </w:rPr>
            </w:pPr>
            <w:del w:id="396"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352085">
        <w:trPr>
          <w:del w:id="39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398" w:author="aljaykum" w:date="2016-11-07T17:01:00Z"/>
                <w:rFonts w:asciiTheme="minorHAnsi" w:eastAsia="Times New Roman" w:hAnsiTheme="minorHAnsi"/>
                <w:color w:val="000000"/>
                <w:sz w:val="18"/>
                <w:szCs w:val="18"/>
              </w:rPr>
            </w:pPr>
            <w:del w:id="399" w:author="aljaykum" w:date="2016-11-07T17:01:00Z">
              <w:r w:rsidRPr="00AA5576" w:rsidDel="000D49FF">
                <w:rPr>
                  <w:rFonts w:asciiTheme="minorHAnsi" w:eastAsia="Times New Roman" w:hAnsiTheme="minorHAnsi"/>
                  <w:color w:val="000000"/>
                  <w:sz w:val="18"/>
                  <w:szCs w:val="18"/>
                </w:rPr>
                <w:delText>C</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00" w:author="aljaykum" w:date="2016-11-07T17:01:00Z"/>
                <w:rFonts w:asciiTheme="minorHAnsi" w:eastAsia="Times New Roman" w:hAnsiTheme="minorHAnsi"/>
                <w:color w:val="000000"/>
                <w:sz w:val="18"/>
                <w:szCs w:val="18"/>
              </w:rPr>
            </w:pPr>
            <w:del w:id="401"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02" w:author="aljaykum" w:date="2016-11-07T17:01:00Z"/>
                <w:rFonts w:asciiTheme="minorHAnsi" w:eastAsia="Times New Roman" w:hAnsiTheme="minorHAnsi"/>
                <w:color w:val="000000"/>
                <w:sz w:val="18"/>
                <w:szCs w:val="18"/>
              </w:rPr>
            </w:pPr>
            <w:del w:id="403"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04" w:author="aljaykum" w:date="2016-11-07T17:01:00Z"/>
                <w:rFonts w:asciiTheme="minorHAnsi" w:eastAsia="Times New Roman" w:hAnsiTheme="minorHAnsi"/>
                <w:color w:val="000000"/>
                <w:sz w:val="18"/>
                <w:szCs w:val="18"/>
              </w:rPr>
            </w:pPr>
            <w:del w:id="405"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06" w:author="aljaykum" w:date="2016-11-07T17:01:00Z"/>
                <w:rFonts w:asciiTheme="minorHAnsi" w:eastAsia="Times New Roman" w:hAnsiTheme="minorHAnsi"/>
                <w:color w:val="000000"/>
                <w:sz w:val="18"/>
                <w:szCs w:val="18"/>
              </w:rPr>
            </w:pPr>
            <w:del w:id="407" w:author="aljaykum" w:date="2016-11-07T17:01:00Z">
              <w:r w:rsidRPr="00AA5576" w:rsidDel="000D49FF">
                <w:rPr>
                  <w:rFonts w:asciiTheme="minorHAnsi" w:eastAsia="Times New Roman" w:hAnsiTheme="minorHAnsi" w:cs="ArialMT"/>
                  <w:color w:val="000000"/>
                  <w:sz w:val="18"/>
                  <w:szCs w:val="18"/>
                </w:rPr>
                <w:delText>15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08" w:author="aljaykum" w:date="2016-11-07T17:01:00Z"/>
                <w:rFonts w:asciiTheme="minorHAnsi" w:eastAsia="Times New Roman" w:hAnsiTheme="minorHAnsi"/>
                <w:color w:val="000000"/>
                <w:sz w:val="18"/>
                <w:szCs w:val="18"/>
              </w:rPr>
            </w:pPr>
            <w:del w:id="409"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10" w:author="aljaykum" w:date="2016-11-07T17:01:00Z"/>
                <w:rFonts w:asciiTheme="minorHAnsi" w:eastAsia="Times New Roman" w:hAnsiTheme="minorHAnsi"/>
                <w:color w:val="000000"/>
                <w:sz w:val="18"/>
                <w:szCs w:val="18"/>
              </w:rPr>
            </w:pPr>
            <w:del w:id="411"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352085">
        <w:trPr>
          <w:del w:id="41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13" w:author="aljaykum" w:date="2016-11-07T17:01:00Z"/>
                <w:rFonts w:asciiTheme="minorHAnsi" w:eastAsia="Times New Roman" w:hAnsiTheme="minorHAnsi"/>
                <w:color w:val="000000"/>
                <w:sz w:val="18"/>
                <w:szCs w:val="18"/>
              </w:rPr>
            </w:pPr>
            <w:del w:id="414" w:author="aljaykum" w:date="2016-11-07T17:01:00Z">
              <w:r w:rsidRPr="00AA5576" w:rsidDel="000D49FF">
                <w:rPr>
                  <w:rFonts w:asciiTheme="minorHAnsi" w:eastAsia="Times New Roman" w:hAnsiTheme="minorHAnsi"/>
                  <w:color w:val="000000"/>
                  <w:sz w:val="18"/>
                  <w:szCs w:val="18"/>
                </w:rPr>
                <w:delText>D</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15" w:author="aljaykum" w:date="2016-11-07T17:01:00Z"/>
                <w:rFonts w:asciiTheme="minorHAnsi" w:eastAsia="Times New Roman" w:hAnsiTheme="minorHAnsi"/>
                <w:color w:val="000000"/>
                <w:sz w:val="18"/>
                <w:szCs w:val="18"/>
              </w:rPr>
            </w:pPr>
            <w:del w:id="416" w:author="aljaykum" w:date="2016-11-07T17:01:00Z">
              <w:r w:rsidRPr="00AA5576" w:rsidDel="000D49FF">
                <w:rPr>
                  <w:rFonts w:asciiTheme="minorHAnsi" w:eastAsia="Times New Roman" w:hAnsiTheme="minorHAnsi"/>
                  <w:color w:val="000000"/>
                  <w:sz w:val="18"/>
                  <w:szCs w:val="18"/>
                </w:rPr>
                <w:delText>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17" w:author="aljaykum" w:date="2016-11-07T17:01:00Z"/>
                <w:rFonts w:asciiTheme="minorHAnsi" w:eastAsia="Times New Roman" w:hAnsiTheme="minorHAnsi"/>
                <w:color w:val="000000"/>
                <w:sz w:val="18"/>
                <w:szCs w:val="18"/>
              </w:rPr>
            </w:pPr>
            <w:del w:id="418"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19" w:author="aljaykum" w:date="2016-11-07T17:01:00Z"/>
                <w:rFonts w:asciiTheme="minorHAnsi" w:eastAsia="Times New Roman" w:hAnsiTheme="minorHAnsi"/>
                <w:color w:val="000000"/>
                <w:sz w:val="18"/>
                <w:szCs w:val="18"/>
              </w:rPr>
            </w:pPr>
            <w:del w:id="420" w:author="aljaykum" w:date="2016-11-07T17:01:00Z">
              <w:r w:rsidRPr="00AA5576" w:rsidDel="000D49FF">
                <w:rPr>
                  <w:rFonts w:asciiTheme="minorHAnsi" w:eastAsia="Times New Roman" w:hAnsiTheme="minorHAnsi" w:cs="ArialMT"/>
                  <w:color w:val="000000"/>
                  <w:sz w:val="18"/>
                  <w:szCs w:val="18"/>
                </w:rPr>
                <w:delText>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21" w:author="aljaykum" w:date="2016-11-07T17:01:00Z"/>
                <w:rFonts w:asciiTheme="minorHAnsi" w:eastAsia="Times New Roman" w:hAnsiTheme="minorHAnsi"/>
                <w:color w:val="000000"/>
                <w:sz w:val="18"/>
                <w:szCs w:val="18"/>
              </w:rPr>
            </w:pPr>
            <w:del w:id="422" w:author="aljaykum" w:date="2016-11-07T17:01:00Z">
              <w:r w:rsidRPr="00AA5576" w:rsidDel="000D49FF">
                <w:rPr>
                  <w:rFonts w:asciiTheme="minorHAnsi" w:eastAsia="Times New Roman" w:hAnsiTheme="minorHAnsi" w:cs="ArialMT"/>
                  <w:color w:val="000000"/>
                  <w:sz w:val="18"/>
                  <w:szCs w:val="18"/>
                </w:rPr>
                <w:delText>18</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23" w:author="aljaykum" w:date="2016-11-07T17:01:00Z"/>
                <w:rFonts w:asciiTheme="minorHAnsi" w:eastAsia="Times New Roman" w:hAnsiTheme="minorHAnsi"/>
                <w:color w:val="000000"/>
                <w:sz w:val="18"/>
                <w:szCs w:val="18"/>
              </w:rPr>
            </w:pPr>
            <w:del w:id="424"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25" w:author="aljaykum" w:date="2016-11-07T17:01:00Z"/>
                <w:rFonts w:asciiTheme="minorHAnsi" w:eastAsia="Times New Roman" w:hAnsiTheme="minorHAnsi"/>
                <w:color w:val="000000"/>
                <w:sz w:val="18"/>
                <w:szCs w:val="18"/>
              </w:rPr>
            </w:pPr>
            <w:del w:id="426"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352085">
        <w:trPr>
          <w:del w:id="42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28" w:author="aljaykum" w:date="2016-11-07T17:01:00Z"/>
                <w:rFonts w:asciiTheme="minorHAnsi" w:eastAsia="Times New Roman" w:hAnsiTheme="minorHAnsi"/>
                <w:color w:val="000000"/>
                <w:sz w:val="18"/>
                <w:szCs w:val="18"/>
              </w:rPr>
            </w:pPr>
            <w:del w:id="429" w:author="aljaykum" w:date="2016-11-07T17:01:00Z">
              <w:r w:rsidRPr="00AA5576" w:rsidDel="000D49FF">
                <w:rPr>
                  <w:rFonts w:asciiTheme="minorHAnsi" w:eastAsia="Times New Roman" w:hAnsiTheme="minorHAnsi"/>
                  <w:color w:val="000000"/>
                  <w:sz w:val="18"/>
                  <w:szCs w:val="18"/>
                </w:rPr>
                <w:delText>D</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30" w:author="aljaykum" w:date="2016-11-07T17:01:00Z"/>
                <w:rFonts w:asciiTheme="minorHAnsi" w:eastAsia="Times New Roman" w:hAnsiTheme="minorHAnsi"/>
                <w:color w:val="000000"/>
                <w:sz w:val="18"/>
                <w:szCs w:val="18"/>
              </w:rPr>
            </w:pPr>
            <w:del w:id="431" w:author="aljaykum" w:date="2016-11-07T17:01:00Z">
              <w:r w:rsidRPr="00AA5576" w:rsidDel="000D49FF">
                <w:rPr>
                  <w:rFonts w:asciiTheme="minorHAnsi" w:eastAsia="Times New Roman" w:hAnsiTheme="minorHAnsi"/>
                  <w:color w:val="000000"/>
                  <w:sz w:val="18"/>
                  <w:szCs w:val="18"/>
                </w:rPr>
                <w:delText>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32" w:author="aljaykum" w:date="2016-11-07T17:01:00Z"/>
                <w:rFonts w:asciiTheme="minorHAnsi" w:eastAsia="Times New Roman" w:hAnsiTheme="minorHAnsi"/>
                <w:color w:val="000000"/>
                <w:sz w:val="18"/>
                <w:szCs w:val="18"/>
              </w:rPr>
            </w:pPr>
            <w:del w:id="43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34" w:author="aljaykum" w:date="2016-11-07T17:01:00Z"/>
                <w:rFonts w:asciiTheme="minorHAnsi" w:eastAsia="Times New Roman" w:hAnsiTheme="minorHAnsi"/>
                <w:color w:val="000000"/>
                <w:sz w:val="18"/>
                <w:szCs w:val="18"/>
              </w:rPr>
            </w:pPr>
            <w:del w:id="435" w:author="aljaykum" w:date="2016-11-07T17:01:00Z">
              <w:r w:rsidRPr="00AA5576" w:rsidDel="000D49FF">
                <w:rPr>
                  <w:rFonts w:asciiTheme="minorHAnsi" w:eastAsia="Times New Roman" w:hAnsiTheme="minorHAnsi" w:cs="ArialMT"/>
                  <w:color w:val="000000"/>
                  <w:sz w:val="18"/>
                  <w:szCs w:val="18"/>
                </w:rPr>
                <w:delText>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36" w:author="aljaykum" w:date="2016-11-07T17:01:00Z"/>
                <w:rFonts w:asciiTheme="minorHAnsi" w:eastAsia="Times New Roman" w:hAnsiTheme="minorHAnsi"/>
                <w:color w:val="000000"/>
                <w:sz w:val="18"/>
                <w:szCs w:val="18"/>
              </w:rPr>
            </w:pPr>
            <w:del w:id="437" w:author="aljaykum" w:date="2016-11-07T17:01:00Z">
              <w:r w:rsidRPr="00AA5576" w:rsidDel="000D49FF">
                <w:rPr>
                  <w:rFonts w:asciiTheme="minorHAnsi" w:eastAsia="Times New Roman" w:hAnsiTheme="minorHAnsi" w:cs="ArialMT"/>
                  <w:color w:val="000000"/>
                  <w:sz w:val="18"/>
                  <w:szCs w:val="18"/>
                </w:rPr>
                <w:delText>18</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38" w:author="aljaykum" w:date="2016-11-07T17:01:00Z"/>
                <w:rFonts w:asciiTheme="minorHAnsi" w:eastAsia="Times New Roman" w:hAnsiTheme="minorHAnsi"/>
                <w:color w:val="000000"/>
                <w:sz w:val="18"/>
                <w:szCs w:val="18"/>
              </w:rPr>
            </w:pPr>
            <w:del w:id="439"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40" w:author="aljaykum" w:date="2016-11-07T17:01:00Z"/>
                <w:rFonts w:asciiTheme="minorHAnsi" w:eastAsia="Times New Roman" w:hAnsiTheme="minorHAnsi"/>
                <w:color w:val="000000"/>
                <w:sz w:val="18"/>
                <w:szCs w:val="18"/>
              </w:rPr>
            </w:pPr>
            <w:del w:id="441"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352085">
        <w:trPr>
          <w:del w:id="44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43" w:author="aljaykum" w:date="2016-11-07T17:01:00Z"/>
                <w:rFonts w:asciiTheme="minorHAnsi" w:eastAsia="Times New Roman" w:hAnsiTheme="minorHAnsi"/>
                <w:color w:val="000000"/>
                <w:sz w:val="18"/>
                <w:szCs w:val="18"/>
              </w:rPr>
            </w:pPr>
            <w:del w:id="444"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45" w:author="aljaykum" w:date="2016-11-07T17:01:00Z"/>
                <w:rFonts w:asciiTheme="minorHAnsi" w:eastAsia="Times New Roman" w:hAnsiTheme="minorHAnsi"/>
                <w:color w:val="000000"/>
                <w:sz w:val="18"/>
                <w:szCs w:val="18"/>
              </w:rPr>
            </w:pPr>
            <w:del w:id="446" w:author="aljaykum" w:date="2016-11-07T17:01:00Z">
              <w:r w:rsidRPr="00AA5576" w:rsidDel="000D49FF">
                <w:rPr>
                  <w:rFonts w:asciiTheme="minorHAnsi" w:eastAsia="Times New Roman" w:hAnsiTheme="minorHAnsi"/>
                  <w:color w:val="000000"/>
                  <w:sz w:val="18"/>
                  <w:szCs w:val="18"/>
                </w:rPr>
                <w:delText>Senior 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47" w:author="aljaykum" w:date="2016-11-07T17:01:00Z"/>
                <w:rFonts w:asciiTheme="minorHAnsi" w:eastAsia="Times New Roman" w:hAnsiTheme="minorHAnsi"/>
                <w:color w:val="000000"/>
                <w:sz w:val="18"/>
                <w:szCs w:val="18"/>
              </w:rPr>
            </w:pPr>
            <w:del w:id="448"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49" w:author="aljaykum" w:date="2016-11-07T17:01:00Z"/>
                <w:rFonts w:asciiTheme="minorHAnsi" w:eastAsia="Times New Roman" w:hAnsiTheme="minorHAnsi"/>
                <w:color w:val="000000"/>
                <w:sz w:val="18"/>
                <w:szCs w:val="18"/>
              </w:rPr>
            </w:pPr>
            <w:del w:id="450"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51" w:author="aljaykum" w:date="2016-11-07T17:01:00Z"/>
                <w:rFonts w:asciiTheme="minorHAnsi" w:eastAsia="Times New Roman" w:hAnsiTheme="minorHAnsi"/>
                <w:color w:val="000000"/>
                <w:sz w:val="18"/>
                <w:szCs w:val="18"/>
              </w:rPr>
            </w:pPr>
            <w:del w:id="452"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53" w:author="aljaykum" w:date="2016-11-07T17:01:00Z"/>
                <w:rFonts w:asciiTheme="minorHAnsi" w:eastAsia="Times New Roman" w:hAnsiTheme="minorHAnsi"/>
                <w:color w:val="000000"/>
                <w:sz w:val="18"/>
                <w:szCs w:val="18"/>
              </w:rPr>
            </w:pPr>
            <w:del w:id="454"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55" w:author="aljaykum" w:date="2016-11-07T17:01:00Z"/>
                <w:rFonts w:asciiTheme="minorHAnsi" w:eastAsia="Times New Roman" w:hAnsiTheme="minorHAnsi"/>
                <w:color w:val="000000"/>
                <w:sz w:val="18"/>
                <w:szCs w:val="18"/>
              </w:rPr>
            </w:pPr>
            <w:del w:id="456"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352085">
        <w:trPr>
          <w:del w:id="45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58" w:author="aljaykum" w:date="2016-11-07T17:01:00Z"/>
                <w:rFonts w:asciiTheme="minorHAnsi" w:eastAsia="Times New Roman" w:hAnsiTheme="minorHAnsi"/>
                <w:color w:val="000000"/>
                <w:sz w:val="18"/>
                <w:szCs w:val="18"/>
              </w:rPr>
            </w:pPr>
            <w:del w:id="459"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60" w:author="aljaykum" w:date="2016-11-07T17:01:00Z"/>
                <w:rFonts w:asciiTheme="minorHAnsi" w:eastAsia="Times New Roman" w:hAnsiTheme="minorHAnsi"/>
                <w:color w:val="000000"/>
                <w:sz w:val="18"/>
                <w:szCs w:val="18"/>
              </w:rPr>
            </w:pPr>
            <w:del w:id="461" w:author="aljaykum" w:date="2016-11-07T17:01:00Z">
              <w:r w:rsidRPr="00AA5576" w:rsidDel="000D49FF">
                <w:rPr>
                  <w:rFonts w:asciiTheme="minorHAnsi" w:eastAsia="Times New Roman" w:hAnsiTheme="minorHAnsi"/>
                  <w:color w:val="000000"/>
                  <w:sz w:val="18"/>
                  <w:szCs w:val="18"/>
                </w:rPr>
                <w:delText>Senior 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62" w:author="aljaykum" w:date="2016-11-07T17:01:00Z"/>
                <w:rFonts w:asciiTheme="minorHAnsi" w:eastAsia="Times New Roman" w:hAnsiTheme="minorHAnsi"/>
                <w:color w:val="000000"/>
                <w:sz w:val="18"/>
                <w:szCs w:val="18"/>
              </w:rPr>
            </w:pPr>
            <w:del w:id="46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64" w:author="aljaykum" w:date="2016-11-07T17:01:00Z"/>
                <w:rFonts w:asciiTheme="minorHAnsi" w:eastAsia="Times New Roman" w:hAnsiTheme="minorHAnsi"/>
                <w:color w:val="000000"/>
                <w:sz w:val="18"/>
                <w:szCs w:val="18"/>
              </w:rPr>
            </w:pPr>
            <w:del w:id="465"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66" w:author="aljaykum" w:date="2016-11-07T17:01:00Z"/>
                <w:rFonts w:asciiTheme="minorHAnsi" w:eastAsia="Times New Roman" w:hAnsiTheme="minorHAnsi"/>
                <w:color w:val="000000"/>
                <w:sz w:val="18"/>
                <w:szCs w:val="18"/>
              </w:rPr>
            </w:pPr>
            <w:del w:id="467"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68" w:author="aljaykum" w:date="2016-11-07T17:01:00Z"/>
                <w:rFonts w:asciiTheme="minorHAnsi" w:eastAsia="Times New Roman" w:hAnsiTheme="minorHAnsi"/>
                <w:color w:val="000000"/>
                <w:sz w:val="18"/>
                <w:szCs w:val="18"/>
              </w:rPr>
            </w:pPr>
            <w:del w:id="469"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70" w:author="aljaykum" w:date="2016-11-07T17:01:00Z"/>
                <w:rFonts w:asciiTheme="minorHAnsi" w:eastAsia="Times New Roman" w:hAnsiTheme="minorHAnsi"/>
                <w:color w:val="000000"/>
                <w:sz w:val="18"/>
                <w:szCs w:val="18"/>
              </w:rPr>
            </w:pPr>
            <w:del w:id="471"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352085">
        <w:trPr>
          <w:del w:id="47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73" w:author="aljaykum" w:date="2016-11-07T17:01:00Z"/>
                <w:rFonts w:asciiTheme="minorHAnsi" w:eastAsia="Times New Roman" w:hAnsiTheme="minorHAnsi"/>
                <w:color w:val="000000"/>
                <w:sz w:val="18"/>
                <w:szCs w:val="18"/>
              </w:rPr>
            </w:pPr>
            <w:del w:id="474"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75" w:author="aljaykum" w:date="2016-11-07T17:01:00Z"/>
                <w:rFonts w:asciiTheme="minorHAnsi" w:eastAsia="Times New Roman" w:hAnsiTheme="minorHAnsi"/>
                <w:color w:val="000000"/>
                <w:sz w:val="18"/>
                <w:szCs w:val="18"/>
              </w:rPr>
            </w:pPr>
            <w:del w:id="476" w:author="aljaykum" w:date="2016-11-07T17:01:00Z">
              <w:r w:rsidRPr="00AA5576" w:rsidDel="000D49FF">
                <w:rPr>
                  <w:rFonts w:asciiTheme="minorHAnsi" w:eastAsia="Times New Roman" w:hAnsiTheme="minorHAnsi"/>
                  <w:color w:val="000000"/>
                  <w:sz w:val="18"/>
                  <w:szCs w:val="18"/>
                </w:rPr>
                <w:delText>Principal</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77" w:author="aljaykum" w:date="2016-11-07T17:01:00Z"/>
                <w:rFonts w:asciiTheme="minorHAnsi" w:eastAsia="Times New Roman" w:hAnsiTheme="minorHAnsi"/>
                <w:color w:val="000000"/>
                <w:sz w:val="18"/>
                <w:szCs w:val="18"/>
              </w:rPr>
            </w:pPr>
            <w:del w:id="478"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79" w:author="aljaykum" w:date="2016-11-07T17:01:00Z"/>
                <w:rFonts w:asciiTheme="minorHAnsi" w:eastAsia="Times New Roman" w:hAnsiTheme="minorHAnsi"/>
                <w:color w:val="000000"/>
                <w:sz w:val="18"/>
                <w:szCs w:val="18"/>
              </w:rPr>
            </w:pPr>
            <w:del w:id="480"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81" w:author="aljaykum" w:date="2016-11-07T17:01:00Z"/>
                <w:rFonts w:asciiTheme="minorHAnsi" w:eastAsia="Times New Roman" w:hAnsiTheme="minorHAnsi"/>
                <w:color w:val="000000"/>
                <w:sz w:val="18"/>
                <w:szCs w:val="18"/>
              </w:rPr>
            </w:pPr>
            <w:del w:id="482"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83" w:author="aljaykum" w:date="2016-11-07T17:01:00Z"/>
                <w:rFonts w:asciiTheme="minorHAnsi" w:eastAsia="Times New Roman" w:hAnsiTheme="minorHAnsi"/>
                <w:color w:val="000000"/>
                <w:sz w:val="18"/>
                <w:szCs w:val="18"/>
              </w:rPr>
            </w:pPr>
            <w:del w:id="484"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85" w:author="aljaykum" w:date="2016-11-07T17:01:00Z"/>
                <w:rFonts w:asciiTheme="minorHAnsi" w:eastAsia="Times New Roman" w:hAnsiTheme="minorHAnsi"/>
                <w:color w:val="000000"/>
                <w:sz w:val="18"/>
                <w:szCs w:val="18"/>
              </w:rPr>
            </w:pPr>
            <w:del w:id="486" w:author="aljaykum" w:date="2016-11-07T17:01:00Z">
              <w:r w:rsidRPr="00AA5576" w:rsidDel="000D49FF">
                <w:rPr>
                  <w:rFonts w:asciiTheme="minorHAnsi" w:eastAsia="Times New Roman" w:hAnsiTheme="minorHAnsi"/>
                  <w:color w:val="000000"/>
                  <w:sz w:val="18"/>
                  <w:szCs w:val="18"/>
                </w:rPr>
                <w:delText>22</w:delText>
              </w:r>
            </w:del>
          </w:p>
        </w:tc>
      </w:tr>
      <w:tr w:rsidR="008E554F" w:rsidRPr="008E6B5A" w:rsidDel="000D49FF" w:rsidTr="00352085">
        <w:trPr>
          <w:del w:id="48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488" w:author="aljaykum" w:date="2016-11-07T17:01:00Z"/>
                <w:rFonts w:asciiTheme="minorHAnsi" w:eastAsia="Times New Roman" w:hAnsiTheme="minorHAnsi"/>
                <w:color w:val="000000"/>
                <w:sz w:val="18"/>
                <w:szCs w:val="18"/>
              </w:rPr>
            </w:pPr>
            <w:del w:id="489"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90" w:author="aljaykum" w:date="2016-11-07T17:01:00Z"/>
                <w:rFonts w:asciiTheme="minorHAnsi" w:eastAsia="Times New Roman" w:hAnsiTheme="minorHAnsi"/>
                <w:color w:val="000000"/>
                <w:sz w:val="18"/>
                <w:szCs w:val="18"/>
              </w:rPr>
            </w:pPr>
            <w:del w:id="491" w:author="aljaykum" w:date="2016-11-07T17:01:00Z">
              <w:r w:rsidRPr="00AA5576" w:rsidDel="000D49FF">
                <w:rPr>
                  <w:rFonts w:asciiTheme="minorHAnsi" w:eastAsia="Times New Roman" w:hAnsiTheme="minorHAnsi"/>
                  <w:color w:val="000000"/>
                  <w:sz w:val="18"/>
                  <w:szCs w:val="18"/>
                </w:rPr>
                <w:delText>Principal</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492" w:author="aljaykum" w:date="2016-11-07T17:01:00Z"/>
                <w:rFonts w:asciiTheme="minorHAnsi" w:eastAsia="Times New Roman" w:hAnsiTheme="minorHAnsi"/>
                <w:color w:val="000000"/>
                <w:sz w:val="18"/>
                <w:szCs w:val="18"/>
              </w:rPr>
            </w:pPr>
            <w:del w:id="49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94" w:author="aljaykum" w:date="2016-11-07T17:01:00Z"/>
                <w:rFonts w:asciiTheme="minorHAnsi" w:eastAsia="Times New Roman" w:hAnsiTheme="minorHAnsi"/>
                <w:color w:val="000000"/>
                <w:sz w:val="18"/>
                <w:szCs w:val="18"/>
              </w:rPr>
            </w:pPr>
            <w:del w:id="495"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496" w:author="aljaykum" w:date="2016-11-07T17:01:00Z"/>
                <w:rFonts w:asciiTheme="minorHAnsi" w:eastAsia="Times New Roman" w:hAnsiTheme="minorHAnsi"/>
                <w:color w:val="000000"/>
                <w:sz w:val="18"/>
                <w:szCs w:val="18"/>
              </w:rPr>
            </w:pPr>
            <w:del w:id="497"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498" w:author="aljaykum" w:date="2016-11-07T17:01:00Z"/>
                <w:rFonts w:asciiTheme="minorHAnsi" w:eastAsia="Times New Roman" w:hAnsiTheme="minorHAnsi"/>
                <w:color w:val="000000"/>
                <w:sz w:val="18"/>
                <w:szCs w:val="18"/>
              </w:rPr>
            </w:pPr>
            <w:del w:id="499" w:author="aljaykum" w:date="2016-11-07T17:01:00Z">
              <w:r w:rsidRPr="00AA5576" w:rsidDel="000D49FF">
                <w:rPr>
                  <w:rFonts w:asciiTheme="minorHAnsi" w:eastAsia="Times New Roman" w:hAnsiTheme="minorHAnsi"/>
                  <w:color w:val="000000"/>
                  <w:sz w:val="18"/>
                  <w:szCs w:val="18"/>
                </w:rPr>
                <w:delText>8.33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00" w:author="aljaykum" w:date="2016-11-07T17:01:00Z"/>
                <w:rFonts w:asciiTheme="minorHAnsi" w:eastAsia="Times New Roman" w:hAnsiTheme="minorHAnsi"/>
                <w:color w:val="000000"/>
                <w:sz w:val="18"/>
                <w:szCs w:val="18"/>
              </w:rPr>
            </w:pPr>
            <w:del w:id="501" w:author="aljaykum" w:date="2016-11-07T17:01:00Z">
              <w:r w:rsidRPr="00AA5576" w:rsidDel="000D49FF">
                <w:rPr>
                  <w:rFonts w:asciiTheme="minorHAnsi" w:eastAsia="Times New Roman" w:hAnsiTheme="minorHAnsi"/>
                  <w:color w:val="000000"/>
                  <w:sz w:val="18"/>
                  <w:szCs w:val="18"/>
                </w:rPr>
                <w:delText>25</w:delText>
              </w:r>
            </w:del>
          </w:p>
        </w:tc>
      </w:tr>
      <w:tr w:rsidR="008E554F" w:rsidRPr="008E6B5A" w:rsidDel="000D49FF" w:rsidTr="00352085">
        <w:trPr>
          <w:del w:id="502"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503" w:author="aljaykum" w:date="2016-11-07T17:01:00Z"/>
                <w:rFonts w:asciiTheme="minorHAnsi" w:eastAsia="Times New Roman" w:hAnsiTheme="minorHAnsi"/>
                <w:color w:val="000000"/>
                <w:sz w:val="18"/>
                <w:szCs w:val="18"/>
              </w:rPr>
            </w:pPr>
            <w:del w:id="504" w:author="aljaykum" w:date="2016-11-07T17:01:00Z">
              <w:r w:rsidRPr="00AA5576" w:rsidDel="000D49FF">
                <w:rPr>
                  <w:rFonts w:asciiTheme="minorHAnsi" w:eastAsia="Times New Roman" w:hAnsiTheme="minorHAnsi"/>
                  <w:color w:val="000000"/>
                  <w:sz w:val="18"/>
                  <w:szCs w:val="18"/>
                </w:rPr>
                <w:delText>F</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05" w:author="aljaykum" w:date="2016-11-07T17:01:00Z"/>
                <w:rFonts w:asciiTheme="minorHAnsi" w:eastAsia="Times New Roman" w:hAnsiTheme="minorHAnsi"/>
                <w:color w:val="000000"/>
                <w:sz w:val="18"/>
                <w:szCs w:val="18"/>
              </w:rPr>
            </w:pPr>
            <w:del w:id="506" w:author="aljaykum" w:date="2016-11-07T17:01:00Z">
              <w:r w:rsidRPr="00AA5576" w:rsidDel="000D49FF">
                <w:rPr>
                  <w:rFonts w:asciiTheme="minorHAnsi" w:eastAsia="Times New Roman" w:hAnsiTheme="minorHAnsi"/>
                  <w:color w:val="000000"/>
                  <w:sz w:val="18"/>
                  <w:szCs w:val="18"/>
                </w:rPr>
                <w:delText>Vice President / Senior Vice President / Corporate Vice President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07" w:author="aljaykum" w:date="2016-11-07T17:01:00Z"/>
                <w:rFonts w:asciiTheme="minorHAnsi" w:eastAsia="Times New Roman" w:hAnsiTheme="minorHAnsi"/>
                <w:color w:val="000000"/>
                <w:sz w:val="18"/>
                <w:szCs w:val="18"/>
              </w:rPr>
            </w:pPr>
            <w:del w:id="508"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09" w:author="aljaykum" w:date="2016-11-07T17:01:00Z"/>
                <w:rFonts w:asciiTheme="minorHAnsi" w:eastAsia="Times New Roman" w:hAnsiTheme="minorHAnsi"/>
                <w:color w:val="000000"/>
                <w:sz w:val="18"/>
                <w:szCs w:val="18"/>
              </w:rPr>
            </w:pPr>
            <w:del w:id="510"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11" w:author="aljaykum" w:date="2016-11-07T17:01:00Z"/>
                <w:rFonts w:asciiTheme="minorHAnsi" w:eastAsia="Times New Roman" w:hAnsiTheme="minorHAnsi"/>
                <w:color w:val="000000"/>
                <w:sz w:val="18"/>
                <w:szCs w:val="18"/>
              </w:rPr>
            </w:pPr>
            <w:del w:id="512"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13" w:author="aljaykum" w:date="2016-11-07T17:01:00Z"/>
                <w:rFonts w:asciiTheme="minorHAnsi" w:eastAsia="Times New Roman" w:hAnsiTheme="minorHAnsi"/>
                <w:color w:val="000000"/>
                <w:sz w:val="18"/>
                <w:szCs w:val="18"/>
              </w:rPr>
            </w:pPr>
            <w:del w:id="514"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15" w:author="aljaykum" w:date="2016-11-07T17:01:00Z"/>
                <w:rFonts w:asciiTheme="minorHAnsi" w:eastAsia="Times New Roman" w:hAnsiTheme="minorHAnsi"/>
                <w:color w:val="000000"/>
                <w:sz w:val="18"/>
                <w:szCs w:val="18"/>
              </w:rPr>
            </w:pPr>
            <w:del w:id="516"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352085">
        <w:trPr>
          <w:del w:id="517"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518" w:author="aljaykum" w:date="2016-11-07T17:01:00Z"/>
                <w:rFonts w:asciiTheme="minorHAnsi" w:eastAsia="Times New Roman" w:hAnsiTheme="minorHAnsi"/>
                <w:color w:val="000000"/>
                <w:sz w:val="18"/>
                <w:szCs w:val="18"/>
              </w:rPr>
            </w:pPr>
            <w:del w:id="519" w:author="aljaykum" w:date="2016-11-07T17:01:00Z">
              <w:r w:rsidRPr="00AA5576" w:rsidDel="000D49FF">
                <w:rPr>
                  <w:rFonts w:asciiTheme="minorHAnsi" w:eastAsia="Times New Roman" w:hAnsiTheme="minorHAnsi"/>
                  <w:color w:val="000000"/>
                  <w:sz w:val="18"/>
                  <w:szCs w:val="18"/>
                </w:rPr>
                <w:delText>F</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20" w:author="aljaykum" w:date="2016-11-07T17:01:00Z"/>
                <w:rFonts w:asciiTheme="minorHAnsi" w:eastAsia="Times New Roman" w:hAnsiTheme="minorHAnsi"/>
                <w:color w:val="000000"/>
                <w:sz w:val="18"/>
                <w:szCs w:val="18"/>
              </w:rPr>
            </w:pPr>
            <w:del w:id="521" w:author="aljaykum" w:date="2016-11-07T17:01:00Z">
              <w:r w:rsidRPr="00AA5576" w:rsidDel="000D49FF">
                <w:rPr>
                  <w:rFonts w:asciiTheme="minorHAnsi" w:eastAsia="Times New Roman" w:hAnsiTheme="minorHAnsi"/>
                  <w:color w:val="000000"/>
                  <w:sz w:val="18"/>
                  <w:szCs w:val="18"/>
                </w:rPr>
                <w:delText>Vice President / Senior Vice President / Corporate Vice President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22" w:author="aljaykum" w:date="2016-11-07T17:01:00Z"/>
                <w:rFonts w:asciiTheme="minorHAnsi" w:eastAsia="Times New Roman" w:hAnsiTheme="minorHAnsi"/>
                <w:color w:val="000000"/>
                <w:sz w:val="18"/>
                <w:szCs w:val="18"/>
              </w:rPr>
            </w:pPr>
            <w:del w:id="52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24" w:author="aljaykum" w:date="2016-11-07T17:01:00Z"/>
                <w:rFonts w:asciiTheme="minorHAnsi" w:eastAsia="Times New Roman" w:hAnsiTheme="minorHAnsi"/>
                <w:color w:val="000000"/>
                <w:sz w:val="18"/>
                <w:szCs w:val="18"/>
              </w:rPr>
            </w:pPr>
            <w:del w:id="525"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26" w:author="aljaykum" w:date="2016-11-07T17:01:00Z"/>
                <w:rFonts w:asciiTheme="minorHAnsi" w:eastAsia="Times New Roman" w:hAnsiTheme="minorHAnsi"/>
                <w:color w:val="000000"/>
                <w:sz w:val="18"/>
                <w:szCs w:val="18"/>
              </w:rPr>
            </w:pPr>
            <w:del w:id="527"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28" w:author="aljaykum" w:date="2016-11-07T17:01:00Z"/>
                <w:rFonts w:asciiTheme="minorHAnsi" w:eastAsia="Times New Roman" w:hAnsiTheme="minorHAnsi"/>
                <w:color w:val="000000"/>
                <w:sz w:val="18"/>
                <w:szCs w:val="18"/>
              </w:rPr>
            </w:pPr>
            <w:del w:id="529" w:author="aljaykum" w:date="2016-11-07T17:01:00Z">
              <w:r w:rsidRPr="00AA5576" w:rsidDel="000D49FF">
                <w:rPr>
                  <w:rFonts w:asciiTheme="minorHAnsi" w:eastAsia="Times New Roman" w:hAnsiTheme="minorHAnsi"/>
                  <w:color w:val="000000"/>
                  <w:sz w:val="18"/>
                  <w:szCs w:val="18"/>
                </w:rPr>
                <w:delText>8.33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30" w:author="aljaykum" w:date="2016-11-07T17:01:00Z"/>
                <w:rFonts w:asciiTheme="minorHAnsi" w:eastAsia="Times New Roman" w:hAnsiTheme="minorHAnsi"/>
                <w:color w:val="000000"/>
                <w:sz w:val="18"/>
                <w:szCs w:val="18"/>
              </w:rPr>
            </w:pPr>
            <w:del w:id="531" w:author="aljaykum" w:date="2016-11-07T17:01:00Z">
              <w:r w:rsidRPr="00AA5576" w:rsidDel="000D49FF">
                <w:rPr>
                  <w:rFonts w:asciiTheme="minorHAnsi" w:eastAsia="Times New Roman" w:hAnsiTheme="minorHAnsi" w:cs="ArialMT"/>
                  <w:color w:val="000000"/>
                  <w:sz w:val="18"/>
                  <w:szCs w:val="18"/>
                </w:rPr>
                <w:delText>25</w:delText>
              </w:r>
            </w:del>
          </w:p>
        </w:tc>
      </w:tr>
      <w:tr w:rsidR="008E554F" w:rsidRPr="008E6B5A" w:rsidDel="000D49FF" w:rsidTr="008E554F">
        <w:trPr>
          <w:del w:id="532" w:author="aljaykum" w:date="2016-11-07T17:01:00Z"/>
        </w:trPr>
        <w:tc>
          <w:tcPr>
            <w:tcW w:w="0" w:type="auto"/>
            <w:noWrap/>
            <w:vAlign w:val="bottom"/>
            <w:hideMark/>
          </w:tcPr>
          <w:p w:rsidR="008E554F" w:rsidRPr="008E6B5A" w:rsidDel="000D49FF" w:rsidRDefault="008E554F" w:rsidP="00352085">
            <w:pPr>
              <w:rPr>
                <w:del w:id="533" w:author="aljaykum" w:date="2016-11-07T17:01:00Z"/>
                <w:rFonts w:asciiTheme="minorHAnsi" w:eastAsia="Times New Roman" w:hAnsiTheme="minorHAnsi"/>
              </w:rPr>
            </w:pPr>
          </w:p>
        </w:tc>
        <w:tc>
          <w:tcPr>
            <w:tcW w:w="0" w:type="auto"/>
            <w:noWrap/>
            <w:vAlign w:val="bottom"/>
            <w:hideMark/>
          </w:tcPr>
          <w:p w:rsidR="008E554F" w:rsidRPr="008E6B5A" w:rsidDel="000D49FF" w:rsidRDefault="008E554F" w:rsidP="00352085">
            <w:pPr>
              <w:rPr>
                <w:del w:id="534" w:author="aljaykum" w:date="2016-11-07T17:01:00Z"/>
                <w:rFonts w:asciiTheme="minorHAnsi" w:eastAsia="Times New Roman" w:hAnsiTheme="minorHAnsi"/>
              </w:rPr>
            </w:pPr>
          </w:p>
        </w:tc>
        <w:tc>
          <w:tcPr>
            <w:tcW w:w="0" w:type="auto"/>
            <w:noWrap/>
            <w:vAlign w:val="bottom"/>
            <w:hideMark/>
          </w:tcPr>
          <w:p w:rsidR="008E554F" w:rsidRPr="008E6B5A" w:rsidDel="000D49FF" w:rsidRDefault="008E554F" w:rsidP="00352085">
            <w:pPr>
              <w:rPr>
                <w:del w:id="535" w:author="aljaykum" w:date="2016-11-07T17:01:00Z"/>
                <w:rFonts w:asciiTheme="minorHAnsi" w:eastAsia="Times New Roman" w:hAnsiTheme="minorHAnsi"/>
              </w:rPr>
            </w:pPr>
          </w:p>
        </w:tc>
        <w:tc>
          <w:tcPr>
            <w:tcW w:w="0" w:type="auto"/>
            <w:gridSpan w:val="2"/>
            <w:tcBorders>
              <w:top w:val="single" w:sz="4" w:space="0" w:color="auto"/>
              <w:left w:val="single" w:sz="4" w:space="0" w:color="auto"/>
              <w:bottom w:val="single" w:sz="4" w:space="0" w:color="auto"/>
              <w:right w:val="single" w:sz="4" w:space="0" w:color="000000"/>
            </w:tcBorders>
            <w:shd w:val="clear" w:color="auto" w:fill="C0504D"/>
            <w:hideMark/>
          </w:tcPr>
          <w:p w:rsidR="008E554F" w:rsidRPr="008E6B5A" w:rsidDel="000D49FF" w:rsidRDefault="00AA5576" w:rsidP="00352085">
            <w:pPr>
              <w:jc w:val="center"/>
              <w:rPr>
                <w:del w:id="536" w:author="aljaykum" w:date="2016-11-07T17:01:00Z"/>
                <w:rFonts w:asciiTheme="minorHAnsi" w:eastAsia="Times New Roman" w:hAnsiTheme="minorHAnsi"/>
                <w:b/>
                <w:bCs/>
                <w:color w:val="FFFFFF"/>
                <w:sz w:val="18"/>
                <w:szCs w:val="18"/>
                <w:u w:val="single"/>
              </w:rPr>
            </w:pPr>
            <w:del w:id="537" w:author="aljaykum" w:date="2016-11-07T17:01:00Z">
              <w:r w:rsidRPr="00AA5576" w:rsidDel="000D49FF">
                <w:rPr>
                  <w:rFonts w:asciiTheme="minorHAnsi" w:eastAsia="Times New Roman" w:hAnsiTheme="minorHAnsi"/>
                  <w:b/>
                  <w:bCs/>
                  <w:color w:val="FFFFFF"/>
                  <w:sz w:val="18"/>
                  <w:szCs w:val="18"/>
                  <w:u w:val="single"/>
                </w:rPr>
                <w:delText>IGATE current employees and new Hires</w:delText>
              </w:r>
            </w:del>
          </w:p>
        </w:tc>
        <w:tc>
          <w:tcPr>
            <w:tcW w:w="0" w:type="auto"/>
            <w:gridSpan w:val="2"/>
            <w:tcBorders>
              <w:top w:val="single" w:sz="4" w:space="0" w:color="auto"/>
              <w:left w:val="nil"/>
              <w:bottom w:val="single" w:sz="4" w:space="0" w:color="auto"/>
              <w:right w:val="single" w:sz="4" w:space="0" w:color="000000"/>
            </w:tcBorders>
            <w:shd w:val="clear" w:color="auto" w:fill="C0504D"/>
            <w:hideMark/>
          </w:tcPr>
          <w:p w:rsidR="008E554F" w:rsidRPr="008E6B5A" w:rsidDel="000D49FF" w:rsidRDefault="00AA5576" w:rsidP="00352085">
            <w:pPr>
              <w:jc w:val="center"/>
              <w:rPr>
                <w:del w:id="538" w:author="aljaykum" w:date="2016-11-07T17:01:00Z"/>
                <w:rFonts w:asciiTheme="minorHAnsi" w:eastAsia="Times New Roman" w:hAnsiTheme="minorHAnsi"/>
                <w:b/>
                <w:bCs/>
                <w:color w:val="FFFFFF"/>
                <w:sz w:val="18"/>
                <w:szCs w:val="18"/>
                <w:u w:val="single"/>
              </w:rPr>
            </w:pPr>
            <w:del w:id="539" w:author="aljaykum" w:date="2016-11-07T17:01:00Z">
              <w:r w:rsidRPr="00AA5576" w:rsidDel="000D49FF">
                <w:rPr>
                  <w:rFonts w:asciiTheme="minorHAnsi" w:eastAsia="Times New Roman" w:hAnsiTheme="minorHAnsi"/>
                  <w:b/>
                  <w:bCs/>
                  <w:color w:val="FFFFFF"/>
                  <w:sz w:val="18"/>
                  <w:szCs w:val="18"/>
                  <w:u w:val="single"/>
                </w:rPr>
                <w:delText>US FS current employees and new Hires</w:delText>
              </w:r>
            </w:del>
          </w:p>
        </w:tc>
      </w:tr>
      <w:tr w:rsidR="008E554F" w:rsidRPr="008E6B5A" w:rsidDel="000D49FF" w:rsidTr="008E554F">
        <w:trPr>
          <w:del w:id="540" w:author="aljaykum" w:date="2016-11-07T17:01:00Z"/>
        </w:trPr>
        <w:tc>
          <w:tcPr>
            <w:tcW w:w="0" w:type="auto"/>
            <w:tcBorders>
              <w:top w:val="single" w:sz="4" w:space="0" w:color="auto"/>
              <w:left w:val="single" w:sz="4" w:space="0" w:color="auto"/>
              <w:bottom w:val="single" w:sz="4" w:space="0" w:color="auto"/>
              <w:right w:val="single" w:sz="4" w:space="0" w:color="auto"/>
            </w:tcBorders>
            <w:hideMark/>
          </w:tcPr>
          <w:p w:rsidR="008E554F" w:rsidRPr="008E6B5A" w:rsidDel="000D49FF" w:rsidRDefault="00AA5576" w:rsidP="00352085">
            <w:pPr>
              <w:rPr>
                <w:del w:id="541" w:author="aljaykum" w:date="2016-11-07T17:01:00Z"/>
                <w:rFonts w:asciiTheme="minorHAnsi" w:eastAsia="Times New Roman" w:hAnsiTheme="minorHAnsi"/>
                <w:b/>
                <w:bCs/>
                <w:color w:val="000000"/>
                <w:sz w:val="18"/>
                <w:szCs w:val="18"/>
              </w:rPr>
            </w:pPr>
            <w:del w:id="542" w:author="aljaykum" w:date="2016-11-07T17:01:00Z">
              <w:r w:rsidRPr="00AA5576" w:rsidDel="000D49FF">
                <w:rPr>
                  <w:rFonts w:asciiTheme="minorHAnsi" w:eastAsia="Times New Roman" w:hAnsiTheme="minorHAnsi"/>
                  <w:b/>
                  <w:bCs/>
                  <w:color w:val="000000"/>
                  <w:sz w:val="18"/>
                  <w:szCs w:val="18"/>
                </w:rPr>
                <w:delText>Grade</w:delText>
              </w:r>
            </w:del>
          </w:p>
        </w:tc>
        <w:tc>
          <w:tcPr>
            <w:tcW w:w="0" w:type="auto"/>
            <w:tcBorders>
              <w:top w:val="single" w:sz="4" w:space="0" w:color="auto"/>
              <w:left w:val="nil"/>
              <w:bottom w:val="single" w:sz="4" w:space="0" w:color="auto"/>
              <w:right w:val="single" w:sz="4" w:space="0" w:color="auto"/>
            </w:tcBorders>
            <w:hideMark/>
          </w:tcPr>
          <w:p w:rsidR="008E554F" w:rsidRPr="008E6B5A" w:rsidDel="000D49FF" w:rsidRDefault="00AA5576" w:rsidP="00352085">
            <w:pPr>
              <w:rPr>
                <w:del w:id="543" w:author="aljaykum" w:date="2016-11-07T17:01:00Z"/>
                <w:rFonts w:asciiTheme="minorHAnsi" w:eastAsia="Times New Roman" w:hAnsiTheme="minorHAnsi"/>
                <w:b/>
                <w:bCs/>
                <w:color w:val="000000"/>
                <w:sz w:val="18"/>
                <w:szCs w:val="18"/>
              </w:rPr>
            </w:pPr>
            <w:del w:id="544" w:author="aljaykum" w:date="2016-11-07T17:01:00Z">
              <w:r w:rsidRPr="00AA5576" w:rsidDel="000D49FF">
                <w:rPr>
                  <w:rFonts w:asciiTheme="minorHAnsi" w:eastAsia="Times New Roman" w:hAnsiTheme="minorHAnsi"/>
                  <w:b/>
                  <w:bCs/>
                  <w:color w:val="000000"/>
                  <w:sz w:val="18"/>
                  <w:szCs w:val="18"/>
                </w:rPr>
                <w:delText>Designation</w:delText>
              </w:r>
            </w:del>
          </w:p>
        </w:tc>
        <w:tc>
          <w:tcPr>
            <w:tcW w:w="0" w:type="auto"/>
            <w:tcBorders>
              <w:top w:val="single" w:sz="4" w:space="0" w:color="auto"/>
              <w:left w:val="nil"/>
              <w:bottom w:val="single" w:sz="4" w:space="0" w:color="auto"/>
              <w:right w:val="single" w:sz="4" w:space="0" w:color="auto"/>
            </w:tcBorders>
            <w:hideMark/>
          </w:tcPr>
          <w:p w:rsidR="008E554F" w:rsidRPr="008E6B5A" w:rsidDel="000D49FF" w:rsidRDefault="00AA5576" w:rsidP="00352085">
            <w:pPr>
              <w:rPr>
                <w:del w:id="545" w:author="aljaykum" w:date="2016-11-07T17:01:00Z"/>
                <w:rFonts w:asciiTheme="minorHAnsi" w:eastAsia="Times New Roman" w:hAnsiTheme="minorHAnsi"/>
                <w:b/>
                <w:bCs/>
                <w:color w:val="000000"/>
                <w:sz w:val="18"/>
                <w:szCs w:val="18"/>
              </w:rPr>
            </w:pPr>
            <w:del w:id="546" w:author="aljaykum" w:date="2016-11-07T17:01:00Z">
              <w:r w:rsidRPr="00AA5576" w:rsidDel="000D49FF">
                <w:rPr>
                  <w:rFonts w:asciiTheme="minorHAnsi" w:eastAsia="Times New Roman" w:hAnsiTheme="minorHAnsi" w:cs="ArialMT"/>
                  <w:b/>
                  <w:bCs/>
                  <w:color w:val="000000"/>
                  <w:sz w:val="18"/>
                  <w:szCs w:val="18"/>
                </w:rPr>
                <w:delText>Years of Employment</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rPr>
                <w:del w:id="547" w:author="aljaykum" w:date="2016-11-07T17:01:00Z"/>
                <w:rFonts w:asciiTheme="minorHAnsi" w:eastAsia="Times New Roman" w:hAnsiTheme="minorHAnsi"/>
                <w:b/>
                <w:bCs/>
                <w:color w:val="000000"/>
                <w:sz w:val="18"/>
                <w:szCs w:val="18"/>
              </w:rPr>
            </w:pPr>
            <w:del w:id="548" w:author="aljaykum" w:date="2016-11-07T17:01:00Z">
              <w:r w:rsidRPr="00AA5576" w:rsidDel="000D49FF">
                <w:rPr>
                  <w:rFonts w:asciiTheme="minorHAnsi" w:eastAsia="Times New Roman" w:hAnsiTheme="minorHAnsi" w:cs="ArialMT"/>
                  <w:b/>
                  <w:bCs/>
                  <w:color w:val="000000"/>
                  <w:sz w:val="18"/>
                  <w:szCs w:val="18"/>
                </w:rPr>
                <w:delText>Bi-Monthly Accrual Rate (Hours)</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rPr>
                <w:del w:id="549" w:author="aljaykum" w:date="2016-11-07T17:01:00Z"/>
                <w:rFonts w:asciiTheme="minorHAnsi" w:eastAsia="Times New Roman" w:hAnsiTheme="minorHAnsi"/>
                <w:b/>
                <w:bCs/>
                <w:color w:val="000000"/>
                <w:sz w:val="18"/>
                <w:szCs w:val="18"/>
              </w:rPr>
            </w:pPr>
            <w:del w:id="550" w:author="aljaykum" w:date="2016-11-07T17:01:00Z">
              <w:r w:rsidRPr="00AA5576" w:rsidDel="000D49FF">
                <w:rPr>
                  <w:rFonts w:asciiTheme="minorHAnsi" w:eastAsia="Times New Roman" w:hAnsiTheme="minorHAnsi" w:cs="ArialMT"/>
                  <w:b/>
                  <w:bCs/>
                  <w:color w:val="000000"/>
                  <w:sz w:val="18"/>
                  <w:szCs w:val="18"/>
                </w:rPr>
                <w:delText>Total Accrual Per Year (In Days)</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rPr>
                <w:del w:id="551" w:author="aljaykum" w:date="2016-11-07T17:01:00Z"/>
                <w:rFonts w:asciiTheme="minorHAnsi" w:eastAsia="Times New Roman" w:hAnsiTheme="minorHAnsi"/>
                <w:b/>
                <w:bCs/>
                <w:color w:val="000000"/>
                <w:sz w:val="18"/>
                <w:szCs w:val="18"/>
              </w:rPr>
            </w:pPr>
            <w:del w:id="552" w:author="aljaykum" w:date="2016-11-07T17:01:00Z">
              <w:r w:rsidRPr="00AA5576" w:rsidDel="000D49FF">
                <w:rPr>
                  <w:rFonts w:asciiTheme="minorHAnsi" w:eastAsia="Times New Roman" w:hAnsiTheme="minorHAnsi" w:cs="ArialMT"/>
                  <w:b/>
                  <w:bCs/>
                  <w:color w:val="000000"/>
                  <w:sz w:val="18"/>
                  <w:szCs w:val="18"/>
                </w:rPr>
                <w:delText>Bi-Monthly Accrual Rate (Hours)</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rPr>
                <w:del w:id="553" w:author="aljaykum" w:date="2016-11-07T17:01:00Z"/>
                <w:rFonts w:asciiTheme="minorHAnsi" w:eastAsia="Times New Roman" w:hAnsiTheme="minorHAnsi"/>
                <w:b/>
                <w:bCs/>
                <w:color w:val="000000"/>
                <w:sz w:val="18"/>
                <w:szCs w:val="18"/>
              </w:rPr>
            </w:pPr>
            <w:del w:id="554" w:author="aljaykum" w:date="2016-11-07T17:01:00Z">
              <w:r w:rsidRPr="00AA5576" w:rsidDel="000D49FF">
                <w:rPr>
                  <w:rFonts w:asciiTheme="minorHAnsi" w:eastAsia="Times New Roman" w:hAnsiTheme="minorHAnsi" w:cs="ArialMT"/>
                  <w:b/>
                  <w:bCs/>
                  <w:color w:val="000000"/>
                  <w:sz w:val="18"/>
                  <w:szCs w:val="18"/>
                </w:rPr>
                <w:delText>Total Accrual Per Year (In Days)</w:delText>
              </w:r>
            </w:del>
          </w:p>
        </w:tc>
      </w:tr>
      <w:tr w:rsidR="008E554F" w:rsidRPr="008E6B5A" w:rsidDel="000D49FF" w:rsidTr="008E554F">
        <w:trPr>
          <w:del w:id="55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556" w:author="aljaykum" w:date="2016-11-07T17:01:00Z"/>
                <w:rFonts w:asciiTheme="minorHAnsi" w:eastAsia="Times New Roman" w:hAnsiTheme="minorHAnsi"/>
                <w:color w:val="000000"/>
                <w:sz w:val="18"/>
                <w:szCs w:val="18"/>
              </w:rPr>
            </w:pPr>
            <w:del w:id="557" w:author="aljaykum" w:date="2016-11-07T17:01:00Z">
              <w:r w:rsidRPr="00AA5576" w:rsidDel="000D49FF">
                <w:rPr>
                  <w:rFonts w:asciiTheme="minorHAnsi" w:eastAsia="Times New Roman" w:hAnsiTheme="minorHAnsi"/>
                  <w:color w:val="000000"/>
                  <w:sz w:val="18"/>
                  <w:szCs w:val="18"/>
                </w:rPr>
                <w:delText>A</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58" w:author="aljaykum" w:date="2016-11-07T17:01:00Z"/>
                <w:rFonts w:asciiTheme="minorHAnsi" w:eastAsia="Times New Roman" w:hAnsiTheme="minorHAnsi"/>
                <w:color w:val="000000"/>
                <w:sz w:val="18"/>
                <w:szCs w:val="18"/>
              </w:rPr>
            </w:pPr>
            <w:del w:id="559" w:author="aljaykum" w:date="2016-11-07T17:01:00Z">
              <w:r w:rsidRPr="00AA5576" w:rsidDel="000D49FF">
                <w:rPr>
                  <w:rFonts w:asciiTheme="minorHAnsi" w:eastAsia="Times New Roman" w:hAnsiTheme="minorHAnsi"/>
                  <w:color w:val="000000"/>
                  <w:sz w:val="18"/>
                  <w:szCs w:val="18"/>
                </w:rPr>
                <w:delText>Software Associate/ Software Engineer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60" w:author="aljaykum" w:date="2016-11-07T17:01:00Z"/>
                <w:rFonts w:asciiTheme="minorHAnsi" w:eastAsia="Times New Roman" w:hAnsiTheme="minorHAnsi"/>
                <w:color w:val="000000"/>
                <w:sz w:val="18"/>
                <w:szCs w:val="18"/>
              </w:rPr>
            </w:pPr>
            <w:del w:id="561"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62" w:author="aljaykum" w:date="2016-11-07T17:01:00Z"/>
                <w:rFonts w:asciiTheme="minorHAnsi" w:eastAsia="Times New Roman" w:hAnsiTheme="minorHAnsi"/>
                <w:color w:val="000000"/>
                <w:sz w:val="18"/>
                <w:szCs w:val="18"/>
              </w:rPr>
            </w:pPr>
            <w:del w:id="56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64" w:author="aljaykum" w:date="2016-11-07T17:01:00Z"/>
                <w:rFonts w:asciiTheme="minorHAnsi" w:eastAsia="Times New Roman" w:hAnsiTheme="minorHAnsi"/>
                <w:color w:val="000000"/>
                <w:sz w:val="18"/>
                <w:szCs w:val="18"/>
              </w:rPr>
            </w:pPr>
            <w:del w:id="565"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66" w:author="aljaykum" w:date="2016-11-07T17:01:00Z"/>
                <w:rFonts w:asciiTheme="minorHAnsi" w:eastAsia="Times New Roman" w:hAnsiTheme="minorHAnsi"/>
                <w:color w:val="000000"/>
                <w:sz w:val="18"/>
                <w:szCs w:val="18"/>
              </w:rPr>
            </w:pPr>
            <w:del w:id="567"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68" w:author="aljaykum" w:date="2016-11-07T17:01:00Z"/>
                <w:rFonts w:asciiTheme="minorHAnsi" w:eastAsia="Times New Roman" w:hAnsiTheme="minorHAnsi"/>
                <w:color w:val="000000"/>
                <w:sz w:val="18"/>
                <w:szCs w:val="18"/>
              </w:rPr>
            </w:pPr>
            <w:del w:id="569"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8E554F">
        <w:trPr>
          <w:del w:id="57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571" w:author="aljaykum" w:date="2016-11-07T17:01:00Z"/>
                <w:rFonts w:asciiTheme="minorHAnsi" w:eastAsia="Times New Roman" w:hAnsiTheme="minorHAnsi"/>
                <w:color w:val="000000"/>
                <w:sz w:val="18"/>
                <w:szCs w:val="18"/>
              </w:rPr>
            </w:pPr>
            <w:del w:id="572" w:author="aljaykum" w:date="2016-11-07T17:01:00Z">
              <w:r w:rsidRPr="00AA5576" w:rsidDel="000D49FF">
                <w:rPr>
                  <w:rFonts w:asciiTheme="minorHAnsi" w:eastAsia="Times New Roman" w:hAnsiTheme="minorHAnsi"/>
                  <w:color w:val="000000"/>
                  <w:sz w:val="18"/>
                  <w:szCs w:val="18"/>
                </w:rPr>
                <w:delText>A</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73" w:author="aljaykum" w:date="2016-11-07T17:01:00Z"/>
                <w:rFonts w:asciiTheme="minorHAnsi" w:eastAsia="Times New Roman" w:hAnsiTheme="minorHAnsi"/>
                <w:color w:val="000000"/>
                <w:sz w:val="18"/>
                <w:szCs w:val="18"/>
              </w:rPr>
            </w:pPr>
            <w:del w:id="574" w:author="aljaykum" w:date="2016-11-07T17:01:00Z">
              <w:r w:rsidRPr="00AA5576" w:rsidDel="000D49FF">
                <w:rPr>
                  <w:rFonts w:asciiTheme="minorHAnsi" w:eastAsia="Times New Roman" w:hAnsiTheme="minorHAnsi"/>
                  <w:color w:val="000000"/>
                  <w:sz w:val="18"/>
                  <w:szCs w:val="18"/>
                </w:rPr>
                <w:delText>Software Associate/ Software Engineer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75" w:author="aljaykum" w:date="2016-11-07T17:01:00Z"/>
                <w:rFonts w:asciiTheme="minorHAnsi" w:eastAsia="Times New Roman" w:hAnsiTheme="minorHAnsi"/>
                <w:color w:val="000000"/>
                <w:sz w:val="18"/>
                <w:szCs w:val="18"/>
              </w:rPr>
            </w:pPr>
            <w:del w:id="576"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77" w:author="aljaykum" w:date="2016-11-07T17:01:00Z"/>
                <w:rFonts w:asciiTheme="minorHAnsi" w:eastAsia="Times New Roman" w:hAnsiTheme="minorHAnsi"/>
                <w:color w:val="000000"/>
                <w:sz w:val="18"/>
                <w:szCs w:val="18"/>
              </w:rPr>
            </w:pPr>
            <w:del w:id="578"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79" w:author="aljaykum" w:date="2016-11-07T17:01:00Z"/>
                <w:rFonts w:asciiTheme="minorHAnsi" w:eastAsia="Times New Roman" w:hAnsiTheme="minorHAnsi"/>
                <w:color w:val="000000"/>
                <w:sz w:val="18"/>
                <w:szCs w:val="18"/>
              </w:rPr>
            </w:pPr>
            <w:del w:id="580"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81" w:author="aljaykum" w:date="2016-11-07T17:01:00Z"/>
                <w:rFonts w:asciiTheme="minorHAnsi" w:eastAsia="Times New Roman" w:hAnsiTheme="minorHAnsi"/>
                <w:color w:val="000000"/>
                <w:sz w:val="18"/>
                <w:szCs w:val="18"/>
              </w:rPr>
            </w:pPr>
            <w:del w:id="582"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83" w:author="aljaykum" w:date="2016-11-07T17:01:00Z"/>
                <w:rFonts w:asciiTheme="minorHAnsi" w:eastAsia="Times New Roman" w:hAnsiTheme="minorHAnsi"/>
                <w:color w:val="000000"/>
                <w:sz w:val="18"/>
                <w:szCs w:val="18"/>
              </w:rPr>
            </w:pPr>
            <w:del w:id="584"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8E554F">
        <w:trPr>
          <w:del w:id="58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586" w:author="aljaykum" w:date="2016-11-07T17:01:00Z"/>
                <w:rFonts w:asciiTheme="minorHAnsi" w:eastAsia="Times New Roman" w:hAnsiTheme="minorHAnsi"/>
                <w:color w:val="000000"/>
                <w:sz w:val="18"/>
                <w:szCs w:val="18"/>
              </w:rPr>
            </w:pPr>
            <w:del w:id="587" w:author="aljaykum" w:date="2016-11-07T17:01:00Z">
              <w:r w:rsidRPr="00AA5576" w:rsidDel="000D49FF">
                <w:rPr>
                  <w:rFonts w:asciiTheme="minorHAnsi" w:eastAsia="Times New Roman" w:hAnsiTheme="minorHAnsi"/>
                  <w:color w:val="000000"/>
                  <w:sz w:val="18"/>
                  <w:szCs w:val="18"/>
                </w:rPr>
                <w:delText>B</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88" w:author="aljaykum" w:date="2016-11-07T17:01:00Z"/>
                <w:rFonts w:asciiTheme="minorHAnsi" w:eastAsia="Times New Roman" w:hAnsiTheme="minorHAnsi"/>
                <w:color w:val="000000"/>
                <w:sz w:val="18"/>
                <w:szCs w:val="18"/>
              </w:rPr>
            </w:pPr>
            <w:del w:id="589"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590" w:author="aljaykum" w:date="2016-11-07T17:01:00Z"/>
                <w:rFonts w:asciiTheme="minorHAnsi" w:eastAsia="Times New Roman" w:hAnsiTheme="minorHAnsi"/>
                <w:color w:val="000000"/>
                <w:sz w:val="18"/>
                <w:szCs w:val="18"/>
              </w:rPr>
            </w:pPr>
            <w:del w:id="591"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92" w:author="aljaykum" w:date="2016-11-07T17:01:00Z"/>
                <w:rFonts w:asciiTheme="minorHAnsi" w:eastAsia="Times New Roman" w:hAnsiTheme="minorHAnsi"/>
                <w:color w:val="000000"/>
                <w:sz w:val="18"/>
                <w:szCs w:val="18"/>
              </w:rPr>
            </w:pPr>
            <w:del w:id="593"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594" w:author="aljaykum" w:date="2016-11-07T17:01:00Z"/>
                <w:rFonts w:asciiTheme="minorHAnsi" w:eastAsia="Times New Roman" w:hAnsiTheme="minorHAnsi"/>
                <w:color w:val="000000"/>
                <w:sz w:val="18"/>
                <w:szCs w:val="18"/>
              </w:rPr>
            </w:pPr>
            <w:del w:id="595"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96" w:author="aljaykum" w:date="2016-11-07T17:01:00Z"/>
                <w:rFonts w:asciiTheme="minorHAnsi" w:eastAsia="Times New Roman" w:hAnsiTheme="minorHAnsi"/>
                <w:color w:val="000000"/>
                <w:sz w:val="18"/>
                <w:szCs w:val="18"/>
              </w:rPr>
            </w:pPr>
            <w:del w:id="597"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598" w:author="aljaykum" w:date="2016-11-07T17:01:00Z"/>
                <w:rFonts w:asciiTheme="minorHAnsi" w:eastAsia="Times New Roman" w:hAnsiTheme="minorHAnsi"/>
                <w:color w:val="000000"/>
                <w:sz w:val="18"/>
                <w:szCs w:val="18"/>
              </w:rPr>
            </w:pPr>
            <w:del w:id="599"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8E554F">
        <w:trPr>
          <w:del w:id="60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01" w:author="aljaykum" w:date="2016-11-07T17:01:00Z"/>
                <w:rFonts w:asciiTheme="minorHAnsi" w:eastAsia="Times New Roman" w:hAnsiTheme="minorHAnsi"/>
                <w:color w:val="000000"/>
                <w:sz w:val="18"/>
                <w:szCs w:val="18"/>
              </w:rPr>
            </w:pPr>
            <w:del w:id="602" w:author="aljaykum" w:date="2016-11-07T17:01:00Z">
              <w:r w:rsidRPr="00AA5576" w:rsidDel="000D49FF">
                <w:rPr>
                  <w:rFonts w:asciiTheme="minorHAnsi" w:eastAsia="Times New Roman" w:hAnsiTheme="minorHAnsi"/>
                  <w:color w:val="000000"/>
                  <w:sz w:val="18"/>
                  <w:szCs w:val="18"/>
                </w:rPr>
                <w:delText>B</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03" w:author="aljaykum" w:date="2016-11-07T17:01:00Z"/>
                <w:rFonts w:asciiTheme="minorHAnsi" w:eastAsia="Times New Roman" w:hAnsiTheme="minorHAnsi"/>
                <w:color w:val="000000"/>
                <w:sz w:val="18"/>
                <w:szCs w:val="18"/>
              </w:rPr>
            </w:pPr>
            <w:del w:id="604"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05" w:author="aljaykum" w:date="2016-11-07T17:01:00Z"/>
                <w:rFonts w:asciiTheme="minorHAnsi" w:eastAsia="Times New Roman" w:hAnsiTheme="minorHAnsi"/>
                <w:color w:val="000000"/>
                <w:sz w:val="18"/>
                <w:szCs w:val="18"/>
              </w:rPr>
            </w:pPr>
            <w:del w:id="606"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07" w:author="aljaykum" w:date="2016-11-07T17:01:00Z"/>
                <w:rFonts w:asciiTheme="minorHAnsi" w:eastAsia="Times New Roman" w:hAnsiTheme="minorHAnsi"/>
                <w:color w:val="000000"/>
                <w:sz w:val="18"/>
                <w:szCs w:val="18"/>
              </w:rPr>
            </w:pPr>
            <w:del w:id="608"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09" w:author="aljaykum" w:date="2016-11-07T17:01:00Z"/>
                <w:rFonts w:asciiTheme="minorHAnsi" w:eastAsia="Times New Roman" w:hAnsiTheme="minorHAnsi"/>
                <w:color w:val="000000"/>
                <w:sz w:val="18"/>
                <w:szCs w:val="18"/>
              </w:rPr>
            </w:pPr>
            <w:del w:id="610" w:author="aljaykum" w:date="2016-11-07T17:01:00Z">
              <w:r w:rsidRPr="00AA5576" w:rsidDel="000D49FF">
                <w:rPr>
                  <w:rFonts w:asciiTheme="minorHAnsi" w:eastAsia="Times New Roman" w:hAnsiTheme="minorHAnsi" w:cs="ArialMT"/>
                  <w:color w:val="000000"/>
                  <w:sz w:val="18"/>
                  <w:szCs w:val="18"/>
                </w:rPr>
                <w:delText>12</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11" w:author="aljaykum" w:date="2016-11-07T17:01:00Z"/>
                <w:rFonts w:asciiTheme="minorHAnsi" w:eastAsia="Times New Roman" w:hAnsiTheme="minorHAnsi"/>
                <w:color w:val="000000"/>
                <w:sz w:val="18"/>
                <w:szCs w:val="18"/>
              </w:rPr>
            </w:pPr>
            <w:del w:id="612"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13" w:author="aljaykum" w:date="2016-11-07T17:01:00Z"/>
                <w:rFonts w:asciiTheme="minorHAnsi" w:eastAsia="Times New Roman" w:hAnsiTheme="minorHAnsi"/>
                <w:color w:val="000000"/>
                <w:sz w:val="18"/>
                <w:szCs w:val="18"/>
              </w:rPr>
            </w:pPr>
            <w:del w:id="614"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8E554F">
        <w:trPr>
          <w:del w:id="61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16" w:author="aljaykum" w:date="2016-11-07T17:01:00Z"/>
                <w:rFonts w:asciiTheme="minorHAnsi" w:eastAsia="Times New Roman" w:hAnsiTheme="minorHAnsi"/>
                <w:color w:val="000000"/>
                <w:sz w:val="18"/>
                <w:szCs w:val="18"/>
              </w:rPr>
            </w:pPr>
            <w:del w:id="617" w:author="aljaykum" w:date="2016-11-07T17:01:00Z">
              <w:r w:rsidRPr="00AA5576" w:rsidDel="000D49FF">
                <w:rPr>
                  <w:rFonts w:asciiTheme="minorHAnsi" w:eastAsia="Times New Roman" w:hAnsiTheme="minorHAnsi"/>
                  <w:color w:val="000000"/>
                  <w:sz w:val="18"/>
                  <w:szCs w:val="18"/>
                </w:rPr>
                <w:delText>C</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18" w:author="aljaykum" w:date="2016-11-07T17:01:00Z"/>
                <w:rFonts w:asciiTheme="minorHAnsi" w:eastAsia="Times New Roman" w:hAnsiTheme="minorHAnsi"/>
                <w:color w:val="000000"/>
                <w:sz w:val="18"/>
                <w:szCs w:val="18"/>
              </w:rPr>
            </w:pPr>
            <w:del w:id="619" w:author="aljaykum" w:date="2016-11-07T17:01:00Z">
              <w:r w:rsidRPr="00AA5576" w:rsidDel="000D49FF">
                <w:rPr>
                  <w:rFonts w:asciiTheme="minorHAnsi" w:eastAsia="Times New Roman" w:hAnsiTheme="minorHAnsi"/>
                  <w:color w:val="000000"/>
                  <w:sz w:val="18"/>
                  <w:szCs w:val="18"/>
                </w:rPr>
                <w:delText>Senior Consultant / Lead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20" w:author="aljaykum" w:date="2016-11-07T17:01:00Z"/>
                <w:rFonts w:asciiTheme="minorHAnsi" w:eastAsia="Times New Roman" w:hAnsiTheme="minorHAnsi"/>
                <w:color w:val="000000"/>
                <w:sz w:val="18"/>
                <w:szCs w:val="18"/>
              </w:rPr>
            </w:pPr>
            <w:del w:id="621" w:author="aljaykum" w:date="2016-11-07T17:01:00Z">
              <w:r w:rsidRPr="00AA5576" w:rsidDel="000D49FF">
                <w:rPr>
                  <w:rFonts w:asciiTheme="minorHAnsi" w:eastAsia="Times New Roman" w:hAnsiTheme="minorHAnsi" w:cs="ArialMT"/>
                  <w:color w:val="000000"/>
                  <w:sz w:val="18"/>
                  <w:szCs w:val="18"/>
                </w:rPr>
                <w:delText>1 to 10</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22" w:author="aljaykum" w:date="2016-11-07T17:01:00Z"/>
                <w:rFonts w:asciiTheme="minorHAnsi" w:eastAsia="Times New Roman" w:hAnsiTheme="minorHAnsi"/>
                <w:color w:val="000000"/>
                <w:sz w:val="18"/>
                <w:szCs w:val="18"/>
              </w:rPr>
            </w:pPr>
            <w:del w:id="623"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24" w:author="aljaykum" w:date="2016-11-07T17:01:00Z"/>
                <w:rFonts w:asciiTheme="minorHAnsi" w:eastAsia="Times New Roman" w:hAnsiTheme="minorHAnsi"/>
                <w:color w:val="000000"/>
                <w:sz w:val="18"/>
                <w:szCs w:val="18"/>
              </w:rPr>
            </w:pPr>
            <w:del w:id="625" w:author="aljaykum" w:date="2016-11-07T17:01:00Z">
              <w:r w:rsidRPr="00AA5576" w:rsidDel="000D49FF">
                <w:rPr>
                  <w:rFonts w:asciiTheme="minorHAnsi" w:eastAsia="Times New Roman" w:hAnsiTheme="minorHAnsi" w:cs="ArialMT"/>
                  <w:color w:val="000000"/>
                  <w:sz w:val="18"/>
                  <w:szCs w:val="18"/>
                </w:rPr>
                <w:delText>15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26" w:author="aljaykum" w:date="2016-11-07T17:01:00Z"/>
                <w:rFonts w:asciiTheme="minorHAnsi" w:eastAsia="Times New Roman" w:hAnsiTheme="minorHAnsi"/>
                <w:color w:val="000000"/>
                <w:sz w:val="18"/>
                <w:szCs w:val="18"/>
              </w:rPr>
            </w:pPr>
            <w:del w:id="627"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28" w:author="aljaykum" w:date="2016-11-07T17:01:00Z"/>
                <w:rFonts w:asciiTheme="minorHAnsi" w:eastAsia="Times New Roman" w:hAnsiTheme="minorHAnsi"/>
                <w:color w:val="000000"/>
                <w:sz w:val="18"/>
                <w:szCs w:val="18"/>
              </w:rPr>
            </w:pPr>
            <w:del w:id="629" w:author="aljaykum" w:date="2016-11-07T17:01:00Z">
              <w:r w:rsidRPr="00AA5576" w:rsidDel="000D49FF">
                <w:rPr>
                  <w:rFonts w:asciiTheme="minorHAnsi" w:eastAsia="Times New Roman" w:hAnsiTheme="minorHAnsi" w:cs="ArialMT"/>
                  <w:color w:val="000000"/>
                  <w:sz w:val="18"/>
                  <w:szCs w:val="18"/>
                </w:rPr>
                <w:delText>15</w:delText>
              </w:r>
            </w:del>
          </w:p>
        </w:tc>
      </w:tr>
      <w:tr w:rsidR="008E554F" w:rsidRPr="008E6B5A" w:rsidDel="000D49FF" w:rsidTr="008E554F">
        <w:trPr>
          <w:del w:id="63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31" w:author="aljaykum" w:date="2016-11-07T17:01:00Z"/>
                <w:rFonts w:asciiTheme="minorHAnsi" w:eastAsia="Times New Roman" w:hAnsiTheme="minorHAnsi"/>
                <w:color w:val="000000"/>
                <w:sz w:val="18"/>
                <w:szCs w:val="18"/>
              </w:rPr>
            </w:pPr>
            <w:del w:id="632" w:author="aljaykum" w:date="2016-11-07T17:01:00Z">
              <w:r w:rsidRPr="00AA5576" w:rsidDel="000D49FF">
                <w:rPr>
                  <w:rFonts w:asciiTheme="minorHAnsi" w:eastAsia="Times New Roman" w:hAnsiTheme="minorHAnsi"/>
                  <w:color w:val="000000"/>
                  <w:sz w:val="18"/>
                  <w:szCs w:val="18"/>
                </w:rPr>
                <w:delText>C</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33" w:author="aljaykum" w:date="2016-11-07T17:01:00Z"/>
                <w:rFonts w:asciiTheme="minorHAnsi" w:eastAsia="Times New Roman" w:hAnsiTheme="minorHAnsi"/>
                <w:color w:val="000000"/>
                <w:sz w:val="18"/>
                <w:szCs w:val="18"/>
              </w:rPr>
            </w:pPr>
            <w:del w:id="634" w:author="aljaykum" w:date="2016-11-07T17:01:00Z">
              <w:r w:rsidRPr="00AA5576" w:rsidDel="000D49FF">
                <w:rPr>
                  <w:rFonts w:asciiTheme="minorHAnsi" w:eastAsia="Times New Roman" w:hAnsiTheme="minorHAnsi"/>
                  <w:color w:val="000000"/>
                  <w:sz w:val="18"/>
                  <w:szCs w:val="18"/>
                </w:rPr>
                <w:delText>Associate Consultant / Consultant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35" w:author="aljaykum" w:date="2016-11-07T17:01:00Z"/>
                <w:rFonts w:asciiTheme="minorHAnsi" w:eastAsia="Times New Roman" w:hAnsiTheme="minorHAnsi"/>
                <w:color w:val="000000"/>
                <w:sz w:val="18"/>
                <w:szCs w:val="18"/>
              </w:rPr>
            </w:pPr>
            <w:del w:id="636" w:author="aljaykum" w:date="2016-11-07T17:01:00Z">
              <w:r w:rsidRPr="00AA5576" w:rsidDel="000D49FF">
                <w:rPr>
                  <w:rFonts w:asciiTheme="minorHAnsi" w:eastAsia="Times New Roman" w:hAnsiTheme="minorHAnsi" w:cs="ArialMT"/>
                  <w:color w:val="000000"/>
                  <w:sz w:val="18"/>
                  <w:szCs w:val="18"/>
                </w:rPr>
                <w:delText>11 +</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37" w:author="aljaykum" w:date="2016-11-07T17:01:00Z"/>
                <w:rFonts w:asciiTheme="minorHAnsi" w:eastAsia="Times New Roman" w:hAnsiTheme="minorHAnsi"/>
                <w:color w:val="000000"/>
                <w:sz w:val="18"/>
                <w:szCs w:val="18"/>
              </w:rPr>
            </w:pPr>
            <w:del w:id="638" w:author="aljaykum" w:date="2016-11-07T17:01:00Z">
              <w:r w:rsidRPr="00AA5576" w:rsidDel="000D49FF">
                <w:rPr>
                  <w:rFonts w:asciiTheme="minorHAnsi" w:eastAsia="Times New Roman" w:hAnsiTheme="minorHAnsi" w:cs="ArialMT"/>
                  <w:color w:val="000000"/>
                  <w:sz w:val="18"/>
                  <w:szCs w:val="18"/>
                </w:rPr>
                <w:delText>5</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39" w:author="aljaykum" w:date="2016-11-07T17:01:00Z"/>
                <w:rFonts w:asciiTheme="minorHAnsi" w:eastAsia="Times New Roman" w:hAnsiTheme="minorHAnsi"/>
                <w:color w:val="000000"/>
                <w:sz w:val="18"/>
                <w:szCs w:val="18"/>
              </w:rPr>
            </w:pPr>
            <w:del w:id="640" w:author="aljaykum" w:date="2016-11-07T17:01:00Z">
              <w:r w:rsidRPr="00AA5576" w:rsidDel="000D49FF">
                <w:rPr>
                  <w:rFonts w:asciiTheme="minorHAnsi" w:eastAsia="Times New Roman" w:hAnsiTheme="minorHAnsi" w:cs="ArialMT"/>
                  <w:color w:val="000000"/>
                  <w:sz w:val="18"/>
                  <w:szCs w:val="18"/>
                </w:rPr>
                <w:delText>15</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41" w:author="aljaykum" w:date="2016-11-07T17:01:00Z"/>
                <w:rFonts w:asciiTheme="minorHAnsi" w:eastAsia="Times New Roman" w:hAnsiTheme="minorHAnsi"/>
                <w:color w:val="000000"/>
                <w:sz w:val="18"/>
                <w:szCs w:val="18"/>
              </w:rPr>
            </w:pPr>
            <w:del w:id="642"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43" w:author="aljaykum" w:date="2016-11-07T17:01:00Z"/>
                <w:rFonts w:asciiTheme="minorHAnsi" w:eastAsia="Times New Roman" w:hAnsiTheme="minorHAnsi"/>
                <w:color w:val="000000"/>
                <w:sz w:val="18"/>
                <w:szCs w:val="18"/>
              </w:rPr>
            </w:pPr>
            <w:del w:id="644"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8E554F">
        <w:trPr>
          <w:del w:id="64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46" w:author="aljaykum" w:date="2016-11-07T17:01:00Z"/>
                <w:rFonts w:asciiTheme="minorHAnsi" w:eastAsia="Times New Roman" w:hAnsiTheme="minorHAnsi"/>
                <w:color w:val="000000"/>
                <w:sz w:val="18"/>
                <w:szCs w:val="18"/>
              </w:rPr>
            </w:pPr>
            <w:del w:id="647" w:author="aljaykum" w:date="2016-11-07T17:01:00Z">
              <w:r w:rsidRPr="00AA5576" w:rsidDel="000D49FF">
                <w:rPr>
                  <w:rFonts w:asciiTheme="minorHAnsi" w:eastAsia="Times New Roman" w:hAnsiTheme="minorHAnsi"/>
                  <w:color w:val="000000"/>
                  <w:sz w:val="18"/>
                  <w:szCs w:val="18"/>
                </w:rPr>
                <w:delText>D</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48" w:author="aljaykum" w:date="2016-11-07T17:01:00Z"/>
                <w:rFonts w:asciiTheme="minorHAnsi" w:eastAsia="Times New Roman" w:hAnsiTheme="minorHAnsi"/>
                <w:color w:val="000000"/>
                <w:sz w:val="18"/>
                <w:szCs w:val="18"/>
              </w:rPr>
            </w:pPr>
            <w:del w:id="649" w:author="aljaykum" w:date="2016-11-07T17:01:00Z">
              <w:r w:rsidRPr="00AA5576" w:rsidDel="000D49FF">
                <w:rPr>
                  <w:rFonts w:asciiTheme="minorHAnsi" w:eastAsia="Times New Roman" w:hAnsiTheme="minorHAnsi"/>
                  <w:color w:val="000000"/>
                  <w:sz w:val="18"/>
                  <w:szCs w:val="18"/>
                </w:rPr>
                <w:delText>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50" w:author="aljaykum" w:date="2016-11-07T17:01:00Z"/>
                <w:rFonts w:asciiTheme="minorHAnsi" w:eastAsia="Times New Roman" w:hAnsiTheme="minorHAnsi"/>
                <w:color w:val="000000"/>
                <w:sz w:val="18"/>
                <w:szCs w:val="18"/>
              </w:rPr>
            </w:pPr>
            <w:del w:id="651"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52" w:author="aljaykum" w:date="2016-11-07T17:01:00Z"/>
                <w:rFonts w:asciiTheme="minorHAnsi" w:eastAsia="Times New Roman" w:hAnsiTheme="minorHAnsi"/>
                <w:color w:val="000000"/>
                <w:sz w:val="18"/>
                <w:szCs w:val="18"/>
              </w:rPr>
            </w:pPr>
            <w:del w:id="653" w:author="aljaykum" w:date="2016-11-07T17:01:00Z">
              <w:r w:rsidRPr="00AA5576" w:rsidDel="000D49FF">
                <w:rPr>
                  <w:rFonts w:asciiTheme="minorHAnsi" w:eastAsia="Times New Roman" w:hAnsiTheme="minorHAnsi" w:cs="ArialMT"/>
                  <w:color w:val="000000"/>
                  <w:sz w:val="18"/>
                  <w:szCs w:val="18"/>
                </w:rPr>
                <w:delText>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54" w:author="aljaykum" w:date="2016-11-07T17:01:00Z"/>
                <w:rFonts w:asciiTheme="minorHAnsi" w:eastAsia="Times New Roman" w:hAnsiTheme="minorHAnsi"/>
                <w:color w:val="000000"/>
                <w:sz w:val="18"/>
                <w:szCs w:val="18"/>
              </w:rPr>
            </w:pPr>
            <w:del w:id="655" w:author="aljaykum" w:date="2016-11-07T17:01:00Z">
              <w:r w:rsidRPr="00AA5576" w:rsidDel="000D49FF">
                <w:rPr>
                  <w:rFonts w:asciiTheme="minorHAnsi" w:eastAsia="Times New Roman" w:hAnsiTheme="minorHAnsi" w:cs="ArialMT"/>
                  <w:color w:val="000000"/>
                  <w:sz w:val="18"/>
                  <w:szCs w:val="18"/>
                </w:rPr>
                <w:delText>18</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56" w:author="aljaykum" w:date="2016-11-07T17:01:00Z"/>
                <w:rFonts w:asciiTheme="minorHAnsi" w:eastAsia="Times New Roman" w:hAnsiTheme="minorHAnsi"/>
                <w:color w:val="000000"/>
                <w:sz w:val="18"/>
                <w:szCs w:val="18"/>
              </w:rPr>
            </w:pPr>
            <w:del w:id="657"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58" w:author="aljaykum" w:date="2016-11-07T17:01:00Z"/>
                <w:rFonts w:asciiTheme="minorHAnsi" w:eastAsia="Times New Roman" w:hAnsiTheme="minorHAnsi"/>
                <w:color w:val="000000"/>
                <w:sz w:val="18"/>
                <w:szCs w:val="18"/>
              </w:rPr>
            </w:pPr>
            <w:del w:id="659"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8E554F">
        <w:trPr>
          <w:del w:id="66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61" w:author="aljaykum" w:date="2016-11-07T17:01:00Z"/>
                <w:rFonts w:asciiTheme="minorHAnsi" w:eastAsia="Times New Roman" w:hAnsiTheme="minorHAnsi"/>
                <w:color w:val="000000"/>
                <w:sz w:val="18"/>
                <w:szCs w:val="18"/>
              </w:rPr>
            </w:pPr>
            <w:del w:id="662" w:author="aljaykum" w:date="2016-11-07T17:01:00Z">
              <w:r w:rsidRPr="00AA5576" w:rsidDel="000D49FF">
                <w:rPr>
                  <w:rFonts w:asciiTheme="minorHAnsi" w:eastAsia="Times New Roman" w:hAnsiTheme="minorHAnsi"/>
                  <w:color w:val="000000"/>
                  <w:sz w:val="18"/>
                  <w:szCs w:val="18"/>
                </w:rPr>
                <w:delText>D</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63" w:author="aljaykum" w:date="2016-11-07T17:01:00Z"/>
                <w:rFonts w:asciiTheme="minorHAnsi" w:eastAsia="Times New Roman" w:hAnsiTheme="minorHAnsi"/>
                <w:color w:val="000000"/>
                <w:sz w:val="18"/>
                <w:szCs w:val="18"/>
              </w:rPr>
            </w:pPr>
            <w:del w:id="664" w:author="aljaykum" w:date="2016-11-07T17:01:00Z">
              <w:r w:rsidRPr="00AA5576" w:rsidDel="000D49FF">
                <w:rPr>
                  <w:rFonts w:asciiTheme="minorHAnsi" w:eastAsia="Times New Roman" w:hAnsiTheme="minorHAnsi"/>
                  <w:color w:val="000000"/>
                  <w:sz w:val="18"/>
                  <w:szCs w:val="18"/>
                </w:rPr>
                <w:delText>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65" w:author="aljaykum" w:date="2016-11-07T17:01:00Z"/>
                <w:rFonts w:asciiTheme="minorHAnsi" w:eastAsia="Times New Roman" w:hAnsiTheme="minorHAnsi"/>
                <w:color w:val="000000"/>
                <w:sz w:val="18"/>
                <w:szCs w:val="18"/>
              </w:rPr>
            </w:pPr>
            <w:del w:id="666"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67" w:author="aljaykum" w:date="2016-11-07T17:01:00Z"/>
                <w:rFonts w:asciiTheme="minorHAnsi" w:eastAsia="Times New Roman" w:hAnsiTheme="minorHAnsi"/>
                <w:color w:val="000000"/>
                <w:sz w:val="18"/>
                <w:szCs w:val="18"/>
              </w:rPr>
            </w:pPr>
            <w:del w:id="668" w:author="aljaykum" w:date="2016-11-07T17:01:00Z">
              <w:r w:rsidRPr="00AA5576" w:rsidDel="000D49FF">
                <w:rPr>
                  <w:rFonts w:asciiTheme="minorHAnsi" w:eastAsia="Times New Roman" w:hAnsiTheme="minorHAnsi" w:cs="ArialMT"/>
                  <w:color w:val="000000"/>
                  <w:sz w:val="18"/>
                  <w:szCs w:val="18"/>
                </w:rPr>
                <w:delText>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69" w:author="aljaykum" w:date="2016-11-07T17:01:00Z"/>
                <w:rFonts w:asciiTheme="minorHAnsi" w:eastAsia="Times New Roman" w:hAnsiTheme="minorHAnsi"/>
                <w:color w:val="000000"/>
                <w:sz w:val="18"/>
                <w:szCs w:val="18"/>
              </w:rPr>
            </w:pPr>
            <w:del w:id="670" w:author="aljaykum" w:date="2016-11-07T17:01:00Z">
              <w:r w:rsidRPr="00AA5576" w:rsidDel="000D49FF">
                <w:rPr>
                  <w:rFonts w:asciiTheme="minorHAnsi" w:eastAsia="Times New Roman" w:hAnsiTheme="minorHAnsi" w:cs="ArialMT"/>
                  <w:color w:val="000000"/>
                  <w:sz w:val="18"/>
                  <w:szCs w:val="18"/>
                </w:rPr>
                <w:delText>18</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71" w:author="aljaykum" w:date="2016-11-07T17:01:00Z"/>
                <w:rFonts w:asciiTheme="minorHAnsi" w:eastAsia="Times New Roman" w:hAnsiTheme="minorHAnsi"/>
                <w:color w:val="000000"/>
                <w:sz w:val="18"/>
                <w:szCs w:val="18"/>
              </w:rPr>
            </w:pPr>
            <w:del w:id="672"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73" w:author="aljaykum" w:date="2016-11-07T17:01:00Z"/>
                <w:rFonts w:asciiTheme="minorHAnsi" w:eastAsia="Times New Roman" w:hAnsiTheme="minorHAnsi"/>
                <w:color w:val="000000"/>
                <w:sz w:val="18"/>
                <w:szCs w:val="18"/>
              </w:rPr>
            </w:pPr>
            <w:del w:id="674"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8E554F">
        <w:trPr>
          <w:del w:id="67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76" w:author="aljaykum" w:date="2016-11-07T17:01:00Z"/>
                <w:rFonts w:asciiTheme="minorHAnsi" w:eastAsia="Times New Roman" w:hAnsiTheme="minorHAnsi"/>
                <w:color w:val="000000"/>
                <w:sz w:val="18"/>
                <w:szCs w:val="18"/>
              </w:rPr>
            </w:pPr>
            <w:del w:id="677"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78" w:author="aljaykum" w:date="2016-11-07T17:01:00Z"/>
                <w:rFonts w:asciiTheme="minorHAnsi" w:eastAsia="Times New Roman" w:hAnsiTheme="minorHAnsi"/>
                <w:color w:val="000000"/>
                <w:sz w:val="18"/>
                <w:szCs w:val="18"/>
              </w:rPr>
            </w:pPr>
            <w:del w:id="679" w:author="aljaykum" w:date="2016-11-07T17:01:00Z">
              <w:r w:rsidRPr="00AA5576" w:rsidDel="000D49FF">
                <w:rPr>
                  <w:rFonts w:asciiTheme="minorHAnsi" w:eastAsia="Times New Roman" w:hAnsiTheme="minorHAnsi"/>
                  <w:color w:val="000000"/>
                  <w:sz w:val="18"/>
                  <w:szCs w:val="18"/>
                </w:rPr>
                <w:delText>Senior 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80" w:author="aljaykum" w:date="2016-11-07T17:01:00Z"/>
                <w:rFonts w:asciiTheme="minorHAnsi" w:eastAsia="Times New Roman" w:hAnsiTheme="minorHAnsi"/>
                <w:color w:val="000000"/>
                <w:sz w:val="18"/>
                <w:szCs w:val="18"/>
              </w:rPr>
            </w:pPr>
            <w:del w:id="681"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82" w:author="aljaykum" w:date="2016-11-07T17:01:00Z"/>
                <w:rFonts w:asciiTheme="minorHAnsi" w:eastAsia="Times New Roman" w:hAnsiTheme="minorHAnsi"/>
                <w:color w:val="000000"/>
                <w:sz w:val="18"/>
                <w:szCs w:val="18"/>
              </w:rPr>
            </w:pPr>
            <w:del w:id="683"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84" w:author="aljaykum" w:date="2016-11-07T17:01:00Z"/>
                <w:rFonts w:asciiTheme="minorHAnsi" w:eastAsia="Times New Roman" w:hAnsiTheme="minorHAnsi"/>
                <w:color w:val="000000"/>
                <w:sz w:val="18"/>
                <w:szCs w:val="18"/>
              </w:rPr>
            </w:pPr>
            <w:del w:id="685"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86" w:author="aljaykum" w:date="2016-11-07T17:01:00Z"/>
                <w:rFonts w:asciiTheme="minorHAnsi" w:eastAsia="Times New Roman" w:hAnsiTheme="minorHAnsi"/>
                <w:color w:val="000000"/>
                <w:sz w:val="18"/>
                <w:szCs w:val="18"/>
              </w:rPr>
            </w:pPr>
            <w:del w:id="687"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688" w:author="aljaykum" w:date="2016-11-07T17:01:00Z"/>
                <w:rFonts w:asciiTheme="minorHAnsi" w:eastAsia="Times New Roman" w:hAnsiTheme="minorHAnsi"/>
                <w:color w:val="000000"/>
                <w:sz w:val="18"/>
                <w:szCs w:val="18"/>
              </w:rPr>
            </w:pPr>
            <w:del w:id="689" w:author="aljaykum" w:date="2016-11-07T17:01:00Z">
              <w:r w:rsidRPr="00AA5576" w:rsidDel="000D49FF">
                <w:rPr>
                  <w:rFonts w:asciiTheme="minorHAnsi" w:eastAsia="Times New Roman" w:hAnsiTheme="minorHAnsi" w:cs="ArialMT"/>
                  <w:color w:val="000000"/>
                  <w:sz w:val="18"/>
                  <w:szCs w:val="18"/>
                </w:rPr>
                <w:delText>20</w:delText>
              </w:r>
            </w:del>
          </w:p>
        </w:tc>
      </w:tr>
      <w:tr w:rsidR="008E554F" w:rsidRPr="008E6B5A" w:rsidDel="000D49FF" w:rsidTr="008E554F">
        <w:trPr>
          <w:del w:id="69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691" w:author="aljaykum" w:date="2016-11-07T17:01:00Z"/>
                <w:rFonts w:asciiTheme="minorHAnsi" w:eastAsia="Times New Roman" w:hAnsiTheme="minorHAnsi"/>
                <w:color w:val="000000"/>
                <w:sz w:val="18"/>
                <w:szCs w:val="18"/>
              </w:rPr>
            </w:pPr>
            <w:del w:id="692"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93" w:author="aljaykum" w:date="2016-11-07T17:01:00Z"/>
                <w:rFonts w:asciiTheme="minorHAnsi" w:eastAsia="Times New Roman" w:hAnsiTheme="minorHAnsi"/>
                <w:color w:val="000000"/>
                <w:sz w:val="18"/>
                <w:szCs w:val="18"/>
              </w:rPr>
            </w:pPr>
            <w:del w:id="694" w:author="aljaykum" w:date="2016-11-07T17:01:00Z">
              <w:r w:rsidRPr="00AA5576" w:rsidDel="000D49FF">
                <w:rPr>
                  <w:rFonts w:asciiTheme="minorHAnsi" w:eastAsia="Times New Roman" w:hAnsiTheme="minorHAnsi"/>
                  <w:color w:val="000000"/>
                  <w:sz w:val="18"/>
                  <w:szCs w:val="18"/>
                </w:rPr>
                <w:delText>Senior Manager</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695" w:author="aljaykum" w:date="2016-11-07T17:01:00Z"/>
                <w:rFonts w:asciiTheme="minorHAnsi" w:eastAsia="Times New Roman" w:hAnsiTheme="minorHAnsi"/>
                <w:color w:val="000000"/>
                <w:sz w:val="18"/>
                <w:szCs w:val="18"/>
              </w:rPr>
            </w:pPr>
            <w:del w:id="696"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97" w:author="aljaykum" w:date="2016-11-07T17:01:00Z"/>
                <w:rFonts w:asciiTheme="minorHAnsi" w:eastAsia="Times New Roman" w:hAnsiTheme="minorHAnsi"/>
                <w:color w:val="000000"/>
                <w:sz w:val="18"/>
                <w:szCs w:val="18"/>
              </w:rPr>
            </w:pPr>
            <w:del w:id="698"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699" w:author="aljaykum" w:date="2016-11-07T17:01:00Z"/>
                <w:rFonts w:asciiTheme="minorHAnsi" w:eastAsia="Times New Roman" w:hAnsiTheme="minorHAnsi"/>
                <w:color w:val="000000"/>
                <w:sz w:val="18"/>
                <w:szCs w:val="18"/>
              </w:rPr>
            </w:pPr>
            <w:del w:id="700"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01" w:author="aljaykum" w:date="2016-11-07T17:01:00Z"/>
                <w:rFonts w:asciiTheme="minorHAnsi" w:eastAsia="Times New Roman" w:hAnsiTheme="minorHAnsi"/>
                <w:color w:val="000000"/>
                <w:sz w:val="18"/>
                <w:szCs w:val="18"/>
              </w:rPr>
            </w:pPr>
            <w:del w:id="702"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03" w:author="aljaykum" w:date="2016-11-07T17:01:00Z"/>
                <w:rFonts w:asciiTheme="minorHAnsi" w:eastAsia="Times New Roman" w:hAnsiTheme="minorHAnsi"/>
                <w:color w:val="000000"/>
                <w:sz w:val="18"/>
                <w:szCs w:val="18"/>
              </w:rPr>
            </w:pPr>
            <w:del w:id="704"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8E554F">
        <w:trPr>
          <w:del w:id="70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706" w:author="aljaykum" w:date="2016-11-07T17:01:00Z"/>
                <w:rFonts w:asciiTheme="minorHAnsi" w:eastAsia="Times New Roman" w:hAnsiTheme="minorHAnsi"/>
                <w:color w:val="000000"/>
                <w:sz w:val="18"/>
                <w:szCs w:val="18"/>
              </w:rPr>
            </w:pPr>
            <w:del w:id="707"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08" w:author="aljaykum" w:date="2016-11-07T17:01:00Z"/>
                <w:rFonts w:asciiTheme="minorHAnsi" w:eastAsia="Times New Roman" w:hAnsiTheme="minorHAnsi"/>
                <w:color w:val="000000"/>
                <w:sz w:val="18"/>
                <w:szCs w:val="18"/>
              </w:rPr>
            </w:pPr>
            <w:del w:id="709" w:author="aljaykum" w:date="2016-11-07T17:01:00Z">
              <w:r w:rsidRPr="00AA5576" w:rsidDel="000D49FF">
                <w:rPr>
                  <w:rFonts w:asciiTheme="minorHAnsi" w:eastAsia="Times New Roman" w:hAnsiTheme="minorHAnsi"/>
                  <w:color w:val="000000"/>
                  <w:sz w:val="18"/>
                  <w:szCs w:val="18"/>
                </w:rPr>
                <w:delText>Principal</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10" w:author="aljaykum" w:date="2016-11-07T17:01:00Z"/>
                <w:rFonts w:asciiTheme="minorHAnsi" w:eastAsia="Times New Roman" w:hAnsiTheme="minorHAnsi"/>
                <w:color w:val="000000"/>
                <w:sz w:val="18"/>
                <w:szCs w:val="18"/>
              </w:rPr>
            </w:pPr>
            <w:del w:id="711"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12" w:author="aljaykum" w:date="2016-11-07T17:01:00Z"/>
                <w:rFonts w:asciiTheme="minorHAnsi" w:eastAsia="Times New Roman" w:hAnsiTheme="minorHAnsi"/>
                <w:color w:val="000000"/>
                <w:sz w:val="18"/>
                <w:szCs w:val="18"/>
              </w:rPr>
            </w:pPr>
            <w:del w:id="713"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14" w:author="aljaykum" w:date="2016-11-07T17:01:00Z"/>
                <w:rFonts w:asciiTheme="minorHAnsi" w:eastAsia="Times New Roman" w:hAnsiTheme="minorHAnsi"/>
                <w:color w:val="000000"/>
                <w:sz w:val="18"/>
                <w:szCs w:val="18"/>
              </w:rPr>
            </w:pPr>
            <w:del w:id="715"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16" w:author="aljaykum" w:date="2016-11-07T17:01:00Z"/>
                <w:rFonts w:asciiTheme="minorHAnsi" w:eastAsia="Times New Roman" w:hAnsiTheme="minorHAnsi"/>
                <w:color w:val="000000"/>
                <w:sz w:val="18"/>
                <w:szCs w:val="18"/>
              </w:rPr>
            </w:pPr>
            <w:del w:id="717"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18" w:author="aljaykum" w:date="2016-11-07T17:01:00Z"/>
                <w:rFonts w:asciiTheme="minorHAnsi" w:eastAsia="Times New Roman" w:hAnsiTheme="minorHAnsi"/>
                <w:color w:val="000000"/>
                <w:sz w:val="18"/>
                <w:szCs w:val="18"/>
              </w:rPr>
            </w:pPr>
            <w:del w:id="719" w:author="aljaykum" w:date="2016-11-07T17:01:00Z">
              <w:r w:rsidRPr="00AA5576" w:rsidDel="000D49FF">
                <w:rPr>
                  <w:rFonts w:asciiTheme="minorHAnsi" w:eastAsia="Times New Roman" w:hAnsiTheme="minorHAnsi"/>
                  <w:color w:val="000000"/>
                  <w:sz w:val="18"/>
                  <w:szCs w:val="18"/>
                </w:rPr>
                <w:delText>22</w:delText>
              </w:r>
            </w:del>
          </w:p>
        </w:tc>
      </w:tr>
      <w:tr w:rsidR="008E554F" w:rsidRPr="008E6B5A" w:rsidDel="000D49FF" w:rsidTr="008E554F">
        <w:trPr>
          <w:del w:id="72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721" w:author="aljaykum" w:date="2016-11-07T17:01:00Z"/>
                <w:rFonts w:asciiTheme="minorHAnsi" w:eastAsia="Times New Roman" w:hAnsiTheme="minorHAnsi"/>
                <w:color w:val="000000"/>
                <w:sz w:val="18"/>
                <w:szCs w:val="18"/>
              </w:rPr>
            </w:pPr>
            <w:del w:id="722" w:author="aljaykum" w:date="2016-11-07T17:01:00Z">
              <w:r w:rsidRPr="00AA5576" w:rsidDel="000D49FF">
                <w:rPr>
                  <w:rFonts w:asciiTheme="minorHAnsi" w:eastAsia="Times New Roman" w:hAnsiTheme="minorHAnsi"/>
                  <w:color w:val="000000"/>
                  <w:sz w:val="18"/>
                  <w:szCs w:val="18"/>
                </w:rPr>
                <w:delText>E</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23" w:author="aljaykum" w:date="2016-11-07T17:01:00Z"/>
                <w:rFonts w:asciiTheme="minorHAnsi" w:eastAsia="Times New Roman" w:hAnsiTheme="minorHAnsi"/>
                <w:color w:val="000000"/>
                <w:sz w:val="18"/>
                <w:szCs w:val="18"/>
              </w:rPr>
            </w:pPr>
            <w:del w:id="724" w:author="aljaykum" w:date="2016-11-07T17:01:00Z">
              <w:r w:rsidRPr="00AA5576" w:rsidDel="000D49FF">
                <w:rPr>
                  <w:rFonts w:asciiTheme="minorHAnsi" w:eastAsia="Times New Roman" w:hAnsiTheme="minorHAnsi"/>
                  <w:color w:val="000000"/>
                  <w:sz w:val="18"/>
                  <w:szCs w:val="18"/>
                </w:rPr>
                <w:delText>Principal</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25" w:author="aljaykum" w:date="2016-11-07T17:01:00Z"/>
                <w:rFonts w:asciiTheme="minorHAnsi" w:eastAsia="Times New Roman" w:hAnsiTheme="minorHAnsi"/>
                <w:color w:val="000000"/>
                <w:sz w:val="18"/>
                <w:szCs w:val="18"/>
              </w:rPr>
            </w:pPr>
            <w:del w:id="726"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27" w:author="aljaykum" w:date="2016-11-07T17:01:00Z"/>
                <w:rFonts w:asciiTheme="minorHAnsi" w:eastAsia="Times New Roman" w:hAnsiTheme="minorHAnsi"/>
                <w:color w:val="000000"/>
                <w:sz w:val="18"/>
                <w:szCs w:val="18"/>
              </w:rPr>
            </w:pPr>
            <w:del w:id="728"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29" w:author="aljaykum" w:date="2016-11-07T17:01:00Z"/>
                <w:rFonts w:asciiTheme="minorHAnsi" w:eastAsia="Times New Roman" w:hAnsiTheme="minorHAnsi"/>
                <w:color w:val="000000"/>
                <w:sz w:val="18"/>
                <w:szCs w:val="18"/>
              </w:rPr>
            </w:pPr>
            <w:del w:id="730"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31" w:author="aljaykum" w:date="2016-11-07T17:01:00Z"/>
                <w:rFonts w:asciiTheme="minorHAnsi" w:eastAsia="Times New Roman" w:hAnsiTheme="minorHAnsi"/>
                <w:color w:val="000000"/>
                <w:sz w:val="18"/>
                <w:szCs w:val="18"/>
              </w:rPr>
            </w:pPr>
            <w:del w:id="732" w:author="aljaykum" w:date="2016-11-07T17:01:00Z">
              <w:r w:rsidRPr="00AA5576" w:rsidDel="000D49FF">
                <w:rPr>
                  <w:rFonts w:asciiTheme="minorHAnsi" w:eastAsia="Times New Roman" w:hAnsiTheme="minorHAnsi"/>
                  <w:color w:val="000000"/>
                  <w:sz w:val="18"/>
                  <w:szCs w:val="18"/>
                </w:rPr>
                <w:delText>8.33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33" w:author="aljaykum" w:date="2016-11-07T17:01:00Z"/>
                <w:rFonts w:asciiTheme="minorHAnsi" w:eastAsia="Times New Roman" w:hAnsiTheme="minorHAnsi"/>
                <w:color w:val="000000"/>
                <w:sz w:val="18"/>
                <w:szCs w:val="18"/>
              </w:rPr>
            </w:pPr>
            <w:del w:id="734" w:author="aljaykum" w:date="2016-11-07T17:01:00Z">
              <w:r w:rsidRPr="00AA5576" w:rsidDel="000D49FF">
                <w:rPr>
                  <w:rFonts w:asciiTheme="minorHAnsi" w:eastAsia="Times New Roman" w:hAnsiTheme="minorHAnsi"/>
                  <w:color w:val="000000"/>
                  <w:sz w:val="18"/>
                  <w:szCs w:val="18"/>
                </w:rPr>
                <w:delText>25</w:delText>
              </w:r>
            </w:del>
          </w:p>
        </w:tc>
      </w:tr>
      <w:tr w:rsidR="008E554F" w:rsidRPr="008E6B5A" w:rsidDel="000D49FF" w:rsidTr="008E554F">
        <w:trPr>
          <w:del w:id="735"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736" w:author="aljaykum" w:date="2016-11-07T17:01:00Z"/>
                <w:rFonts w:asciiTheme="minorHAnsi" w:eastAsia="Times New Roman" w:hAnsiTheme="minorHAnsi"/>
                <w:color w:val="000000"/>
                <w:sz w:val="18"/>
                <w:szCs w:val="18"/>
              </w:rPr>
            </w:pPr>
            <w:del w:id="737" w:author="aljaykum" w:date="2016-11-07T17:01:00Z">
              <w:r w:rsidRPr="00AA5576" w:rsidDel="000D49FF">
                <w:rPr>
                  <w:rFonts w:asciiTheme="minorHAnsi" w:eastAsia="Times New Roman" w:hAnsiTheme="minorHAnsi"/>
                  <w:color w:val="000000"/>
                  <w:sz w:val="18"/>
                  <w:szCs w:val="18"/>
                </w:rPr>
                <w:delText>F</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38" w:author="aljaykum" w:date="2016-11-07T17:01:00Z"/>
                <w:rFonts w:asciiTheme="minorHAnsi" w:eastAsia="Times New Roman" w:hAnsiTheme="minorHAnsi"/>
                <w:color w:val="000000"/>
                <w:sz w:val="18"/>
                <w:szCs w:val="18"/>
              </w:rPr>
            </w:pPr>
            <w:del w:id="739" w:author="aljaykum" w:date="2016-11-07T17:01:00Z">
              <w:r w:rsidRPr="00AA5576" w:rsidDel="000D49FF">
                <w:rPr>
                  <w:rFonts w:asciiTheme="minorHAnsi" w:eastAsia="Times New Roman" w:hAnsiTheme="minorHAnsi"/>
                  <w:color w:val="000000"/>
                  <w:sz w:val="18"/>
                  <w:szCs w:val="18"/>
                </w:rPr>
                <w:delText>Vice President / Senior Vice President / Corporate Vice President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40" w:author="aljaykum" w:date="2016-11-07T17:01:00Z"/>
                <w:rFonts w:asciiTheme="minorHAnsi" w:eastAsia="Times New Roman" w:hAnsiTheme="minorHAnsi"/>
                <w:color w:val="000000"/>
                <w:sz w:val="18"/>
                <w:szCs w:val="18"/>
              </w:rPr>
            </w:pPr>
            <w:del w:id="741" w:author="aljaykum" w:date="2016-11-07T17:01:00Z">
              <w:r w:rsidRPr="00AA5576" w:rsidDel="000D49FF">
                <w:rPr>
                  <w:rFonts w:asciiTheme="minorHAnsi" w:eastAsia="Times New Roman" w:hAnsiTheme="minorHAnsi" w:cs="ArialMT"/>
                  <w:color w:val="000000"/>
                  <w:sz w:val="18"/>
                  <w:szCs w:val="18"/>
                </w:rPr>
                <w:delText>1 to 3</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42" w:author="aljaykum" w:date="2016-11-07T17:01:00Z"/>
                <w:rFonts w:asciiTheme="minorHAnsi" w:eastAsia="Times New Roman" w:hAnsiTheme="minorHAnsi"/>
                <w:color w:val="000000"/>
                <w:sz w:val="18"/>
                <w:szCs w:val="18"/>
              </w:rPr>
            </w:pPr>
            <w:del w:id="743"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44" w:author="aljaykum" w:date="2016-11-07T17:01:00Z"/>
                <w:rFonts w:asciiTheme="minorHAnsi" w:eastAsia="Times New Roman" w:hAnsiTheme="minorHAnsi"/>
                <w:color w:val="000000"/>
                <w:sz w:val="18"/>
                <w:szCs w:val="18"/>
              </w:rPr>
            </w:pPr>
            <w:del w:id="745"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46" w:author="aljaykum" w:date="2016-11-07T17:01:00Z"/>
                <w:rFonts w:asciiTheme="minorHAnsi" w:eastAsia="Times New Roman" w:hAnsiTheme="minorHAnsi"/>
                <w:color w:val="000000"/>
                <w:sz w:val="18"/>
                <w:szCs w:val="18"/>
              </w:rPr>
            </w:pPr>
            <w:del w:id="747" w:author="aljaykum" w:date="2016-11-07T17:01:00Z">
              <w:r w:rsidRPr="00AA5576" w:rsidDel="000D49FF">
                <w:rPr>
                  <w:rFonts w:asciiTheme="minorHAnsi" w:eastAsia="Times New Roman" w:hAnsiTheme="minorHAnsi" w:cs="ArialMT"/>
                  <w:color w:val="000000"/>
                  <w:sz w:val="18"/>
                  <w:szCs w:val="18"/>
                </w:rPr>
                <w:delText>7.33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48" w:author="aljaykum" w:date="2016-11-07T17:01:00Z"/>
                <w:rFonts w:asciiTheme="minorHAnsi" w:eastAsia="Times New Roman" w:hAnsiTheme="minorHAnsi"/>
                <w:color w:val="000000"/>
                <w:sz w:val="18"/>
                <w:szCs w:val="18"/>
              </w:rPr>
            </w:pPr>
            <w:del w:id="749" w:author="aljaykum" w:date="2016-11-07T17:01:00Z">
              <w:r w:rsidRPr="00AA5576" w:rsidDel="000D49FF">
                <w:rPr>
                  <w:rFonts w:asciiTheme="minorHAnsi" w:eastAsia="Times New Roman" w:hAnsiTheme="minorHAnsi" w:cs="ArialMT"/>
                  <w:color w:val="000000"/>
                  <w:sz w:val="18"/>
                  <w:szCs w:val="18"/>
                </w:rPr>
                <w:delText>22</w:delText>
              </w:r>
            </w:del>
          </w:p>
        </w:tc>
      </w:tr>
      <w:tr w:rsidR="008E554F" w:rsidRPr="008E6B5A" w:rsidDel="000D49FF" w:rsidTr="008E554F">
        <w:trPr>
          <w:del w:id="750" w:author="aljaykum" w:date="2016-11-07T17:01:00Z"/>
        </w:trPr>
        <w:tc>
          <w:tcPr>
            <w:tcW w:w="0" w:type="auto"/>
            <w:tcBorders>
              <w:top w:val="nil"/>
              <w:left w:val="single" w:sz="4" w:space="0" w:color="auto"/>
              <w:bottom w:val="single" w:sz="4" w:space="0" w:color="auto"/>
              <w:right w:val="single" w:sz="4" w:space="0" w:color="auto"/>
            </w:tcBorders>
            <w:hideMark/>
          </w:tcPr>
          <w:p w:rsidR="008E554F" w:rsidRPr="008E6B5A" w:rsidDel="000D49FF" w:rsidRDefault="00AA5576" w:rsidP="00352085">
            <w:pPr>
              <w:rPr>
                <w:del w:id="751" w:author="aljaykum" w:date="2016-11-07T17:01:00Z"/>
                <w:rFonts w:asciiTheme="minorHAnsi" w:eastAsia="Times New Roman" w:hAnsiTheme="minorHAnsi"/>
                <w:color w:val="000000"/>
                <w:sz w:val="18"/>
                <w:szCs w:val="18"/>
              </w:rPr>
            </w:pPr>
            <w:del w:id="752" w:author="aljaykum" w:date="2016-11-07T17:01:00Z">
              <w:r w:rsidRPr="00AA5576" w:rsidDel="000D49FF">
                <w:rPr>
                  <w:rFonts w:asciiTheme="minorHAnsi" w:eastAsia="Times New Roman" w:hAnsiTheme="minorHAnsi"/>
                  <w:color w:val="000000"/>
                  <w:sz w:val="18"/>
                  <w:szCs w:val="18"/>
                </w:rPr>
                <w:delText>F</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53" w:author="aljaykum" w:date="2016-11-07T17:01:00Z"/>
                <w:rFonts w:asciiTheme="minorHAnsi" w:eastAsia="Times New Roman" w:hAnsiTheme="minorHAnsi"/>
                <w:color w:val="000000"/>
                <w:sz w:val="18"/>
                <w:szCs w:val="18"/>
              </w:rPr>
            </w:pPr>
            <w:del w:id="754" w:author="aljaykum" w:date="2016-11-07T17:01:00Z">
              <w:r w:rsidRPr="00AA5576" w:rsidDel="000D49FF">
                <w:rPr>
                  <w:rFonts w:asciiTheme="minorHAnsi" w:eastAsia="Times New Roman" w:hAnsiTheme="minorHAnsi"/>
                  <w:color w:val="000000"/>
                  <w:sz w:val="18"/>
                  <w:szCs w:val="18"/>
                </w:rPr>
                <w:delText>Vice President / Senior Vice President / Corporate Vice President</w:delText>
              </w:r>
            </w:del>
          </w:p>
        </w:tc>
        <w:tc>
          <w:tcPr>
            <w:tcW w:w="0" w:type="auto"/>
            <w:tcBorders>
              <w:top w:val="nil"/>
              <w:left w:val="nil"/>
              <w:bottom w:val="single" w:sz="4" w:space="0" w:color="auto"/>
              <w:right w:val="single" w:sz="4" w:space="0" w:color="auto"/>
            </w:tcBorders>
            <w:hideMark/>
          </w:tcPr>
          <w:p w:rsidR="008E554F" w:rsidRPr="008E6B5A" w:rsidDel="000D49FF" w:rsidRDefault="00AA5576" w:rsidP="00352085">
            <w:pPr>
              <w:rPr>
                <w:del w:id="755" w:author="aljaykum" w:date="2016-11-07T17:01:00Z"/>
                <w:rFonts w:asciiTheme="minorHAnsi" w:eastAsia="Times New Roman" w:hAnsiTheme="minorHAnsi"/>
                <w:color w:val="000000"/>
                <w:sz w:val="18"/>
                <w:szCs w:val="18"/>
              </w:rPr>
            </w:pPr>
            <w:del w:id="756" w:author="aljaykum" w:date="2016-11-07T17:01:00Z">
              <w:r w:rsidRPr="00AA5576" w:rsidDel="000D49FF">
                <w:rPr>
                  <w:rFonts w:asciiTheme="minorHAnsi" w:eastAsia="Times New Roman" w:hAnsiTheme="minorHAnsi" w:cs="ArialMT"/>
                  <w:color w:val="000000"/>
                  <w:sz w:val="18"/>
                  <w:szCs w:val="18"/>
                </w:rPr>
                <w:delText>4+</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57" w:author="aljaykum" w:date="2016-11-07T17:01:00Z"/>
                <w:rFonts w:asciiTheme="minorHAnsi" w:eastAsia="Times New Roman" w:hAnsiTheme="minorHAnsi"/>
                <w:color w:val="000000"/>
                <w:sz w:val="18"/>
                <w:szCs w:val="18"/>
              </w:rPr>
            </w:pPr>
            <w:del w:id="758" w:author="aljaykum" w:date="2016-11-07T17:01:00Z">
              <w:r w:rsidRPr="00AA5576" w:rsidDel="000D49FF">
                <w:rPr>
                  <w:rFonts w:asciiTheme="minorHAnsi" w:eastAsia="Times New Roman" w:hAnsiTheme="minorHAnsi" w:cs="ArialMT"/>
                  <w:color w:val="000000"/>
                  <w:sz w:val="18"/>
                  <w:szCs w:val="18"/>
                </w:rPr>
                <w:delText>6.66</w:delText>
              </w:r>
            </w:del>
          </w:p>
        </w:tc>
        <w:tc>
          <w:tcPr>
            <w:tcW w:w="0" w:type="auto"/>
            <w:tcBorders>
              <w:top w:val="nil"/>
              <w:left w:val="nil"/>
              <w:bottom w:val="single" w:sz="4" w:space="0" w:color="auto"/>
              <w:right w:val="single" w:sz="4" w:space="0" w:color="auto"/>
            </w:tcBorders>
            <w:shd w:val="clear" w:color="auto" w:fill="EAF1DD"/>
            <w:hideMark/>
          </w:tcPr>
          <w:p w:rsidR="008E554F" w:rsidRPr="008E6B5A" w:rsidDel="000D49FF" w:rsidRDefault="00AA5576" w:rsidP="00352085">
            <w:pPr>
              <w:jc w:val="right"/>
              <w:rPr>
                <w:del w:id="759" w:author="aljaykum" w:date="2016-11-07T17:01:00Z"/>
                <w:rFonts w:asciiTheme="minorHAnsi" w:eastAsia="Times New Roman" w:hAnsiTheme="minorHAnsi"/>
                <w:color w:val="000000"/>
                <w:sz w:val="18"/>
                <w:szCs w:val="18"/>
              </w:rPr>
            </w:pPr>
            <w:del w:id="760" w:author="aljaykum" w:date="2016-11-07T17:01:00Z">
              <w:r w:rsidRPr="00AA5576" w:rsidDel="000D49FF">
                <w:rPr>
                  <w:rFonts w:asciiTheme="minorHAnsi" w:eastAsia="Times New Roman" w:hAnsiTheme="minorHAnsi" w:cs="ArialMT"/>
                  <w:color w:val="000000"/>
                  <w:sz w:val="18"/>
                  <w:szCs w:val="18"/>
                </w:rPr>
                <w:delText>20</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61" w:author="aljaykum" w:date="2016-11-07T17:01:00Z"/>
                <w:rFonts w:asciiTheme="minorHAnsi" w:eastAsia="Times New Roman" w:hAnsiTheme="minorHAnsi"/>
                <w:color w:val="000000"/>
                <w:sz w:val="18"/>
                <w:szCs w:val="18"/>
              </w:rPr>
            </w:pPr>
            <w:del w:id="762" w:author="aljaykum" w:date="2016-11-07T17:01:00Z">
              <w:r w:rsidRPr="00AA5576" w:rsidDel="000D49FF">
                <w:rPr>
                  <w:rFonts w:asciiTheme="minorHAnsi" w:eastAsia="Times New Roman" w:hAnsiTheme="minorHAnsi"/>
                  <w:color w:val="000000"/>
                  <w:sz w:val="18"/>
                  <w:szCs w:val="18"/>
                </w:rPr>
                <w:delText>8.33</w:delText>
              </w:r>
            </w:del>
          </w:p>
        </w:tc>
        <w:tc>
          <w:tcPr>
            <w:tcW w:w="0" w:type="auto"/>
            <w:tcBorders>
              <w:top w:val="nil"/>
              <w:left w:val="nil"/>
              <w:bottom w:val="single" w:sz="4" w:space="0" w:color="auto"/>
              <w:right w:val="single" w:sz="4" w:space="0" w:color="auto"/>
            </w:tcBorders>
            <w:shd w:val="clear" w:color="auto" w:fill="DBEEF3"/>
            <w:hideMark/>
          </w:tcPr>
          <w:p w:rsidR="008E554F" w:rsidRPr="008E6B5A" w:rsidDel="000D49FF" w:rsidRDefault="00AA5576" w:rsidP="00352085">
            <w:pPr>
              <w:jc w:val="right"/>
              <w:rPr>
                <w:del w:id="763" w:author="aljaykum" w:date="2016-11-07T17:01:00Z"/>
                <w:rFonts w:asciiTheme="minorHAnsi" w:eastAsia="Times New Roman" w:hAnsiTheme="minorHAnsi"/>
                <w:color w:val="000000"/>
                <w:sz w:val="18"/>
                <w:szCs w:val="18"/>
              </w:rPr>
            </w:pPr>
            <w:del w:id="764" w:author="aljaykum" w:date="2016-11-07T17:01:00Z">
              <w:r w:rsidRPr="00AA5576" w:rsidDel="000D49FF">
                <w:rPr>
                  <w:rFonts w:asciiTheme="minorHAnsi" w:eastAsia="Times New Roman" w:hAnsiTheme="minorHAnsi" w:cs="ArialMT"/>
                  <w:color w:val="000000"/>
                  <w:sz w:val="18"/>
                  <w:szCs w:val="18"/>
                </w:rPr>
                <w:delText>25</w:delText>
              </w:r>
            </w:del>
          </w:p>
        </w:tc>
      </w:tr>
    </w:tbl>
    <w:p w:rsidR="00983002" w:rsidRPr="008E6B5A" w:rsidRDefault="000D49FF" w:rsidP="008E554F">
      <w:pPr>
        <w:rPr>
          <w:rFonts w:asciiTheme="minorHAnsi" w:hAnsiTheme="minorHAnsi"/>
          <w:sz w:val="22"/>
          <w:szCs w:val="22"/>
        </w:rPr>
      </w:pPr>
      <w:ins w:id="765" w:author="aljaykum" w:date="2016-11-07T17:01:00Z">
        <w:r>
          <w:rPr>
            <w:rFonts w:asciiTheme="minorHAnsi" w:hAnsiTheme="minorHAnsi"/>
            <w:sz w:val="22"/>
            <w:szCs w:val="22"/>
          </w:rPr>
          <w:tab/>
        </w:r>
      </w:ins>
      <w:ins w:id="766" w:author="aljaykum" w:date="2016-11-07T17:03:00Z">
        <w:r w:rsidRPr="000B3CC6">
          <w:rPr>
            <w:rFonts w:asciiTheme="minorHAnsi" w:hAnsiTheme="minorHAnsi"/>
            <w:sz w:val="22"/>
            <w:szCs w:val="22"/>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6" o:title=""/>
            </v:shape>
            <o:OLEObject Type="Embed" ProgID="Excel.Sheet.12" ShapeID="_x0000_i1025" DrawAspect="Icon" ObjectID="_1597674718" r:id="rId17"/>
          </w:object>
        </w:r>
      </w:ins>
    </w:p>
    <w:p w:rsidR="008E554F" w:rsidRPr="00AE0501" w:rsidRDefault="00BF6CA6" w:rsidP="008E554F">
      <w:pPr>
        <w:pStyle w:val="ListParagraph"/>
        <w:numPr>
          <w:ilvl w:val="0"/>
          <w:numId w:val="47"/>
        </w:numPr>
        <w:spacing w:after="200" w:line="276" w:lineRule="auto"/>
        <w:rPr>
          <w:rFonts w:asciiTheme="minorHAnsi" w:eastAsia="Arial" w:hAnsiTheme="minorHAnsi" w:cs="Arial"/>
          <w:sz w:val="22"/>
          <w:szCs w:val="22"/>
          <w:lang w:val="en-GB"/>
          <w:rPrChange w:id="767" w:author="aljaykum" w:date="2016-11-08T09:40:00Z">
            <w:rPr>
              <w:rFonts w:asciiTheme="minorHAnsi" w:hAnsiTheme="minorHAnsi"/>
            </w:rPr>
          </w:rPrChange>
        </w:rPr>
      </w:pPr>
      <w:r w:rsidRPr="00BF6CA6">
        <w:rPr>
          <w:rFonts w:asciiTheme="minorHAnsi" w:eastAsia="Arial" w:hAnsiTheme="minorHAnsi" w:cs="Arial"/>
          <w:sz w:val="22"/>
          <w:szCs w:val="22"/>
          <w:lang w:val="en-GB"/>
          <w:rPrChange w:id="768" w:author="aljaykum" w:date="2016-11-08T09:40:00Z">
            <w:rPr>
              <w:rFonts w:asciiTheme="minorHAnsi" w:hAnsiTheme="minorHAnsi"/>
              <w:b/>
              <w:bCs/>
              <w:smallCaps/>
              <w:color w:val="C0504D" w:themeColor="accent2"/>
              <w:spacing w:val="5"/>
              <w:u w:val="single"/>
            </w:rPr>
          </w:rPrChange>
        </w:rPr>
        <w:t>For the IGATE employees that come to FS – many will have a balance of between 1 &amp; 15 days that they will be able to use through the end of 2018.  </w:t>
      </w:r>
    </w:p>
    <w:p w:rsidR="008E554F" w:rsidRPr="00AE0501" w:rsidRDefault="00BF6CA6" w:rsidP="008E554F">
      <w:pPr>
        <w:pStyle w:val="ListParagraph"/>
        <w:ind w:left="360"/>
        <w:rPr>
          <w:rFonts w:asciiTheme="minorHAnsi" w:eastAsia="Arial" w:hAnsiTheme="minorHAnsi" w:cs="Arial"/>
          <w:sz w:val="22"/>
          <w:szCs w:val="22"/>
          <w:lang w:val="en-GB"/>
          <w:rPrChange w:id="769" w:author="aljaykum" w:date="2016-11-08T09:40:00Z">
            <w:rPr>
              <w:rFonts w:asciiTheme="minorHAnsi" w:hAnsiTheme="minorHAnsi"/>
            </w:rPr>
          </w:rPrChange>
        </w:rPr>
      </w:pPr>
      <w:r w:rsidRPr="00BF6CA6">
        <w:rPr>
          <w:rFonts w:asciiTheme="minorHAnsi" w:eastAsia="Arial" w:hAnsiTheme="minorHAnsi" w:cs="Arial"/>
          <w:sz w:val="22"/>
          <w:szCs w:val="22"/>
          <w:lang w:val="en-GB"/>
          <w:rPrChange w:id="770" w:author="aljaykum" w:date="2016-11-08T09:40:00Z">
            <w:rPr>
              <w:rFonts w:asciiTheme="minorHAnsi" w:hAnsiTheme="minorHAnsi"/>
              <w:b/>
              <w:bCs/>
              <w:smallCaps/>
              <w:color w:val="C0504D" w:themeColor="accent2"/>
              <w:spacing w:val="5"/>
              <w:u w:val="single"/>
            </w:rPr>
          </w:rPrChange>
        </w:rPr>
        <w:t>Query to Liz with response</w:t>
      </w:r>
      <w:r w:rsidRPr="00BF6CA6">
        <w:rPr>
          <w:rFonts w:asciiTheme="minorHAnsi" w:eastAsia="Arial" w:hAnsiTheme="minorHAnsi" w:cs="Arial"/>
          <w:sz w:val="22"/>
          <w:szCs w:val="22"/>
          <w:lang w:val="en-GB"/>
          <w:rPrChange w:id="771" w:author="aljaykum" w:date="2016-11-08T09:40:00Z">
            <w:rPr>
              <w:rFonts w:asciiTheme="minorHAnsi" w:hAnsiTheme="minorHAnsi"/>
              <w:b/>
              <w:bCs/>
              <w:smallCaps/>
              <w:color w:val="C0504D" w:themeColor="accent2"/>
              <w:spacing w:val="5"/>
              <w:u w:val="single"/>
            </w:rPr>
          </w:rPrChange>
        </w:rPr>
        <w:sym w:font="Wingdings" w:char="F0E0"/>
      </w:r>
    </w:p>
    <w:p w:rsidR="008E554F" w:rsidRPr="00AE0501" w:rsidRDefault="00BF6CA6" w:rsidP="008E554F">
      <w:pPr>
        <w:pStyle w:val="ListParagraph"/>
        <w:numPr>
          <w:ilvl w:val="0"/>
          <w:numId w:val="48"/>
        </w:numPr>
        <w:spacing w:after="200" w:line="276" w:lineRule="auto"/>
        <w:rPr>
          <w:rFonts w:asciiTheme="minorHAnsi" w:hAnsiTheme="minorHAnsi"/>
          <w:b/>
          <w:color w:val="FF0000"/>
          <w:sz w:val="22"/>
          <w:szCs w:val="22"/>
          <w:rPrChange w:id="772" w:author="aljaykum" w:date="2016-11-08T09:40:00Z">
            <w:rPr>
              <w:rFonts w:asciiTheme="minorHAnsi" w:hAnsiTheme="minorHAnsi"/>
              <w:b/>
              <w:color w:val="FF0000"/>
            </w:rPr>
          </w:rPrChange>
        </w:rPr>
      </w:pPr>
      <w:r w:rsidRPr="00BF6CA6">
        <w:rPr>
          <w:rFonts w:asciiTheme="minorHAnsi" w:hAnsiTheme="minorHAnsi"/>
          <w:sz w:val="22"/>
          <w:szCs w:val="22"/>
          <w:highlight w:val="yellow"/>
          <w:rPrChange w:id="773" w:author="aljaykum" w:date="2016-11-08T09:40:00Z">
            <w:rPr>
              <w:rFonts w:asciiTheme="minorHAnsi" w:hAnsiTheme="minorHAnsi"/>
              <w:b/>
              <w:bCs/>
              <w:smallCaps/>
              <w:color w:val="C0504D" w:themeColor="accent2"/>
              <w:spacing w:val="5"/>
              <w:highlight w:val="yellow"/>
              <w:u w:val="single"/>
            </w:rPr>
          </w:rPrChange>
        </w:rPr>
        <w:t>Will we have to do upload for IGATE employees at the start of the year?</w:t>
      </w:r>
      <w:r w:rsidRPr="00BF6CA6">
        <w:rPr>
          <w:rFonts w:asciiTheme="minorHAnsi" w:hAnsiTheme="minorHAnsi"/>
          <w:sz w:val="22"/>
          <w:szCs w:val="22"/>
          <w:rPrChange w:id="774" w:author="aljaykum" w:date="2016-11-08T09:40:00Z">
            <w:rPr>
              <w:rFonts w:asciiTheme="minorHAnsi" w:hAnsiTheme="minorHAnsi"/>
              <w:b/>
              <w:bCs/>
              <w:smallCaps/>
              <w:color w:val="C0504D" w:themeColor="accent2"/>
              <w:spacing w:val="5"/>
              <w:u w:val="single"/>
            </w:rPr>
          </w:rPrChange>
        </w:rPr>
        <w:t xml:space="preserve">  </w:t>
      </w:r>
      <w:r w:rsidRPr="00BF6CA6">
        <w:rPr>
          <w:rFonts w:asciiTheme="minorHAnsi" w:hAnsiTheme="minorHAnsi"/>
          <w:b/>
          <w:color w:val="FF0000"/>
          <w:sz w:val="22"/>
          <w:szCs w:val="22"/>
          <w:rPrChange w:id="775" w:author="aljaykum" w:date="2016-11-08T09:40:00Z">
            <w:rPr>
              <w:rFonts w:asciiTheme="minorHAnsi" w:hAnsiTheme="minorHAnsi"/>
              <w:b/>
              <w:bCs/>
              <w:smallCaps/>
              <w:color w:val="FF0000"/>
              <w:spacing w:val="5"/>
              <w:u w:val="single"/>
            </w:rPr>
          </w:rPrChange>
        </w:rPr>
        <w:t>Yes, this should be provided to you by the IGATE team sometime in the final week of December, 2016.</w:t>
      </w:r>
    </w:p>
    <w:p w:rsidR="008E554F" w:rsidRPr="00AE0501" w:rsidRDefault="00BF6CA6" w:rsidP="008E554F">
      <w:pPr>
        <w:pStyle w:val="ListParagraph"/>
        <w:numPr>
          <w:ilvl w:val="0"/>
          <w:numId w:val="48"/>
        </w:numPr>
        <w:spacing w:after="200" w:line="276" w:lineRule="auto"/>
        <w:rPr>
          <w:rFonts w:asciiTheme="minorHAnsi" w:hAnsiTheme="minorHAnsi"/>
          <w:b/>
          <w:color w:val="FF0000"/>
          <w:sz w:val="22"/>
          <w:szCs w:val="22"/>
          <w:rPrChange w:id="776" w:author="aljaykum" w:date="2016-11-08T09:40:00Z">
            <w:rPr>
              <w:rFonts w:asciiTheme="minorHAnsi" w:hAnsiTheme="minorHAnsi"/>
              <w:b/>
              <w:color w:val="FF0000"/>
            </w:rPr>
          </w:rPrChange>
        </w:rPr>
      </w:pPr>
      <w:r w:rsidRPr="00BF6CA6">
        <w:rPr>
          <w:rFonts w:asciiTheme="minorHAnsi" w:hAnsiTheme="minorHAnsi"/>
          <w:sz w:val="22"/>
          <w:szCs w:val="22"/>
          <w:highlight w:val="yellow"/>
          <w:rPrChange w:id="777" w:author="aljaykum" w:date="2016-11-08T09:40:00Z">
            <w:rPr>
              <w:rFonts w:asciiTheme="minorHAnsi" w:hAnsiTheme="minorHAnsi"/>
              <w:b/>
              <w:bCs/>
              <w:smallCaps/>
              <w:color w:val="C0504D" w:themeColor="accent2"/>
              <w:spacing w:val="5"/>
              <w:highlight w:val="yellow"/>
              <w:u w:val="single"/>
            </w:rPr>
          </w:rPrChange>
        </w:rPr>
        <w:t>Is it carryover from IGATE system?</w:t>
      </w:r>
      <w:r w:rsidRPr="00BF6CA6">
        <w:rPr>
          <w:rFonts w:asciiTheme="minorHAnsi" w:hAnsiTheme="minorHAnsi"/>
          <w:sz w:val="22"/>
          <w:szCs w:val="22"/>
          <w:rPrChange w:id="778" w:author="aljaykum" w:date="2016-11-08T09:40:00Z">
            <w:rPr>
              <w:rFonts w:asciiTheme="minorHAnsi" w:hAnsiTheme="minorHAnsi"/>
              <w:b/>
              <w:bCs/>
              <w:smallCaps/>
              <w:color w:val="C0504D" w:themeColor="accent2"/>
              <w:spacing w:val="5"/>
              <w:u w:val="single"/>
            </w:rPr>
          </w:rPrChange>
        </w:rPr>
        <w:t xml:space="preserve">   </w:t>
      </w:r>
      <w:r w:rsidRPr="00BF6CA6">
        <w:rPr>
          <w:rFonts w:asciiTheme="minorHAnsi" w:hAnsiTheme="minorHAnsi"/>
          <w:b/>
          <w:color w:val="FF0000"/>
          <w:sz w:val="22"/>
          <w:szCs w:val="22"/>
          <w:rPrChange w:id="779" w:author="aljaykum" w:date="2016-11-08T09:40:00Z">
            <w:rPr>
              <w:rFonts w:asciiTheme="minorHAnsi" w:hAnsiTheme="minorHAnsi"/>
              <w:b/>
              <w:bCs/>
              <w:smallCaps/>
              <w:color w:val="FF0000"/>
              <w:spacing w:val="5"/>
              <w:u w:val="single"/>
            </w:rPr>
          </w:rPrChange>
        </w:rPr>
        <w:t>Yes, it will be anywhere from 1-15 days of vacation balance and those hours will need to be included in the “Rollover from previous year” bucket in LMS.</w:t>
      </w:r>
    </w:p>
    <w:p w:rsidR="008E554F" w:rsidRPr="00AE0501" w:rsidRDefault="00BF6CA6" w:rsidP="008E554F">
      <w:pPr>
        <w:pStyle w:val="ListParagraph"/>
        <w:numPr>
          <w:ilvl w:val="0"/>
          <w:numId w:val="48"/>
        </w:numPr>
        <w:spacing w:after="200" w:line="276" w:lineRule="auto"/>
        <w:rPr>
          <w:rFonts w:asciiTheme="minorHAnsi" w:hAnsiTheme="minorHAnsi"/>
          <w:b/>
          <w:color w:val="FF0000"/>
          <w:sz w:val="22"/>
          <w:szCs w:val="22"/>
          <w:rPrChange w:id="780" w:author="aljaykum" w:date="2016-11-08T09:40:00Z">
            <w:rPr>
              <w:rFonts w:asciiTheme="minorHAnsi" w:hAnsiTheme="minorHAnsi"/>
              <w:b/>
              <w:color w:val="FF0000"/>
            </w:rPr>
          </w:rPrChange>
        </w:rPr>
      </w:pPr>
      <w:r w:rsidRPr="00BF6CA6">
        <w:rPr>
          <w:rFonts w:asciiTheme="minorHAnsi" w:hAnsiTheme="minorHAnsi"/>
          <w:sz w:val="22"/>
          <w:szCs w:val="22"/>
          <w:highlight w:val="yellow"/>
          <w:rPrChange w:id="781" w:author="aljaykum" w:date="2016-11-08T09:40:00Z">
            <w:rPr>
              <w:rFonts w:asciiTheme="minorHAnsi" w:hAnsiTheme="minorHAnsi"/>
              <w:b/>
              <w:bCs/>
              <w:smallCaps/>
              <w:color w:val="C0504D" w:themeColor="accent2"/>
              <w:spacing w:val="5"/>
              <w:highlight w:val="yellow"/>
              <w:u w:val="single"/>
            </w:rPr>
          </w:rPrChange>
        </w:rPr>
        <w:t xml:space="preserve">Along with the system carry over in 2017 the balance is this leave should also be carryover to 2018 as per the statement?  </w:t>
      </w:r>
      <w:r w:rsidRPr="00BF6CA6">
        <w:rPr>
          <w:rFonts w:asciiTheme="minorHAnsi" w:hAnsiTheme="minorHAnsi"/>
          <w:b/>
          <w:color w:val="FF0000"/>
          <w:sz w:val="22"/>
          <w:szCs w:val="22"/>
          <w:rPrChange w:id="782" w:author="aljaykum" w:date="2016-11-08T09:40:00Z">
            <w:rPr>
              <w:rFonts w:asciiTheme="minorHAnsi" w:hAnsiTheme="minorHAnsi"/>
              <w:b/>
              <w:bCs/>
              <w:smallCaps/>
              <w:color w:val="FF0000"/>
              <w:spacing w:val="5"/>
              <w:u w:val="single"/>
            </w:rPr>
          </w:rPrChange>
        </w:rPr>
        <w:t>Yes, the employee’s vacation balance will first deduct from the 2016 rolled over hours and until all of those hours are used up, the employees’ vacation hours must be deducted from that rolled over balance first.  If they fail to take current accrued vacation hours (i.e. 2017) then they will forfeit those hours just like everyone else if they fail to take at least 50% of their 2017 accrual by 12/31/17 and so on.</w:t>
      </w:r>
    </w:p>
    <w:p w:rsidR="008E554F" w:rsidRPr="00AE0501" w:rsidRDefault="00BF6CA6" w:rsidP="008E554F">
      <w:pPr>
        <w:pStyle w:val="ListParagraph"/>
        <w:numPr>
          <w:ilvl w:val="0"/>
          <w:numId w:val="48"/>
        </w:numPr>
        <w:spacing w:after="200" w:line="276" w:lineRule="auto"/>
        <w:rPr>
          <w:rFonts w:asciiTheme="minorHAnsi" w:hAnsiTheme="minorHAnsi"/>
          <w:sz w:val="22"/>
          <w:szCs w:val="22"/>
          <w:rPrChange w:id="783" w:author="aljaykum" w:date="2016-11-08T09:40:00Z">
            <w:rPr>
              <w:rFonts w:asciiTheme="minorHAnsi" w:hAnsiTheme="minorHAnsi"/>
            </w:rPr>
          </w:rPrChange>
        </w:rPr>
      </w:pPr>
      <w:r w:rsidRPr="00BF6CA6">
        <w:rPr>
          <w:rFonts w:asciiTheme="minorHAnsi" w:hAnsiTheme="minorHAnsi"/>
          <w:sz w:val="22"/>
          <w:szCs w:val="22"/>
          <w:rPrChange w:id="784" w:author="aljaykum" w:date="2016-11-08T09:40:00Z">
            <w:rPr>
              <w:rFonts w:asciiTheme="minorHAnsi" w:hAnsiTheme="minorHAnsi"/>
              <w:b/>
              <w:bCs/>
              <w:smallCaps/>
              <w:color w:val="C0504D" w:themeColor="accent2"/>
              <w:spacing w:val="5"/>
              <w:u w:val="single"/>
            </w:rPr>
          </w:rPrChange>
        </w:rPr>
        <w:t>If they schedule vacation – this bank of hours brought from IGATE should be used first instead of the new plan accrual.</w:t>
      </w:r>
    </w:p>
    <w:p w:rsidR="005B3488" w:rsidRPr="008E6B5A" w:rsidRDefault="00AA5576" w:rsidP="005B3488">
      <w:pPr>
        <w:pStyle w:val="Num1"/>
        <w:numPr>
          <w:ilvl w:val="0"/>
          <w:numId w:val="15"/>
        </w:numPr>
        <w:spacing w:before="0"/>
        <w:rPr>
          <w:rFonts w:asciiTheme="minorHAnsi" w:hAnsiTheme="minorHAnsi"/>
          <w:sz w:val="22"/>
          <w:szCs w:val="22"/>
        </w:rPr>
      </w:pPr>
      <w:r w:rsidRPr="00AA5576">
        <w:rPr>
          <w:rFonts w:asciiTheme="minorHAnsi" w:hAnsiTheme="minorHAnsi"/>
          <w:sz w:val="22"/>
          <w:szCs w:val="22"/>
        </w:rPr>
        <w:t>Vacation accrual: For California residents only.</w:t>
      </w:r>
    </w:p>
    <w:p w:rsidR="005B3488" w:rsidRPr="008E6B5A" w:rsidRDefault="00AA5576" w:rsidP="005B3488">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System will stop vacation accrual when balance becomes 1.5 times of vacation eligibility.</w:t>
      </w:r>
    </w:p>
    <w:p w:rsidR="005B3488" w:rsidRPr="008E6B5A" w:rsidRDefault="00AA5576" w:rsidP="005B3488">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If and when the vacation balance goes below 1.5 times of eligibility, then accrual will start again, starting with the cycle in which balance went below 1.5 times of eligibility.</w:t>
      </w:r>
    </w:p>
    <w:p w:rsidR="005B3488" w:rsidRPr="008E6B5A" w:rsidRDefault="00AA5576" w:rsidP="005B3488">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System will ensure that vacation balance will not exceed 1.5 times of eligibility.</w:t>
      </w:r>
    </w:p>
    <w:p w:rsidR="005B3488" w:rsidRPr="008E6B5A" w:rsidRDefault="00AA5576" w:rsidP="005B3488">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Changes will be made in the current leave credit job to handle this requirement.</w:t>
      </w:r>
    </w:p>
    <w:p w:rsidR="009942F9" w:rsidRPr="008E6B5A" w:rsidRDefault="00AA5576" w:rsidP="006913E0">
      <w:pPr>
        <w:pStyle w:val="ListParagraph"/>
        <w:numPr>
          <w:ilvl w:val="0"/>
          <w:numId w:val="15"/>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Personal leave accrual to happen bi-monthly basis as per chart provided in employee handbook</w:t>
      </w:r>
    </w:p>
    <w:tbl>
      <w:tblPr>
        <w:tblW w:w="0" w:type="auto"/>
        <w:tblBorders>
          <w:top w:val="single" w:sz="4" w:space="0" w:color="009BCC"/>
          <w:left w:val="single" w:sz="4" w:space="0" w:color="009BCC"/>
          <w:bottom w:val="single" w:sz="4" w:space="0" w:color="009BCC"/>
          <w:right w:val="single" w:sz="4" w:space="0" w:color="009BCC"/>
          <w:insideH w:val="single" w:sz="4" w:space="0" w:color="009BCC"/>
          <w:insideV w:val="single" w:sz="4" w:space="0" w:color="009BCC"/>
        </w:tblBorders>
        <w:tblLook w:val="04A0" w:firstRow="1" w:lastRow="0" w:firstColumn="1" w:lastColumn="0" w:noHBand="0" w:noVBand="1"/>
      </w:tblPr>
      <w:tblGrid>
        <w:gridCol w:w="4443"/>
        <w:gridCol w:w="4442"/>
      </w:tblGrid>
      <w:tr w:rsidR="009942F9" w:rsidRPr="008E6B5A" w:rsidTr="00492100">
        <w:tc>
          <w:tcPr>
            <w:tcW w:w="8885" w:type="dxa"/>
            <w:gridSpan w:val="2"/>
            <w:shd w:val="clear" w:color="auto" w:fill="auto"/>
          </w:tcPr>
          <w:p w:rsidR="009942F9" w:rsidRPr="008E6B5A" w:rsidRDefault="00AA5576" w:rsidP="00286A1D">
            <w:pPr>
              <w:pStyle w:val="TableText"/>
              <w:rPr>
                <w:rFonts w:asciiTheme="minorHAnsi" w:hAnsiTheme="minorHAnsi"/>
                <w:b/>
                <w:sz w:val="18"/>
                <w:szCs w:val="18"/>
              </w:rPr>
            </w:pPr>
            <w:r w:rsidRPr="00AA5576">
              <w:rPr>
                <w:rFonts w:asciiTheme="minorHAnsi" w:hAnsiTheme="minorHAnsi"/>
                <w:b/>
                <w:sz w:val="18"/>
                <w:szCs w:val="18"/>
              </w:rPr>
              <w:t>Personal Day Accrual</w:t>
            </w:r>
          </w:p>
        </w:tc>
      </w:tr>
      <w:tr w:rsidR="009942F9" w:rsidRPr="008E6B5A" w:rsidTr="00492100">
        <w:tc>
          <w:tcPr>
            <w:tcW w:w="4443" w:type="dxa"/>
            <w:shd w:val="clear" w:color="auto" w:fill="auto"/>
          </w:tcPr>
          <w:p w:rsidR="009942F9" w:rsidRPr="008E6B5A" w:rsidRDefault="00AA5576" w:rsidP="00286A1D">
            <w:pPr>
              <w:pStyle w:val="TableText"/>
              <w:rPr>
                <w:rFonts w:asciiTheme="minorHAnsi" w:hAnsiTheme="minorHAnsi"/>
                <w:b/>
                <w:sz w:val="18"/>
                <w:szCs w:val="18"/>
              </w:rPr>
            </w:pPr>
            <w:r w:rsidRPr="00AA5576">
              <w:rPr>
                <w:rFonts w:asciiTheme="minorHAnsi" w:hAnsiTheme="minorHAnsi" w:cs="ArialMT"/>
                <w:b/>
                <w:sz w:val="18"/>
                <w:szCs w:val="18"/>
              </w:rPr>
              <w:t>Number of Days</w:t>
            </w:r>
          </w:p>
        </w:tc>
        <w:tc>
          <w:tcPr>
            <w:tcW w:w="4442" w:type="dxa"/>
            <w:shd w:val="clear" w:color="auto" w:fill="auto"/>
          </w:tcPr>
          <w:p w:rsidR="009942F9" w:rsidRPr="008E6B5A" w:rsidRDefault="00AA5576" w:rsidP="00286A1D">
            <w:pPr>
              <w:pStyle w:val="TableText"/>
              <w:rPr>
                <w:rFonts w:asciiTheme="minorHAnsi" w:hAnsiTheme="minorHAnsi"/>
                <w:b/>
                <w:sz w:val="18"/>
                <w:szCs w:val="18"/>
              </w:rPr>
            </w:pPr>
            <w:r w:rsidRPr="00AA5576">
              <w:rPr>
                <w:rFonts w:asciiTheme="minorHAnsi" w:hAnsiTheme="minorHAnsi" w:cs="ArialMT"/>
                <w:b/>
                <w:sz w:val="18"/>
                <w:szCs w:val="18"/>
              </w:rPr>
              <w:t>Accrual Rate</w:t>
            </w:r>
          </w:p>
        </w:tc>
      </w:tr>
      <w:tr w:rsidR="009942F9" w:rsidRPr="008E6B5A" w:rsidTr="00492100">
        <w:tc>
          <w:tcPr>
            <w:tcW w:w="4443"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cs="ArialMT"/>
                <w:sz w:val="18"/>
                <w:szCs w:val="18"/>
              </w:rPr>
              <w:t>2 days per year</w:t>
            </w:r>
          </w:p>
        </w:tc>
        <w:tc>
          <w:tcPr>
            <w:tcW w:w="4442"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cs="ArialMT"/>
                <w:sz w:val="18"/>
                <w:szCs w:val="18"/>
              </w:rPr>
              <w:t>1.33 hours per month / 16 hours per year</w:t>
            </w:r>
          </w:p>
        </w:tc>
      </w:tr>
    </w:tbl>
    <w:p w:rsidR="006B32A5" w:rsidRPr="00AE0501" w:rsidRDefault="00BF6CA6" w:rsidP="006B32A5">
      <w:pPr>
        <w:pStyle w:val="Num1"/>
        <w:numPr>
          <w:ilvl w:val="0"/>
          <w:numId w:val="15"/>
        </w:numPr>
        <w:rPr>
          <w:rFonts w:asciiTheme="minorHAnsi" w:hAnsiTheme="minorHAnsi"/>
          <w:sz w:val="22"/>
          <w:szCs w:val="22"/>
          <w:rPrChange w:id="785" w:author="aljaykum" w:date="2016-11-08T09:40:00Z">
            <w:rPr>
              <w:rFonts w:asciiTheme="minorHAnsi" w:hAnsiTheme="minorHAnsi"/>
            </w:rPr>
          </w:rPrChange>
        </w:rPr>
      </w:pPr>
      <w:r w:rsidRPr="00BF6CA6">
        <w:rPr>
          <w:rFonts w:asciiTheme="minorHAnsi" w:hAnsiTheme="minorHAnsi"/>
          <w:sz w:val="22"/>
          <w:szCs w:val="22"/>
          <w:rPrChange w:id="786" w:author="aljaykum" w:date="2016-11-08T09:40:00Z">
            <w:rPr>
              <w:rFonts w:asciiTheme="minorHAnsi" w:hAnsiTheme="minorHAnsi"/>
              <w:b/>
              <w:bCs/>
              <w:smallCaps/>
              <w:color w:val="C0504D" w:themeColor="accent2"/>
              <w:spacing w:val="5"/>
              <w:sz w:val="22"/>
              <w:szCs w:val="22"/>
              <w:u w:val="single"/>
            </w:rPr>
          </w:rPrChange>
        </w:rPr>
        <w:t>Vacation leave and Personal days require leave accrual on semi-monthly basis.</w:t>
      </w:r>
    </w:p>
    <w:p w:rsidR="00983002" w:rsidRPr="00AE0501" w:rsidRDefault="00BF6CA6" w:rsidP="00A4438E">
      <w:pPr>
        <w:pStyle w:val="ListParagraph"/>
        <w:numPr>
          <w:ilvl w:val="0"/>
          <w:numId w:val="15"/>
        </w:numPr>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787" w:author="aljaykum" w:date="2016-11-08T09:40:00Z">
            <w:rPr>
              <w:rFonts w:asciiTheme="minorHAnsi" w:eastAsia="Arial" w:hAnsiTheme="minorHAnsi" w:cs="Arial"/>
              <w:b/>
              <w:bCs/>
              <w:smallCaps/>
              <w:color w:val="C0504D" w:themeColor="accent2"/>
              <w:spacing w:val="5"/>
              <w:sz w:val="22"/>
              <w:szCs w:val="22"/>
              <w:u w:val="single"/>
              <w:lang w:val="en-GB"/>
            </w:rPr>
          </w:rPrChange>
        </w:rPr>
        <w:t>Sick leave accrual of 40 hours should be done at the start of the year</w:t>
      </w:r>
    </w:p>
    <w:p w:rsidR="00EB5DF6" w:rsidRPr="00AE0501" w:rsidRDefault="00BF6CA6" w:rsidP="00A4438E">
      <w:pPr>
        <w:pStyle w:val="ListParagraph"/>
        <w:numPr>
          <w:ilvl w:val="0"/>
          <w:numId w:val="15"/>
        </w:numPr>
        <w:rPr>
          <w:rFonts w:asciiTheme="minorHAnsi" w:eastAsia="Arial" w:hAnsiTheme="minorHAnsi" w:cs="Arial"/>
          <w:sz w:val="22"/>
          <w:szCs w:val="22"/>
          <w:lang w:val="en-GB"/>
        </w:rPr>
      </w:pPr>
      <w:r w:rsidRPr="00BF6CA6">
        <w:rPr>
          <w:rFonts w:asciiTheme="minorHAnsi" w:hAnsiTheme="minorHAnsi"/>
          <w:b/>
          <w:color w:val="FF0000"/>
          <w:sz w:val="22"/>
          <w:szCs w:val="22"/>
          <w:rPrChange w:id="788" w:author="aljaykum" w:date="2016-11-08T09:40:00Z">
            <w:rPr>
              <w:rFonts w:asciiTheme="minorHAnsi" w:hAnsiTheme="minorHAnsi"/>
              <w:b/>
              <w:bCs/>
              <w:smallCaps/>
              <w:color w:val="FF0000"/>
              <w:spacing w:val="5"/>
              <w:u w:val="single"/>
            </w:rPr>
          </w:rPrChange>
        </w:rPr>
        <w:t>Response from Liz : The IGATE employees will also be afforded the same sick leave benefit, so please note that all FS SBU employees as of 1/1/17 need to have 40 hours of sick leave loaded in their balance as of 1/1/17.</w:t>
      </w:r>
    </w:p>
    <w:p w:rsidR="006B32A5" w:rsidRPr="00AE0501" w:rsidRDefault="00BF6CA6" w:rsidP="006B32A5">
      <w:pPr>
        <w:pStyle w:val="Num1"/>
        <w:numPr>
          <w:ilvl w:val="0"/>
          <w:numId w:val="15"/>
        </w:numPr>
        <w:spacing w:before="0"/>
        <w:rPr>
          <w:rFonts w:asciiTheme="minorHAnsi" w:hAnsiTheme="minorHAnsi"/>
          <w:sz w:val="22"/>
          <w:szCs w:val="22"/>
        </w:rPr>
      </w:pPr>
      <w:r w:rsidRPr="00BF6CA6">
        <w:rPr>
          <w:rFonts w:asciiTheme="minorHAnsi" w:hAnsiTheme="minorHAnsi"/>
          <w:sz w:val="22"/>
          <w:szCs w:val="22"/>
          <w:rPrChange w:id="789" w:author="aljaykum" w:date="2016-11-08T09:40:00Z">
            <w:rPr>
              <w:rFonts w:asciiTheme="minorHAnsi" w:hAnsiTheme="minorHAnsi"/>
              <w:b/>
              <w:bCs/>
              <w:smallCaps/>
              <w:color w:val="C0504D" w:themeColor="accent2"/>
              <w:spacing w:val="5"/>
              <w:sz w:val="22"/>
              <w:szCs w:val="22"/>
              <w:u w:val="single"/>
            </w:rPr>
          </w:rPrChange>
        </w:rPr>
        <w:t>Hourly basis employees do not receive any leave benefits.</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lastRenderedPageBreak/>
        <w:t>System will apply vacation accrual for employees whose status has changed from hourly to salaried from the salaried effective date.</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System will identify employees working on hourly basis and will not credit leaves for these employees.</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LMS will not allow Hourly and Daily salaried basis employees to plan/apply for leave in LMS and they do not submit timecard against leave project codes in Clarity.</w:t>
      </w:r>
    </w:p>
    <w:p w:rsidR="006B32A5" w:rsidRPr="008E6B5A" w:rsidRDefault="00AA5576" w:rsidP="006B32A5">
      <w:pPr>
        <w:pStyle w:val="Num1"/>
        <w:numPr>
          <w:ilvl w:val="0"/>
          <w:numId w:val="15"/>
        </w:numPr>
        <w:spacing w:before="0"/>
        <w:rPr>
          <w:rFonts w:asciiTheme="minorHAnsi" w:hAnsiTheme="minorHAnsi"/>
          <w:sz w:val="22"/>
          <w:szCs w:val="22"/>
        </w:rPr>
      </w:pPr>
      <w:r w:rsidRPr="00AA5576">
        <w:rPr>
          <w:rFonts w:asciiTheme="minorHAnsi" w:hAnsiTheme="minorHAnsi"/>
          <w:sz w:val="22"/>
          <w:szCs w:val="22"/>
        </w:rPr>
        <w:t>Promotions:</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System will add vacation hours retro-effectively from the effective date of promotion.</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This change will not apply to rollover as rollover is applicable on 31st Dec, and promotion is effective 1st Jan.</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If employee is promoted effective 1st Dec, then system will apply the rollover benefit.</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If employee is promoted effective 1st Jan, and is notified in May, then system will also apply the forfeit/lapse policy.</w:t>
      </w:r>
    </w:p>
    <w:p w:rsidR="006B32A5" w:rsidRPr="008E6B5A" w:rsidRDefault="00AA5576" w:rsidP="006B32A5">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If it is a backdated promotion, the rollover, forfeit/lapse will be adjusted based on new designation.</w:t>
      </w:r>
    </w:p>
    <w:p w:rsidR="00783519" w:rsidRDefault="00AA5576">
      <w:pPr>
        <w:pStyle w:val="Num1"/>
        <w:numPr>
          <w:ilvl w:val="1"/>
          <w:numId w:val="15"/>
        </w:numPr>
        <w:spacing w:before="0"/>
        <w:rPr>
          <w:rFonts w:asciiTheme="minorHAnsi" w:hAnsiTheme="minorHAnsi"/>
          <w:sz w:val="22"/>
          <w:szCs w:val="22"/>
        </w:rPr>
      </w:pPr>
      <w:r w:rsidRPr="00AA5576">
        <w:rPr>
          <w:rFonts w:asciiTheme="minorHAnsi" w:hAnsiTheme="minorHAnsi"/>
          <w:sz w:val="22"/>
          <w:szCs w:val="22"/>
        </w:rPr>
        <w:t>The employee pull job from FSDB will be modified to ensure that leave credit and other entities are changed effective from promotion date.</w:t>
      </w:r>
    </w:p>
    <w:p w:rsidR="004F34BA" w:rsidRPr="008E6B5A" w:rsidRDefault="00AA5576" w:rsidP="008E554F">
      <w:pPr>
        <w:pStyle w:val="Heading3"/>
        <w:numPr>
          <w:ilvl w:val="0"/>
          <w:numId w:val="0"/>
        </w:numPr>
        <w:ind w:left="936" w:hanging="936"/>
        <w:rPr>
          <w:rStyle w:val="IntenseReference"/>
          <w:rFonts w:asciiTheme="minorHAnsi" w:hAnsiTheme="minorHAnsi"/>
        </w:rPr>
      </w:pPr>
      <w:bookmarkStart w:id="790" w:name="_Toc463518001"/>
      <w:r w:rsidRPr="00AA5576">
        <w:rPr>
          <w:rStyle w:val="IntenseReference"/>
          <w:rFonts w:asciiTheme="minorHAnsi" w:hAnsiTheme="minorHAnsi"/>
        </w:rPr>
        <w:t>Leave Credit job for US</w:t>
      </w:r>
      <w:bookmarkEnd w:id="790"/>
    </w:p>
    <w:p w:rsidR="004F34BA" w:rsidRPr="00AE0501" w:rsidRDefault="00BF6CA6" w:rsidP="00DC0551">
      <w:pPr>
        <w:pStyle w:val="ListParagraph"/>
        <w:numPr>
          <w:ilvl w:val="0"/>
          <w:numId w:val="15"/>
        </w:numPr>
        <w:rPr>
          <w:rFonts w:asciiTheme="minorHAnsi" w:eastAsia="Arial" w:hAnsiTheme="minorHAnsi"/>
          <w:sz w:val="22"/>
          <w:szCs w:val="22"/>
        </w:rPr>
      </w:pPr>
      <w:r w:rsidRPr="00BF6CA6">
        <w:rPr>
          <w:rFonts w:asciiTheme="minorHAnsi" w:eastAsia="Arial" w:hAnsiTheme="minorHAnsi"/>
          <w:sz w:val="22"/>
          <w:szCs w:val="22"/>
          <w:rPrChange w:id="791" w:author="aljaykum" w:date="2016-11-08T09:41:00Z">
            <w:rPr>
              <w:rFonts w:asciiTheme="minorHAnsi" w:eastAsia="Arial" w:hAnsiTheme="minorHAnsi"/>
              <w:b/>
              <w:bCs/>
              <w:smallCaps/>
              <w:color w:val="C0504D" w:themeColor="accent2"/>
              <w:spacing w:val="5"/>
              <w:sz w:val="22"/>
              <w:szCs w:val="22"/>
              <w:u w:val="single"/>
            </w:rPr>
          </w:rPrChange>
        </w:rPr>
        <w:t>Scheduled batch for leave credit should run every day.</w:t>
      </w:r>
    </w:p>
    <w:p w:rsidR="00DC0551" w:rsidRPr="00AE0501" w:rsidRDefault="00BF6CA6" w:rsidP="00DC0551">
      <w:pPr>
        <w:pStyle w:val="ListParagraph"/>
        <w:numPr>
          <w:ilvl w:val="0"/>
          <w:numId w:val="15"/>
        </w:numPr>
        <w:rPr>
          <w:rFonts w:asciiTheme="minorHAnsi" w:eastAsia="Arial" w:hAnsiTheme="minorHAnsi"/>
          <w:sz w:val="22"/>
          <w:szCs w:val="22"/>
        </w:rPr>
      </w:pPr>
      <w:r w:rsidRPr="00BF6CA6">
        <w:rPr>
          <w:rFonts w:asciiTheme="minorHAnsi" w:hAnsiTheme="minorHAnsi" w:cs="Segoe UI"/>
          <w:sz w:val="22"/>
          <w:szCs w:val="22"/>
          <w:rPrChange w:id="792" w:author="aljaykum" w:date="2016-11-08T09:41:00Z">
            <w:rPr>
              <w:rFonts w:asciiTheme="minorHAnsi" w:hAnsiTheme="minorHAnsi" w:cs="Segoe UI"/>
              <w:b/>
              <w:bCs/>
              <w:smallCaps/>
              <w:color w:val="C0504D" w:themeColor="accent2"/>
              <w:spacing w:val="5"/>
              <w:u w:val="single"/>
            </w:rPr>
          </w:rPrChange>
        </w:rPr>
        <w:t>However, the steps will be executed only on those dates which are uploaded by ADP team</w:t>
      </w:r>
    </w:p>
    <w:p w:rsidR="00731E9A" w:rsidRPr="00AE0501" w:rsidRDefault="00BF6CA6" w:rsidP="00DC0551">
      <w:pPr>
        <w:pStyle w:val="ListParagraph"/>
        <w:numPr>
          <w:ilvl w:val="0"/>
          <w:numId w:val="15"/>
        </w:numPr>
        <w:rPr>
          <w:rFonts w:asciiTheme="minorHAnsi" w:eastAsia="Arial" w:hAnsiTheme="minorHAnsi"/>
          <w:sz w:val="22"/>
          <w:szCs w:val="22"/>
        </w:rPr>
      </w:pPr>
      <w:r w:rsidRPr="00BF6CA6">
        <w:rPr>
          <w:rFonts w:asciiTheme="minorHAnsi" w:hAnsiTheme="minorHAnsi" w:cs="Segoe UI"/>
          <w:sz w:val="22"/>
          <w:szCs w:val="22"/>
          <w:rPrChange w:id="793" w:author="aljaykum" w:date="2016-11-08T09:41:00Z">
            <w:rPr>
              <w:rFonts w:asciiTheme="minorHAnsi" w:hAnsiTheme="minorHAnsi" w:cs="Segoe UI"/>
              <w:b/>
              <w:bCs/>
              <w:smallCaps/>
              <w:color w:val="C0504D" w:themeColor="accent2"/>
              <w:spacing w:val="5"/>
              <w:u w:val="single"/>
            </w:rPr>
          </w:rPrChange>
        </w:rPr>
        <w:t>If it is being executed on or before 15th, then first it will identify all those leave types whose credit is semi-monthly</w:t>
      </w:r>
    </w:p>
    <w:p w:rsidR="00731E9A" w:rsidRPr="00AE0501" w:rsidRDefault="00BF6CA6" w:rsidP="00DC0551">
      <w:pPr>
        <w:pStyle w:val="ListParagraph"/>
        <w:numPr>
          <w:ilvl w:val="0"/>
          <w:numId w:val="15"/>
        </w:numPr>
        <w:rPr>
          <w:rFonts w:asciiTheme="minorHAnsi" w:eastAsia="Arial" w:hAnsiTheme="minorHAnsi"/>
          <w:sz w:val="22"/>
          <w:szCs w:val="22"/>
        </w:rPr>
      </w:pPr>
      <w:r w:rsidRPr="00BF6CA6">
        <w:rPr>
          <w:rFonts w:asciiTheme="minorHAnsi" w:hAnsiTheme="minorHAnsi" w:cs="Segoe UI"/>
          <w:sz w:val="22"/>
          <w:szCs w:val="22"/>
          <w:rPrChange w:id="794" w:author="aljaykum" w:date="2016-11-08T09:41:00Z">
            <w:rPr>
              <w:rFonts w:asciiTheme="minorHAnsi" w:hAnsiTheme="minorHAnsi" w:cs="Segoe UI"/>
              <w:b/>
              <w:bCs/>
              <w:smallCaps/>
              <w:color w:val="C0504D" w:themeColor="accent2"/>
              <w:spacing w:val="5"/>
              <w:u w:val="single"/>
            </w:rPr>
          </w:rPrChange>
        </w:rPr>
        <w:t>If it is being executed on the last day of the month, then it needs to consider all the leave types whose credit is semi-monthly and monthly.</w:t>
      </w:r>
    </w:p>
    <w:p w:rsidR="00DC0551" w:rsidRPr="00AE0501" w:rsidRDefault="00BF6CA6" w:rsidP="00DC0551">
      <w:pPr>
        <w:pStyle w:val="ListParagraph"/>
        <w:numPr>
          <w:ilvl w:val="0"/>
          <w:numId w:val="15"/>
        </w:numPr>
        <w:rPr>
          <w:rFonts w:asciiTheme="minorHAnsi" w:eastAsia="Arial" w:hAnsiTheme="minorHAnsi"/>
          <w:sz w:val="22"/>
          <w:szCs w:val="22"/>
        </w:rPr>
      </w:pPr>
      <w:r w:rsidRPr="00BF6CA6">
        <w:rPr>
          <w:rFonts w:asciiTheme="minorHAnsi" w:hAnsiTheme="minorHAnsi" w:cs="Segoe UI"/>
          <w:sz w:val="22"/>
          <w:szCs w:val="22"/>
          <w:rPrChange w:id="795" w:author="aljaykum" w:date="2016-11-08T09:41:00Z">
            <w:rPr>
              <w:rFonts w:asciiTheme="minorHAnsi" w:hAnsiTheme="minorHAnsi" w:cs="Segoe UI"/>
              <w:b/>
              <w:bCs/>
              <w:smallCaps/>
              <w:color w:val="C0504D" w:themeColor="accent2"/>
              <w:spacing w:val="5"/>
              <w:u w:val="single"/>
            </w:rPr>
          </w:rPrChange>
        </w:rPr>
        <w:t>Following are the steps for leave credit for US which will execute only on dates specified by ADP:</w:t>
      </w:r>
    </w:p>
    <w:p w:rsidR="00DC0551" w:rsidRPr="00AE0501" w:rsidRDefault="00BF6CA6" w:rsidP="00DC0551">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796" w:author="aljaykum" w:date="2016-11-08T09:41:00Z">
            <w:rPr>
              <w:rFonts w:asciiTheme="minorHAnsi" w:hAnsiTheme="minorHAnsi" w:cs="Segoe UI"/>
              <w:b/>
              <w:bCs/>
              <w:smallCaps/>
              <w:color w:val="C0504D" w:themeColor="accent2"/>
              <w:spacing w:val="5"/>
              <w:u w:val="single"/>
            </w:rPr>
          </w:rPrChange>
        </w:rPr>
        <w:t xml:space="preserve">Take list of all the employees who are on Annual Salary Pay in US. [Pay basis </w:t>
      </w:r>
      <w:r w:rsidRPr="00BF6CA6">
        <w:rPr>
          <w:rFonts w:asciiTheme="minorHAnsi" w:hAnsiTheme="minorHAnsi" w:cs="Segoe UI"/>
          <w:sz w:val="22"/>
          <w:szCs w:val="22"/>
          <w:rPrChange w:id="797" w:author="aljaykum" w:date="2016-11-08T09:41:00Z">
            <w:rPr>
              <w:rFonts w:asciiTheme="minorHAnsi" w:hAnsiTheme="minorHAnsi" w:cs="Segoe UI"/>
              <w:b/>
              <w:bCs/>
              <w:smallCaps/>
              <w:color w:val="C0504D" w:themeColor="accent2"/>
              <w:spacing w:val="5"/>
              <w:u w:val="single"/>
            </w:rPr>
          </w:rPrChange>
        </w:rPr>
        <w:sym w:font="Wingdings" w:char="F0E0"/>
      </w:r>
      <w:r w:rsidRPr="00BF6CA6">
        <w:rPr>
          <w:rFonts w:asciiTheme="minorHAnsi" w:hAnsiTheme="minorHAnsi" w:cs="Segoe UI"/>
          <w:sz w:val="22"/>
          <w:szCs w:val="22"/>
          <w:rPrChange w:id="798" w:author="aljaykum" w:date="2016-11-08T09:41:00Z">
            <w:rPr>
              <w:rFonts w:asciiTheme="minorHAnsi" w:hAnsiTheme="minorHAnsi" w:cs="Segoe UI"/>
              <w:b/>
              <w:bCs/>
              <w:smallCaps/>
              <w:color w:val="C0504D" w:themeColor="accent2"/>
              <w:spacing w:val="5"/>
              <w:u w:val="single"/>
            </w:rPr>
          </w:rPrChange>
        </w:rPr>
        <w:t>annual salary pay]</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799" w:author="aljaykum" w:date="2016-11-08T09:41:00Z">
            <w:rPr>
              <w:rFonts w:asciiTheme="minorHAnsi" w:hAnsiTheme="minorHAnsi" w:cs="Segoe UI"/>
              <w:b/>
              <w:bCs/>
              <w:smallCaps/>
              <w:color w:val="C0504D" w:themeColor="accent2"/>
              <w:spacing w:val="5"/>
              <w:u w:val="single"/>
            </w:rPr>
          </w:rPrChange>
        </w:rPr>
        <w:t>Calculate no. of working days in the current pay cycle based on the joining date and the end date of the current cycle. The start and end date of the current pay cycle would be 1</w:t>
      </w:r>
      <w:r w:rsidRPr="00BF6CA6">
        <w:rPr>
          <w:rFonts w:asciiTheme="minorHAnsi" w:hAnsiTheme="minorHAnsi" w:cs="Segoe UI"/>
          <w:sz w:val="22"/>
          <w:szCs w:val="22"/>
          <w:vertAlign w:val="superscript"/>
          <w:rPrChange w:id="800" w:author="aljaykum" w:date="2016-11-08T09:41:00Z">
            <w:rPr>
              <w:rFonts w:asciiTheme="minorHAnsi" w:hAnsiTheme="minorHAnsi" w:cs="Segoe UI"/>
              <w:b/>
              <w:bCs/>
              <w:smallCaps/>
              <w:color w:val="C0504D" w:themeColor="accent2"/>
              <w:spacing w:val="5"/>
              <w:u w:val="single"/>
              <w:vertAlign w:val="superscript"/>
            </w:rPr>
          </w:rPrChange>
        </w:rPr>
        <w:t>st</w:t>
      </w:r>
      <w:r w:rsidRPr="00BF6CA6">
        <w:rPr>
          <w:rFonts w:asciiTheme="minorHAnsi" w:hAnsiTheme="minorHAnsi" w:cs="Segoe UI"/>
          <w:sz w:val="22"/>
          <w:szCs w:val="22"/>
          <w:rPrChange w:id="801" w:author="aljaykum" w:date="2016-11-08T09:41:00Z">
            <w:rPr>
              <w:rFonts w:asciiTheme="minorHAnsi" w:hAnsiTheme="minorHAnsi" w:cs="Segoe UI"/>
              <w:b/>
              <w:bCs/>
              <w:smallCaps/>
              <w:color w:val="C0504D" w:themeColor="accent2"/>
              <w:spacing w:val="5"/>
              <w:u w:val="single"/>
            </w:rPr>
          </w:rPrChange>
        </w:rPr>
        <w:t xml:space="preserve"> and 15</w:t>
      </w:r>
      <w:r w:rsidRPr="00BF6CA6">
        <w:rPr>
          <w:rFonts w:asciiTheme="minorHAnsi" w:hAnsiTheme="minorHAnsi" w:cs="Segoe UI"/>
          <w:sz w:val="22"/>
          <w:szCs w:val="22"/>
          <w:vertAlign w:val="superscript"/>
          <w:rPrChange w:id="802" w:author="aljaykum" w:date="2016-11-08T09:41:00Z">
            <w:rPr>
              <w:rFonts w:asciiTheme="minorHAnsi" w:hAnsiTheme="minorHAnsi" w:cs="Segoe UI"/>
              <w:b/>
              <w:bCs/>
              <w:smallCaps/>
              <w:color w:val="C0504D" w:themeColor="accent2"/>
              <w:spacing w:val="5"/>
              <w:u w:val="single"/>
              <w:vertAlign w:val="superscript"/>
            </w:rPr>
          </w:rPrChange>
        </w:rPr>
        <w:t>th</w:t>
      </w:r>
      <w:r w:rsidRPr="00BF6CA6">
        <w:rPr>
          <w:rFonts w:asciiTheme="minorHAnsi" w:hAnsiTheme="minorHAnsi" w:cs="Segoe UI"/>
          <w:sz w:val="22"/>
          <w:szCs w:val="22"/>
          <w:rPrChange w:id="803" w:author="aljaykum" w:date="2016-11-08T09:41:00Z">
            <w:rPr>
              <w:rFonts w:asciiTheme="minorHAnsi" w:hAnsiTheme="minorHAnsi" w:cs="Segoe UI"/>
              <w:b/>
              <w:bCs/>
              <w:smallCaps/>
              <w:color w:val="C0504D" w:themeColor="accent2"/>
              <w:spacing w:val="5"/>
              <w:u w:val="single"/>
            </w:rPr>
          </w:rPrChange>
        </w:rPr>
        <w:t xml:space="preserve"> of the month respectively if the date of job execution is before 15</w:t>
      </w:r>
      <w:r w:rsidRPr="00BF6CA6">
        <w:rPr>
          <w:rFonts w:asciiTheme="minorHAnsi" w:hAnsiTheme="minorHAnsi" w:cs="Segoe UI"/>
          <w:sz w:val="22"/>
          <w:szCs w:val="22"/>
          <w:vertAlign w:val="superscript"/>
          <w:rPrChange w:id="804" w:author="aljaykum" w:date="2016-11-08T09:41:00Z">
            <w:rPr>
              <w:rFonts w:asciiTheme="minorHAnsi" w:hAnsiTheme="minorHAnsi" w:cs="Segoe UI"/>
              <w:b/>
              <w:bCs/>
              <w:smallCaps/>
              <w:color w:val="C0504D" w:themeColor="accent2"/>
              <w:spacing w:val="5"/>
              <w:u w:val="single"/>
              <w:vertAlign w:val="superscript"/>
            </w:rPr>
          </w:rPrChange>
        </w:rPr>
        <w:t>th</w:t>
      </w:r>
      <w:r w:rsidRPr="00BF6CA6">
        <w:rPr>
          <w:rFonts w:asciiTheme="minorHAnsi" w:hAnsiTheme="minorHAnsi" w:cs="Segoe UI"/>
          <w:sz w:val="22"/>
          <w:szCs w:val="22"/>
          <w:rPrChange w:id="805" w:author="aljaykum" w:date="2016-11-08T09:41:00Z">
            <w:rPr>
              <w:rFonts w:asciiTheme="minorHAnsi" w:hAnsiTheme="minorHAnsi" w:cs="Segoe UI"/>
              <w:b/>
              <w:bCs/>
              <w:smallCaps/>
              <w:color w:val="C0504D" w:themeColor="accent2"/>
              <w:spacing w:val="5"/>
              <w:u w:val="single"/>
            </w:rPr>
          </w:rPrChange>
        </w:rPr>
        <w:t xml:space="preserve"> and would be 16</w:t>
      </w:r>
      <w:r w:rsidRPr="00BF6CA6">
        <w:rPr>
          <w:rFonts w:asciiTheme="minorHAnsi" w:hAnsiTheme="minorHAnsi" w:cs="Segoe UI"/>
          <w:sz w:val="22"/>
          <w:szCs w:val="22"/>
          <w:vertAlign w:val="superscript"/>
          <w:rPrChange w:id="806" w:author="aljaykum" w:date="2016-11-08T09:41:00Z">
            <w:rPr>
              <w:rFonts w:asciiTheme="minorHAnsi" w:hAnsiTheme="minorHAnsi" w:cs="Segoe UI"/>
              <w:b/>
              <w:bCs/>
              <w:smallCaps/>
              <w:color w:val="C0504D" w:themeColor="accent2"/>
              <w:spacing w:val="5"/>
              <w:u w:val="single"/>
              <w:vertAlign w:val="superscript"/>
            </w:rPr>
          </w:rPrChange>
        </w:rPr>
        <w:t>th</w:t>
      </w:r>
      <w:r w:rsidRPr="00BF6CA6">
        <w:rPr>
          <w:rFonts w:asciiTheme="minorHAnsi" w:hAnsiTheme="minorHAnsi" w:cs="Segoe UI"/>
          <w:sz w:val="22"/>
          <w:szCs w:val="22"/>
          <w:rPrChange w:id="807" w:author="aljaykum" w:date="2016-11-08T09:41:00Z">
            <w:rPr>
              <w:rFonts w:asciiTheme="minorHAnsi" w:hAnsiTheme="minorHAnsi" w:cs="Segoe UI"/>
              <w:b/>
              <w:bCs/>
              <w:smallCaps/>
              <w:color w:val="C0504D" w:themeColor="accent2"/>
              <w:spacing w:val="5"/>
              <w:u w:val="single"/>
            </w:rPr>
          </w:rPrChange>
        </w:rPr>
        <w:t xml:space="preserve"> and last date of the month respectively if the date of job execution is after 15</w:t>
      </w:r>
      <w:r w:rsidRPr="00BF6CA6">
        <w:rPr>
          <w:rFonts w:asciiTheme="minorHAnsi" w:hAnsiTheme="minorHAnsi" w:cs="Segoe UI"/>
          <w:sz w:val="22"/>
          <w:szCs w:val="22"/>
          <w:vertAlign w:val="superscript"/>
          <w:rPrChange w:id="808" w:author="aljaykum" w:date="2016-11-08T09:41:00Z">
            <w:rPr>
              <w:rFonts w:asciiTheme="minorHAnsi" w:hAnsiTheme="minorHAnsi" w:cs="Segoe UI"/>
              <w:b/>
              <w:bCs/>
              <w:smallCaps/>
              <w:color w:val="C0504D" w:themeColor="accent2"/>
              <w:spacing w:val="5"/>
              <w:u w:val="single"/>
              <w:vertAlign w:val="superscript"/>
            </w:rPr>
          </w:rPrChange>
        </w:rPr>
        <w:t>th</w:t>
      </w:r>
      <w:r w:rsidRPr="00BF6CA6">
        <w:rPr>
          <w:rFonts w:asciiTheme="minorHAnsi" w:hAnsiTheme="minorHAnsi" w:cs="Segoe UI"/>
          <w:sz w:val="22"/>
          <w:szCs w:val="22"/>
          <w:rPrChange w:id="809" w:author="aljaykum" w:date="2016-11-08T09:41:00Z">
            <w:rPr>
              <w:rFonts w:asciiTheme="minorHAnsi" w:hAnsiTheme="minorHAnsi" w:cs="Segoe UI"/>
              <w:b/>
              <w:bCs/>
              <w:smallCaps/>
              <w:color w:val="C0504D" w:themeColor="accent2"/>
              <w:spacing w:val="5"/>
              <w:u w:val="single"/>
            </w:rPr>
          </w:rPrChange>
        </w:rPr>
        <w:t>.</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0" w:author="aljaykum" w:date="2016-11-08T09:41:00Z">
            <w:rPr>
              <w:rFonts w:asciiTheme="minorHAnsi" w:hAnsiTheme="minorHAnsi" w:cs="Segoe UI"/>
              <w:b/>
              <w:bCs/>
              <w:smallCaps/>
              <w:color w:val="C0504D" w:themeColor="accent2"/>
              <w:spacing w:val="5"/>
              <w:u w:val="single"/>
            </w:rPr>
          </w:rPrChange>
        </w:rPr>
        <w:t>Take a list of all employees who are on Sabbatical leave, Family Medical Leave of Absence, Unpaid Personal Leave of Absence, and Military Leave in the current pay cycle. Consider this list as list of employees on Unpaid Leave.</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1" w:author="aljaykum" w:date="2016-11-08T09:41:00Z">
            <w:rPr>
              <w:rFonts w:asciiTheme="minorHAnsi" w:hAnsiTheme="minorHAnsi" w:cs="Segoe UI"/>
              <w:b/>
              <w:bCs/>
              <w:smallCaps/>
              <w:color w:val="C0504D" w:themeColor="accent2"/>
              <w:spacing w:val="5"/>
              <w:u w:val="single"/>
            </w:rPr>
          </w:rPrChange>
        </w:rPr>
        <w:t>Get the leave eligibility for all employees based on the eligibility criteria or exception offer details.</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2" w:author="aljaykum" w:date="2016-11-08T09:41:00Z">
            <w:rPr>
              <w:rFonts w:asciiTheme="minorHAnsi" w:hAnsiTheme="minorHAnsi" w:cs="Segoe UI"/>
              <w:b/>
              <w:bCs/>
              <w:smallCaps/>
              <w:color w:val="C0504D" w:themeColor="accent2"/>
              <w:spacing w:val="5"/>
              <w:u w:val="single"/>
            </w:rPr>
          </w:rPrChange>
        </w:rPr>
        <w:t>The number of working days in current pay cycle is equal to the number of week days in the current pay cycle.</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3" w:author="aljaykum" w:date="2016-11-08T09:41:00Z">
            <w:rPr>
              <w:rFonts w:asciiTheme="minorHAnsi" w:hAnsiTheme="minorHAnsi" w:cs="Segoe UI"/>
              <w:b/>
              <w:bCs/>
              <w:smallCaps/>
              <w:color w:val="C0504D" w:themeColor="accent2"/>
              <w:spacing w:val="5"/>
              <w:u w:val="single"/>
            </w:rPr>
          </w:rPrChange>
        </w:rPr>
        <w:t>If the employee joining date is in the same month then following is the formula: No. Of working days = Number of weekdays in the current pay cycle falling after the date of joining</w:t>
      </w:r>
    </w:p>
    <w:p w:rsidR="003974F4" w:rsidRPr="00AE0501" w:rsidRDefault="00BF6CA6" w:rsidP="003974F4">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4" w:author="aljaykum" w:date="2016-11-08T09:41:00Z">
            <w:rPr>
              <w:rFonts w:asciiTheme="minorHAnsi" w:hAnsiTheme="minorHAnsi" w:cs="Segoe UI"/>
              <w:b/>
              <w:bCs/>
              <w:smallCaps/>
              <w:color w:val="C0504D" w:themeColor="accent2"/>
              <w:spacing w:val="5"/>
              <w:u w:val="single"/>
            </w:rPr>
          </w:rPrChange>
        </w:rPr>
        <w:t xml:space="preserve">Find out the actual number of days to be credited as per follows: </w:t>
      </w:r>
    </w:p>
    <w:p w:rsidR="00A22F57" w:rsidRPr="00AE0501" w:rsidRDefault="00BF6CA6" w:rsidP="00A22F57">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5" w:author="aljaykum" w:date="2016-11-08T09:41:00Z">
            <w:rPr>
              <w:rFonts w:asciiTheme="minorHAnsi" w:hAnsiTheme="minorHAnsi" w:cs="Segoe UI"/>
              <w:b/>
              <w:bCs/>
              <w:smallCaps/>
              <w:color w:val="C0504D" w:themeColor="accent2"/>
              <w:spacing w:val="5"/>
              <w:u w:val="single"/>
            </w:rPr>
          </w:rPrChange>
        </w:rPr>
        <w:lastRenderedPageBreak/>
        <w:t>If the month is December, then no. of leaves to be credited is Max Leaves – (Credit eligibility * (12 or 24 based on whether the leave type being considered is semi-monthly type or monthly type)) + credit eligibility</w:t>
      </w:r>
    </w:p>
    <w:p w:rsidR="006F5D0C" w:rsidRPr="00AE0501" w:rsidRDefault="00BF6CA6" w:rsidP="006F5D0C">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6" w:author="aljaykum" w:date="2016-11-08T09:41:00Z">
            <w:rPr>
              <w:rFonts w:asciiTheme="minorHAnsi" w:hAnsiTheme="minorHAnsi" w:cs="Segoe UI"/>
              <w:b/>
              <w:bCs/>
              <w:smallCaps/>
              <w:color w:val="C0504D" w:themeColor="accent2"/>
              <w:spacing w:val="5"/>
              <w:u w:val="single"/>
            </w:rPr>
          </w:rPrChange>
        </w:rPr>
        <w:t>For other months, the no. of leaves to be credited is Credit Eligibility</w:t>
      </w:r>
    </w:p>
    <w:p w:rsidR="00673A08" w:rsidRPr="00AE0501" w:rsidRDefault="00BF6CA6" w:rsidP="006F5D0C">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17" w:author="aljaykum" w:date="2016-11-08T09:41:00Z">
            <w:rPr>
              <w:rFonts w:asciiTheme="minorHAnsi" w:hAnsiTheme="minorHAnsi" w:cs="Segoe UI"/>
              <w:b/>
              <w:bCs/>
              <w:smallCaps/>
              <w:color w:val="C0504D" w:themeColor="accent2"/>
              <w:spacing w:val="5"/>
              <w:u w:val="single"/>
            </w:rPr>
          </w:rPrChange>
        </w:rPr>
        <w:t>Credit the number of days to all those employees who are part of the list obtained in point 1 but are not on Unpaid leave, based on the following criteria</w:t>
      </w:r>
    </w:p>
    <w:p w:rsidR="00673A08" w:rsidRPr="00AE0501" w:rsidRDefault="00BF6CA6" w:rsidP="006F5D0C">
      <w:pPr>
        <w:pStyle w:val="ListParagraph"/>
        <w:numPr>
          <w:ilvl w:val="2"/>
          <w:numId w:val="15"/>
        </w:numPr>
        <w:rPr>
          <w:rFonts w:asciiTheme="minorHAnsi" w:eastAsia="Arial" w:hAnsiTheme="minorHAnsi"/>
          <w:sz w:val="22"/>
          <w:szCs w:val="22"/>
        </w:rPr>
      </w:pPr>
      <w:r w:rsidRPr="00BF6CA6">
        <w:rPr>
          <w:rFonts w:asciiTheme="minorHAnsi" w:hAnsiTheme="minorHAnsi" w:cs="Segoe UI"/>
          <w:sz w:val="22"/>
          <w:szCs w:val="22"/>
          <w:rPrChange w:id="818" w:author="aljaykum" w:date="2016-11-08T09:41:00Z">
            <w:rPr>
              <w:rFonts w:asciiTheme="minorHAnsi" w:hAnsiTheme="minorHAnsi" w:cs="Segoe UI"/>
              <w:b/>
              <w:bCs/>
              <w:smallCaps/>
              <w:color w:val="C0504D" w:themeColor="accent2"/>
              <w:spacing w:val="5"/>
              <w:u w:val="single"/>
            </w:rPr>
          </w:rPrChange>
        </w:rPr>
        <w:t>If the joining date of the employee is not in the current pay cycle, then credit the number of leave as per eligibility.</w:t>
      </w:r>
    </w:p>
    <w:p w:rsidR="006F5D0C" w:rsidRPr="00AE0501" w:rsidRDefault="00BF6CA6" w:rsidP="006F5D0C">
      <w:pPr>
        <w:pStyle w:val="ListParagraph"/>
        <w:numPr>
          <w:ilvl w:val="2"/>
          <w:numId w:val="15"/>
        </w:numPr>
        <w:rPr>
          <w:rFonts w:asciiTheme="minorHAnsi" w:eastAsia="Arial" w:hAnsiTheme="minorHAnsi"/>
          <w:sz w:val="22"/>
          <w:szCs w:val="22"/>
        </w:rPr>
      </w:pPr>
      <w:r w:rsidRPr="00BF6CA6">
        <w:rPr>
          <w:rFonts w:asciiTheme="minorHAnsi" w:hAnsiTheme="minorHAnsi" w:cs="Segoe UI"/>
          <w:sz w:val="22"/>
          <w:szCs w:val="22"/>
          <w:rPrChange w:id="819" w:author="aljaykum" w:date="2016-11-08T09:41:00Z">
            <w:rPr>
              <w:rFonts w:asciiTheme="minorHAnsi" w:hAnsiTheme="minorHAnsi" w:cs="Segoe UI"/>
              <w:b/>
              <w:bCs/>
              <w:smallCaps/>
              <w:color w:val="C0504D" w:themeColor="accent2"/>
              <w:spacing w:val="5"/>
              <w:u w:val="single"/>
            </w:rPr>
          </w:rPrChange>
        </w:rPr>
        <w:t>If the joining date of the employee is in the current pay cycle, then credit the number of leave as per formula: (Days worked in month * 8)/ 86.67 * Credit Eligibility of the employee</w:t>
      </w:r>
    </w:p>
    <w:p w:rsidR="00731E9A" w:rsidRPr="00AE0501" w:rsidRDefault="00BF6CA6" w:rsidP="00731E9A">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0" w:author="aljaykum" w:date="2016-11-08T09:41:00Z">
            <w:rPr>
              <w:rFonts w:asciiTheme="minorHAnsi" w:hAnsiTheme="minorHAnsi" w:cs="Segoe UI"/>
              <w:b/>
              <w:bCs/>
              <w:smallCaps/>
              <w:color w:val="C0504D" w:themeColor="accent2"/>
              <w:spacing w:val="5"/>
              <w:u w:val="single"/>
            </w:rPr>
          </w:rPrChange>
        </w:rPr>
        <w:t>For all employees whose name appear in the Unpaid leave list, credit 0 leave with the exception reason as “No leave credited due to unpaid leave taken”.</w:t>
      </w:r>
    </w:p>
    <w:p w:rsidR="00057499" w:rsidRPr="00AE0501" w:rsidRDefault="00BF6CA6" w:rsidP="00057499">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1" w:author="aljaykum" w:date="2016-11-08T09:41:00Z">
            <w:rPr>
              <w:rFonts w:asciiTheme="minorHAnsi" w:hAnsiTheme="minorHAnsi" w:cs="Segoe UI"/>
              <w:b/>
              <w:bCs/>
              <w:smallCaps/>
              <w:color w:val="C0504D" w:themeColor="accent2"/>
              <w:spacing w:val="5"/>
              <w:u w:val="single"/>
            </w:rPr>
          </w:rPrChange>
        </w:rPr>
        <w:t>For all employees whose home address is California as per iConnect, verify if the leave balance is more than 1.5 times the eligibility. If yes, deduct the excess leave with the exception reason as “Leave lapsed as balance is more than 1.5 times the eligibility”.</w:t>
      </w:r>
    </w:p>
    <w:p w:rsidR="00057499" w:rsidRPr="00AE0501" w:rsidRDefault="00BF6CA6" w:rsidP="00057499">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2" w:author="aljaykum" w:date="2016-11-08T09:41:00Z">
            <w:rPr>
              <w:rFonts w:asciiTheme="minorHAnsi" w:hAnsiTheme="minorHAnsi" w:cs="Segoe UI"/>
              <w:b/>
              <w:bCs/>
              <w:smallCaps/>
              <w:color w:val="C0504D" w:themeColor="accent2"/>
              <w:spacing w:val="5"/>
              <w:u w:val="single"/>
            </w:rPr>
          </w:rPrChange>
        </w:rPr>
        <w:t>If the month is December and the pay cycle is the second pay cycle, then identify the balance of current year. Carry forward the same to the next year if it is positive.</w:t>
      </w:r>
    </w:p>
    <w:p w:rsidR="00057499" w:rsidRPr="00AE0501" w:rsidRDefault="00BF6CA6" w:rsidP="00057499">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3" w:author="aljaykum" w:date="2016-11-08T09:41:00Z">
            <w:rPr>
              <w:rFonts w:asciiTheme="minorHAnsi" w:hAnsiTheme="minorHAnsi" w:cs="Segoe UI"/>
              <w:b/>
              <w:bCs/>
              <w:smallCaps/>
              <w:color w:val="C0504D" w:themeColor="accent2"/>
              <w:spacing w:val="5"/>
              <w:u w:val="single"/>
            </w:rPr>
          </w:rPrChange>
        </w:rPr>
        <w:t>If the number of leaves carried forwarded is more than the Max CF allowed, then make an additional debit entry equal to ( Leave balance carry forwarded – Max CF). Also mention the reason as “Leave lapsed as per policy”. Exceptions to this step are employees whose home address is California (as per iConnect) and / or who have opted for Rollover extension feature.</w:t>
      </w:r>
    </w:p>
    <w:p w:rsidR="00057499" w:rsidRPr="00AE0501" w:rsidRDefault="00BF6CA6" w:rsidP="00057499">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4" w:author="aljaykum" w:date="2016-11-08T09:41:00Z">
            <w:rPr>
              <w:rFonts w:asciiTheme="minorHAnsi" w:hAnsiTheme="minorHAnsi" w:cs="Segoe UI"/>
              <w:b/>
              <w:bCs/>
              <w:smallCaps/>
              <w:color w:val="C0504D" w:themeColor="accent2"/>
              <w:spacing w:val="5"/>
              <w:u w:val="single"/>
            </w:rPr>
          </w:rPrChange>
        </w:rPr>
        <w:t>If the month is April and the date is the last date of the month, identify the number of leave carried over from last year for each employee and verify whether the respective employee has availed those leave or not. If not then the excess leave should be debited with the exception reason as “Leave forfeited for last year”. Exceptions to this step are employees whose home address is California (as per iConnect) and / or who have opted for Forfeiture Extension.</w:t>
      </w:r>
    </w:p>
    <w:p w:rsidR="00DC0551" w:rsidRPr="00AE0501" w:rsidRDefault="00BF6CA6" w:rsidP="00057499">
      <w:pPr>
        <w:pStyle w:val="ListParagraph"/>
        <w:numPr>
          <w:ilvl w:val="1"/>
          <w:numId w:val="15"/>
        </w:numPr>
        <w:rPr>
          <w:rFonts w:asciiTheme="minorHAnsi" w:eastAsia="Arial" w:hAnsiTheme="minorHAnsi"/>
          <w:sz w:val="22"/>
          <w:szCs w:val="22"/>
        </w:rPr>
      </w:pPr>
      <w:r w:rsidRPr="00BF6CA6">
        <w:rPr>
          <w:rFonts w:asciiTheme="minorHAnsi" w:hAnsiTheme="minorHAnsi" w:cs="Segoe UI"/>
          <w:sz w:val="22"/>
          <w:szCs w:val="22"/>
          <w:rPrChange w:id="825" w:author="aljaykum" w:date="2016-11-08T09:41:00Z">
            <w:rPr>
              <w:rFonts w:asciiTheme="minorHAnsi" w:hAnsiTheme="minorHAnsi" w:cs="Segoe UI"/>
              <w:b/>
              <w:bCs/>
              <w:smallCaps/>
              <w:color w:val="C0504D" w:themeColor="accent2"/>
              <w:spacing w:val="5"/>
              <w:u w:val="single"/>
            </w:rPr>
          </w:rPrChange>
        </w:rPr>
        <w:t>On all dates, job will check whether there is any employee whose rollover/ forfeiture extension ends on the current date. If yes, rollover/forfeiture logic will be implemented for that employee.</w:t>
      </w:r>
    </w:p>
    <w:p w:rsidR="002129C0" w:rsidRPr="008E6B5A" w:rsidRDefault="00AA5576" w:rsidP="00BC7BE9">
      <w:pPr>
        <w:pStyle w:val="Heading3"/>
        <w:numPr>
          <w:ilvl w:val="0"/>
          <w:numId w:val="0"/>
        </w:numPr>
        <w:ind w:left="936" w:hanging="936"/>
        <w:rPr>
          <w:rStyle w:val="IntenseReference"/>
          <w:rFonts w:asciiTheme="minorHAnsi" w:hAnsiTheme="minorHAnsi"/>
        </w:rPr>
      </w:pPr>
      <w:bookmarkStart w:id="826" w:name="_Toc463518002"/>
      <w:r w:rsidRPr="00AA5576">
        <w:rPr>
          <w:rStyle w:val="IntenseReference"/>
          <w:rFonts w:asciiTheme="minorHAnsi" w:hAnsiTheme="minorHAnsi"/>
        </w:rPr>
        <w:t>Carryover &amp; Forfeiture</w:t>
      </w:r>
      <w:bookmarkEnd w:id="826"/>
    </w:p>
    <w:p w:rsidR="00492100" w:rsidRPr="008E6B5A" w:rsidRDefault="00AA5576" w:rsidP="00492100">
      <w:pPr>
        <w:rPr>
          <w:rFonts w:asciiTheme="minorHAnsi" w:hAnsiTheme="minorHAnsi"/>
          <w:sz w:val="22"/>
          <w:szCs w:val="22"/>
        </w:rPr>
      </w:pPr>
      <w:r w:rsidRPr="00AA5576">
        <w:rPr>
          <w:rFonts w:asciiTheme="minorHAnsi" w:hAnsiTheme="minorHAnsi"/>
          <w:sz w:val="22"/>
          <w:szCs w:val="22"/>
        </w:rPr>
        <w:t>Vacation Leave</w:t>
      </w:r>
    </w:p>
    <w:p w:rsidR="002129C0"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for all individuals except Vice-Presidents, Directors and Principals, up to one half of an individual's annual accrual amount will automatically roll over into the next calendar year</w:t>
      </w:r>
    </w:p>
    <w:p w:rsidR="002129C0"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Unused vacation that exceeds one half of the individual's annual accrual amount will be forfeited</w:t>
      </w:r>
    </w:p>
    <w:p w:rsidR="002129C0"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Individuals have until April 30th of the year immediately following the year in which they accrued the unused vacation to use their vacation carryover balance.</w:t>
      </w:r>
    </w:p>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Any prior year's balance that remains on April 30 will be forfeited</w:t>
      </w:r>
    </w:p>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chart below illustrates the maximum roll over amount based upon an employee's annual accrual:</w:t>
      </w:r>
    </w:p>
    <w:tbl>
      <w:tblPr>
        <w:tblW w:w="0" w:type="auto"/>
        <w:tblBorders>
          <w:top w:val="single" w:sz="4" w:space="0" w:color="009BCC"/>
          <w:left w:val="single" w:sz="4" w:space="0" w:color="009BCC"/>
          <w:bottom w:val="single" w:sz="4" w:space="0" w:color="009BCC"/>
          <w:right w:val="single" w:sz="4" w:space="0" w:color="009BCC"/>
          <w:insideH w:val="single" w:sz="4" w:space="0" w:color="009BCC"/>
          <w:insideV w:val="single" w:sz="4" w:space="0" w:color="009BCC"/>
        </w:tblBorders>
        <w:tblLook w:val="04A0" w:firstRow="1" w:lastRow="0" w:firstColumn="1" w:lastColumn="0" w:noHBand="0" w:noVBand="1"/>
      </w:tblPr>
      <w:tblGrid>
        <w:gridCol w:w="4438"/>
        <w:gridCol w:w="4447"/>
      </w:tblGrid>
      <w:tr w:rsidR="009942F9" w:rsidRPr="008E6B5A" w:rsidTr="009942F9">
        <w:tc>
          <w:tcPr>
            <w:tcW w:w="4438" w:type="dxa"/>
            <w:shd w:val="clear" w:color="auto" w:fill="auto"/>
          </w:tcPr>
          <w:p w:rsidR="009942F9" w:rsidRPr="008E6B5A" w:rsidRDefault="00AA5576" w:rsidP="00286A1D">
            <w:pPr>
              <w:pStyle w:val="TableText"/>
              <w:rPr>
                <w:rFonts w:asciiTheme="minorHAnsi" w:hAnsiTheme="minorHAnsi"/>
                <w:b/>
                <w:sz w:val="18"/>
                <w:szCs w:val="18"/>
              </w:rPr>
            </w:pPr>
            <w:r w:rsidRPr="00AA5576">
              <w:rPr>
                <w:rFonts w:asciiTheme="minorHAnsi" w:hAnsiTheme="minorHAnsi"/>
                <w:b/>
                <w:sz w:val="18"/>
                <w:szCs w:val="18"/>
              </w:rPr>
              <w:t>Days Earned per year</w:t>
            </w:r>
          </w:p>
        </w:tc>
        <w:tc>
          <w:tcPr>
            <w:tcW w:w="4447" w:type="dxa"/>
            <w:shd w:val="clear" w:color="auto" w:fill="auto"/>
          </w:tcPr>
          <w:p w:rsidR="009942F9" w:rsidRPr="008E6B5A" w:rsidRDefault="00AA5576" w:rsidP="00286A1D">
            <w:pPr>
              <w:pStyle w:val="TableText"/>
              <w:rPr>
                <w:rFonts w:asciiTheme="minorHAnsi" w:hAnsiTheme="minorHAnsi"/>
                <w:b/>
                <w:sz w:val="18"/>
                <w:szCs w:val="18"/>
              </w:rPr>
            </w:pPr>
            <w:r w:rsidRPr="00AA5576">
              <w:rPr>
                <w:rFonts w:asciiTheme="minorHAnsi" w:hAnsiTheme="minorHAnsi"/>
                <w:b/>
                <w:sz w:val="18"/>
                <w:szCs w:val="18"/>
              </w:rPr>
              <w:t>Maximum Roll Over</w:t>
            </w:r>
          </w:p>
        </w:tc>
      </w:tr>
      <w:tr w:rsidR="009942F9" w:rsidRPr="008E6B5A" w:rsidTr="009942F9">
        <w:tc>
          <w:tcPr>
            <w:tcW w:w="4438"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15</w:t>
            </w:r>
          </w:p>
        </w:tc>
        <w:tc>
          <w:tcPr>
            <w:tcW w:w="4447"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8</w:t>
            </w:r>
          </w:p>
        </w:tc>
      </w:tr>
      <w:tr w:rsidR="009942F9" w:rsidRPr="008E6B5A" w:rsidTr="009942F9">
        <w:tc>
          <w:tcPr>
            <w:tcW w:w="4438"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20</w:t>
            </w:r>
          </w:p>
        </w:tc>
        <w:tc>
          <w:tcPr>
            <w:tcW w:w="4447"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10</w:t>
            </w:r>
          </w:p>
        </w:tc>
      </w:tr>
      <w:tr w:rsidR="009942F9" w:rsidRPr="008E6B5A" w:rsidTr="009942F9">
        <w:tc>
          <w:tcPr>
            <w:tcW w:w="4438"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22</w:t>
            </w:r>
          </w:p>
        </w:tc>
        <w:tc>
          <w:tcPr>
            <w:tcW w:w="4447" w:type="dxa"/>
            <w:shd w:val="clear" w:color="auto" w:fill="auto"/>
          </w:tcPr>
          <w:p w:rsidR="009942F9" w:rsidRPr="008E6B5A" w:rsidRDefault="00AA5576" w:rsidP="00286A1D">
            <w:pPr>
              <w:pStyle w:val="TableText"/>
              <w:rPr>
                <w:rFonts w:asciiTheme="minorHAnsi" w:hAnsiTheme="minorHAnsi"/>
                <w:sz w:val="18"/>
                <w:szCs w:val="18"/>
              </w:rPr>
            </w:pPr>
            <w:r w:rsidRPr="00AA5576">
              <w:rPr>
                <w:rFonts w:asciiTheme="minorHAnsi" w:hAnsiTheme="minorHAnsi"/>
                <w:sz w:val="18"/>
                <w:szCs w:val="18"/>
              </w:rPr>
              <w:t>11</w:t>
            </w:r>
          </w:p>
        </w:tc>
      </w:tr>
    </w:tbl>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Vice-Presidents and Principals will be able to roll over up to five days of accrued, unused vacation time</w:t>
      </w:r>
    </w:p>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Unused vacation time that exceeds five days will be forfeited</w:t>
      </w:r>
    </w:p>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Vice-Presidents and Principals have until April 30 of the year immediately following the year in which they accrued the unused vacation to use their vacation carryover balance</w:t>
      </w:r>
    </w:p>
    <w:p w:rsidR="009942F9" w:rsidRPr="008E6B5A" w:rsidRDefault="00AA5576" w:rsidP="006913E0">
      <w:pPr>
        <w:pStyle w:val="ListParagraph"/>
        <w:numPr>
          <w:ilvl w:val="0"/>
          <w:numId w:val="2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Any prior year's balance that remains on April 30 will need to be forfeited</w:t>
      </w:r>
    </w:p>
    <w:p w:rsidR="005B3488" w:rsidRPr="008E6B5A" w:rsidRDefault="00AA5576" w:rsidP="005B3488">
      <w:pPr>
        <w:pStyle w:val="Num1"/>
        <w:numPr>
          <w:ilvl w:val="0"/>
          <w:numId w:val="29"/>
        </w:numPr>
        <w:spacing w:before="0"/>
        <w:rPr>
          <w:rFonts w:asciiTheme="minorHAnsi" w:hAnsiTheme="minorHAnsi"/>
          <w:sz w:val="22"/>
          <w:szCs w:val="22"/>
        </w:rPr>
      </w:pPr>
      <w:r w:rsidRPr="00AA5576">
        <w:rPr>
          <w:rFonts w:asciiTheme="minorHAnsi" w:hAnsiTheme="minorHAnsi"/>
          <w:sz w:val="22"/>
          <w:szCs w:val="22"/>
        </w:rPr>
        <w:t>California employees:  Vacation balance rollover and forfeit/lapse amount will not be applied for employees who are California residents.</w:t>
      </w:r>
    </w:p>
    <w:p w:rsidR="005B3488" w:rsidRPr="008E6B5A" w:rsidRDefault="00AA5576" w:rsidP="005B3488">
      <w:pPr>
        <w:pStyle w:val="Num1"/>
        <w:numPr>
          <w:ilvl w:val="1"/>
          <w:numId w:val="29"/>
        </w:numPr>
        <w:spacing w:before="0"/>
        <w:rPr>
          <w:rFonts w:asciiTheme="minorHAnsi" w:hAnsiTheme="minorHAnsi"/>
          <w:sz w:val="22"/>
          <w:szCs w:val="22"/>
        </w:rPr>
      </w:pPr>
      <w:r w:rsidRPr="00AA5576">
        <w:rPr>
          <w:rFonts w:asciiTheme="minorHAnsi" w:hAnsiTheme="minorHAnsi"/>
          <w:sz w:val="22"/>
          <w:szCs w:val="22"/>
        </w:rPr>
        <w:t>During rollover for employees who are California residents, the rollover will not exceed 1.5 times of eligibility, i.e., maximum vacation that is rolled over will not exceed 1.5 times of eligibility.</w:t>
      </w:r>
    </w:p>
    <w:p w:rsidR="005B3488" w:rsidRPr="008E6B5A" w:rsidRDefault="00AA5576" w:rsidP="005B3488">
      <w:pPr>
        <w:pStyle w:val="Num1"/>
        <w:numPr>
          <w:ilvl w:val="1"/>
          <w:numId w:val="29"/>
        </w:numPr>
        <w:spacing w:before="0"/>
        <w:rPr>
          <w:rFonts w:asciiTheme="minorHAnsi" w:hAnsiTheme="minorHAnsi"/>
          <w:sz w:val="22"/>
          <w:szCs w:val="22"/>
        </w:rPr>
      </w:pPr>
      <w:r w:rsidRPr="00AA5576">
        <w:rPr>
          <w:rFonts w:asciiTheme="minorHAnsi" w:hAnsiTheme="minorHAnsi"/>
          <w:sz w:val="22"/>
          <w:szCs w:val="22"/>
        </w:rPr>
        <w:t>Employees who are residing in California - Only home address will be considered since this rule applies only to the employees living in California, and does not apply to employees who travel to California for work and are not residents.</w:t>
      </w:r>
    </w:p>
    <w:p w:rsidR="005B3488" w:rsidRPr="00AE0501" w:rsidRDefault="00BF6CA6" w:rsidP="005B3488">
      <w:pPr>
        <w:pStyle w:val="Num1"/>
        <w:numPr>
          <w:ilvl w:val="1"/>
          <w:numId w:val="29"/>
        </w:numPr>
        <w:spacing w:before="0"/>
        <w:rPr>
          <w:rFonts w:asciiTheme="minorHAnsi" w:hAnsiTheme="minorHAnsi"/>
          <w:sz w:val="22"/>
          <w:szCs w:val="22"/>
        </w:rPr>
      </w:pPr>
      <w:r w:rsidRPr="00BF6CA6">
        <w:rPr>
          <w:rFonts w:asciiTheme="minorHAnsi" w:hAnsiTheme="minorHAnsi"/>
          <w:sz w:val="22"/>
          <w:szCs w:val="22"/>
          <w:rPrChange w:id="827" w:author="aljaykum" w:date="2016-11-08T09:42:00Z">
            <w:rPr>
              <w:rFonts w:asciiTheme="minorHAnsi" w:hAnsiTheme="minorHAnsi"/>
              <w:b/>
              <w:bCs/>
              <w:smallCaps/>
              <w:color w:val="C0504D" w:themeColor="accent2"/>
              <w:spacing w:val="5"/>
              <w:sz w:val="22"/>
              <w:szCs w:val="22"/>
              <w:u w:val="single"/>
            </w:rPr>
          </w:rPrChange>
        </w:rPr>
        <w:t>This policy is applicable to VPs, Directors and Principals also.</w:t>
      </w:r>
    </w:p>
    <w:p w:rsidR="002C0527" w:rsidRPr="00AE0501" w:rsidRDefault="00BF6CA6" w:rsidP="002C0527">
      <w:pPr>
        <w:pStyle w:val="ListParagraph"/>
        <w:numPr>
          <w:ilvl w:val="0"/>
          <w:numId w:val="29"/>
        </w:numPr>
        <w:spacing w:after="200" w:line="276" w:lineRule="auto"/>
        <w:rPr>
          <w:rFonts w:asciiTheme="minorHAnsi" w:hAnsiTheme="minorHAnsi"/>
          <w:b/>
          <w:color w:val="FF0000"/>
          <w:sz w:val="22"/>
          <w:szCs w:val="22"/>
          <w:rPrChange w:id="828" w:author="aljaykum" w:date="2016-11-08T09:42:00Z">
            <w:rPr>
              <w:rFonts w:asciiTheme="minorHAnsi" w:hAnsiTheme="minorHAnsi"/>
              <w:b/>
              <w:color w:val="FF0000"/>
            </w:rPr>
          </w:rPrChange>
        </w:rPr>
      </w:pPr>
      <w:r w:rsidRPr="00BF6CA6">
        <w:rPr>
          <w:rFonts w:asciiTheme="minorHAnsi" w:hAnsiTheme="minorHAnsi"/>
          <w:sz w:val="22"/>
          <w:szCs w:val="22"/>
          <w:rPrChange w:id="829" w:author="aljaykum" w:date="2016-11-08T09:42:00Z">
            <w:rPr>
              <w:rFonts w:asciiTheme="minorHAnsi" w:hAnsiTheme="minorHAnsi"/>
              <w:b/>
              <w:bCs/>
              <w:smallCaps/>
              <w:color w:val="C0504D" w:themeColor="accent2"/>
              <w:spacing w:val="5"/>
              <w:u w:val="single"/>
            </w:rPr>
          </w:rPrChange>
        </w:rPr>
        <w:t xml:space="preserve">Carryover of Senior Manager will be limited to 40 hours carry forward – which would match the other grade E (principal) </w:t>
      </w:r>
    </w:p>
    <w:p w:rsidR="005B3488" w:rsidRPr="00AE0501" w:rsidRDefault="00BF6CA6" w:rsidP="003A350C">
      <w:pPr>
        <w:pStyle w:val="ListParagraph"/>
        <w:numPr>
          <w:ilvl w:val="1"/>
          <w:numId w:val="29"/>
        </w:numPr>
        <w:spacing w:after="200" w:line="276" w:lineRule="auto"/>
        <w:rPr>
          <w:rFonts w:asciiTheme="minorHAnsi" w:hAnsiTheme="minorHAnsi"/>
          <w:b/>
          <w:color w:val="FF0000"/>
          <w:sz w:val="22"/>
          <w:szCs w:val="22"/>
          <w:rPrChange w:id="830" w:author="aljaykum" w:date="2016-11-08T09:42:00Z">
            <w:rPr>
              <w:rFonts w:asciiTheme="minorHAnsi" w:hAnsiTheme="minorHAnsi"/>
              <w:b/>
              <w:color w:val="FF0000"/>
            </w:rPr>
          </w:rPrChange>
        </w:rPr>
      </w:pPr>
      <w:del w:id="831" w:author="aljaykum" w:date="2016-11-08T09:42:00Z">
        <w:r w:rsidRPr="00BF6CA6">
          <w:rPr>
            <w:rFonts w:asciiTheme="minorHAnsi" w:hAnsiTheme="minorHAnsi"/>
            <w:sz w:val="22"/>
            <w:szCs w:val="22"/>
            <w:rPrChange w:id="832" w:author="aljaykum" w:date="2016-11-08T09:42:00Z">
              <w:rPr>
                <w:rFonts w:asciiTheme="minorHAnsi" w:hAnsiTheme="minorHAnsi"/>
                <w:b/>
                <w:bCs/>
                <w:smallCaps/>
                <w:color w:val="C0504D" w:themeColor="accent2"/>
                <w:spacing w:val="5"/>
                <w:u w:val="single"/>
              </w:rPr>
            </w:rPrChange>
          </w:rPr>
          <w:delText>Reponse</w:delText>
        </w:r>
      </w:del>
      <w:ins w:id="833" w:author="aljaykum" w:date="2016-11-08T09:42:00Z">
        <w:r w:rsidRPr="00BF6CA6">
          <w:rPr>
            <w:rFonts w:asciiTheme="minorHAnsi" w:hAnsiTheme="minorHAnsi"/>
            <w:sz w:val="22"/>
            <w:szCs w:val="22"/>
            <w:rPrChange w:id="834" w:author="aljaykum" w:date="2016-11-08T09:42:00Z">
              <w:rPr>
                <w:rFonts w:asciiTheme="minorHAnsi" w:hAnsiTheme="minorHAnsi"/>
                <w:b/>
                <w:bCs/>
                <w:smallCaps/>
                <w:color w:val="C0504D" w:themeColor="accent2"/>
                <w:spacing w:val="5"/>
                <w:sz w:val="22"/>
                <w:szCs w:val="22"/>
                <w:u w:val="single"/>
              </w:rPr>
            </w:rPrChange>
          </w:rPr>
          <w:t>Response</w:t>
        </w:r>
      </w:ins>
      <w:r w:rsidRPr="00BF6CA6">
        <w:rPr>
          <w:rFonts w:asciiTheme="minorHAnsi" w:hAnsiTheme="minorHAnsi"/>
          <w:sz w:val="22"/>
          <w:szCs w:val="22"/>
          <w:rPrChange w:id="835" w:author="aljaykum" w:date="2016-11-08T09:42:00Z">
            <w:rPr>
              <w:rFonts w:asciiTheme="minorHAnsi" w:hAnsiTheme="minorHAnsi"/>
              <w:b/>
              <w:bCs/>
              <w:smallCaps/>
              <w:color w:val="C0504D" w:themeColor="accent2"/>
              <w:spacing w:val="5"/>
              <w:u w:val="single"/>
            </w:rPr>
          </w:rPrChange>
        </w:rPr>
        <w:t xml:space="preserve"> from Liz: </w:t>
      </w:r>
      <w:r w:rsidRPr="00BF6CA6">
        <w:rPr>
          <w:rFonts w:asciiTheme="minorHAnsi" w:hAnsiTheme="minorHAnsi"/>
          <w:b/>
          <w:color w:val="FF0000"/>
          <w:sz w:val="22"/>
          <w:szCs w:val="22"/>
          <w:rPrChange w:id="836" w:author="aljaykum" w:date="2016-11-08T09:42:00Z">
            <w:rPr>
              <w:rFonts w:asciiTheme="minorHAnsi" w:hAnsiTheme="minorHAnsi"/>
              <w:b/>
              <w:bCs/>
              <w:smallCaps/>
              <w:color w:val="FF0000"/>
              <w:spacing w:val="5"/>
              <w:u w:val="single"/>
            </w:rPr>
          </w:rPrChange>
        </w:rPr>
        <w:t>This is correct however tis designation is able to rollover their current allowed amount from 2016 into 2017 and then beginning in 2017, they will be at the same roll over amount as Principals.</w:t>
      </w:r>
    </w:p>
    <w:p w:rsidR="00492100" w:rsidRPr="008E6B5A" w:rsidRDefault="00AA5576" w:rsidP="00492100">
      <w:pPr>
        <w:rPr>
          <w:rFonts w:asciiTheme="minorHAnsi" w:hAnsiTheme="minorHAnsi"/>
          <w:sz w:val="22"/>
          <w:szCs w:val="22"/>
        </w:rPr>
      </w:pPr>
      <w:r w:rsidRPr="00AA5576">
        <w:rPr>
          <w:rFonts w:asciiTheme="minorHAnsi" w:hAnsiTheme="minorHAnsi"/>
          <w:sz w:val="22"/>
          <w:szCs w:val="22"/>
        </w:rPr>
        <w:t>Personal Days Leave</w:t>
      </w:r>
    </w:p>
    <w:p w:rsidR="00492100" w:rsidRPr="008E6B5A" w:rsidRDefault="00AA5576" w:rsidP="006913E0">
      <w:pPr>
        <w:pStyle w:val="ListParagraph"/>
        <w:numPr>
          <w:ilvl w:val="0"/>
          <w:numId w:val="3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Personal leave may not be carried over and accumulated from year to year</w:t>
      </w:r>
    </w:p>
    <w:p w:rsidR="00492100" w:rsidRPr="008E6B5A" w:rsidRDefault="00AA5576" w:rsidP="006913E0">
      <w:pPr>
        <w:pStyle w:val="ListParagraph"/>
        <w:numPr>
          <w:ilvl w:val="0"/>
          <w:numId w:val="3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Personal days not used during a calendar year are forfeited.</w:t>
      </w:r>
    </w:p>
    <w:p w:rsidR="00492100" w:rsidRPr="008E6B5A" w:rsidRDefault="00AA5576" w:rsidP="00983002">
      <w:pPr>
        <w:rPr>
          <w:rFonts w:asciiTheme="minorHAnsi" w:hAnsiTheme="minorHAnsi"/>
          <w:sz w:val="22"/>
          <w:szCs w:val="22"/>
        </w:rPr>
      </w:pPr>
      <w:r w:rsidRPr="00AA5576">
        <w:rPr>
          <w:rFonts w:asciiTheme="minorHAnsi" w:hAnsiTheme="minorHAnsi"/>
          <w:sz w:val="22"/>
          <w:szCs w:val="22"/>
        </w:rPr>
        <w:t>Sick Leave</w:t>
      </w:r>
    </w:p>
    <w:p w:rsidR="00983002" w:rsidRPr="008E6B5A" w:rsidRDefault="00AA5576" w:rsidP="006913E0">
      <w:pPr>
        <w:pStyle w:val="ListParagraph"/>
        <w:numPr>
          <w:ilvl w:val="0"/>
          <w:numId w:val="3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Sick Leave would not be carried over and would be forfeited at the end of the year.</w:t>
      </w:r>
    </w:p>
    <w:p w:rsidR="00254FC0" w:rsidRPr="008E6B5A" w:rsidRDefault="00AA5576" w:rsidP="00E80B5D">
      <w:pPr>
        <w:pStyle w:val="Heading3"/>
        <w:numPr>
          <w:ilvl w:val="0"/>
          <w:numId w:val="0"/>
        </w:numPr>
        <w:ind w:left="936" w:hanging="936"/>
        <w:rPr>
          <w:rFonts w:asciiTheme="minorHAnsi" w:hAnsiTheme="minorHAnsi"/>
          <w:b w:val="0"/>
          <w:bCs w:val="0"/>
          <w:smallCaps/>
          <w:color w:val="auto"/>
          <w:sz w:val="22"/>
        </w:rPr>
      </w:pPr>
      <w:bookmarkStart w:id="837" w:name="_Toc463518003"/>
      <w:r w:rsidRPr="00AA5576">
        <w:rPr>
          <w:rStyle w:val="IntenseReference"/>
          <w:rFonts w:asciiTheme="minorHAnsi" w:hAnsiTheme="minorHAnsi"/>
        </w:rPr>
        <w:t>Dashboard</w:t>
      </w:r>
      <w:bookmarkEnd w:id="837"/>
    </w:p>
    <w:p w:rsidR="00254FC0" w:rsidRPr="008E6B5A" w:rsidRDefault="00AA5576" w:rsidP="006913E0">
      <w:pPr>
        <w:pStyle w:val="ListParagraph"/>
        <w:numPr>
          <w:ilvl w:val="0"/>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My Tasks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Collapsible control</w:t>
      </w:r>
    </w:p>
    <w:p w:rsidR="008F1F67"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Approvals</w:t>
      </w:r>
    </w:p>
    <w:p w:rsidR="008F1F67"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Leave Requests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displaying the count of Pending Leave requests for approval</w:t>
      </w:r>
    </w:p>
    <w:p w:rsidR="008F1F67"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View All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Link to redirect to the form where all pending request for approval would be available.</w:t>
      </w:r>
    </w:p>
    <w:p w:rsidR="008F1F67"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Approver Delegations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Link to redirect to the form to Acknowledge Approver Delegation.</w:t>
      </w:r>
    </w:p>
    <w:p w:rsidR="00AF0880" w:rsidRPr="008E6B5A" w:rsidRDefault="00AA5576" w:rsidP="006913E0">
      <w:pPr>
        <w:pStyle w:val="ListParagraph"/>
        <w:numPr>
          <w:ilvl w:val="0"/>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My Leave Planner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Collapsible control</w:t>
      </w:r>
    </w:p>
    <w:p w:rsidR="003D6112"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Vacation Leave Balance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displaying the Leave balance in hours of the logged in employee.</w:t>
      </w:r>
    </w:p>
    <w:p w:rsidR="00114B29"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Sick Leave Balance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displaying the Sick Leave balance in hours of the logged in employee.</w:t>
      </w:r>
    </w:p>
    <w:p w:rsidR="00D04371"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Personal Days Balance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displaying the personal days balance in hours.</w:t>
      </w:r>
    </w:p>
    <w:p w:rsidR="00114B29"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Apply Leave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to redirect to the form to apply leave.</w:t>
      </w:r>
    </w:p>
    <w:p w:rsidR="00AF0880"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Pending Requests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displaying the count of pending leave requests of the logged in employee which is not approved yet.</w:t>
      </w:r>
    </w:p>
    <w:p w:rsidR="00114B29"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View All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Link to redirect to the form where all employee request would be available for view / cancellation.</w:t>
      </w:r>
    </w:p>
    <w:p w:rsidR="00114B29"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Approver Delegations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Link to redirect to the form of Delegate LMS approver.</w:t>
      </w:r>
    </w:p>
    <w:p w:rsidR="00114B29"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Upcoming Holidays (Employees tagged location)</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scrolling control, this label would display the holidays of the year, the default displayed would the upcoming holiday date and event.</w:t>
      </w:r>
    </w:p>
    <w:p w:rsidR="004E1C3F"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View Holiday List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link to redirect to the form having the view of the tagged location holiday list.</w:t>
      </w:r>
    </w:p>
    <w:p w:rsidR="004E1C3F"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View Leave Card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control, on click of which the form would be redirected to the logged in employees leave card.</w:t>
      </w:r>
    </w:p>
    <w:p w:rsidR="00672D53" w:rsidRPr="008E6B5A" w:rsidRDefault="00AA5576" w:rsidP="006913E0">
      <w:pPr>
        <w:pStyle w:val="ListParagraph"/>
        <w:numPr>
          <w:ilvl w:val="0"/>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My Leave Record </w:t>
      </w:r>
    </w:p>
    <w:p w:rsidR="00672D53"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Hours from previous year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control displaying the count of hours carry forwarded from previous year of the logged in employee.</w:t>
      </w:r>
    </w:p>
    <w:p w:rsidR="00672D53"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Hours credited till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control displaying the count of hours credited till date of the logged in employee.</w:t>
      </w:r>
    </w:p>
    <w:p w:rsidR="00672D53"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Future credit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control displaying the Projected leave to be credited for the logged in employee.</w:t>
      </w:r>
    </w:p>
    <w:p w:rsidR="00672D53"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Annual leave taken</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control displaying the count of leaves taken till date.</w:t>
      </w:r>
    </w:p>
    <w:p w:rsidR="00672D53" w:rsidRPr="008E6B5A" w:rsidRDefault="00AA5576" w:rsidP="006913E0">
      <w:pPr>
        <w:pStyle w:val="ListParagraph"/>
        <w:numPr>
          <w:ilvl w:val="1"/>
          <w:numId w:val="16"/>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Hours available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label control displaying the current balance in hours of the logged in employee.</w:t>
      </w:r>
    </w:p>
    <w:p w:rsidR="00213934" w:rsidRPr="008E6B5A" w:rsidRDefault="00AA5576" w:rsidP="00E80B5D">
      <w:pPr>
        <w:pStyle w:val="Heading3"/>
        <w:numPr>
          <w:ilvl w:val="0"/>
          <w:numId w:val="0"/>
        </w:numPr>
        <w:ind w:left="936" w:hanging="936"/>
        <w:rPr>
          <w:rStyle w:val="IntenseReference"/>
          <w:rFonts w:asciiTheme="minorHAnsi" w:hAnsiTheme="minorHAnsi"/>
        </w:rPr>
      </w:pPr>
      <w:bookmarkStart w:id="838" w:name="_Toc463518004"/>
      <w:r w:rsidRPr="00AA5576">
        <w:rPr>
          <w:rStyle w:val="IntenseReference"/>
          <w:rFonts w:asciiTheme="minorHAnsi" w:hAnsiTheme="minorHAnsi"/>
        </w:rPr>
        <w:t>Leave Management &gt;&gt; Apply Leave</w:t>
      </w:r>
      <w:bookmarkEnd w:id="838"/>
    </w:p>
    <w:p w:rsidR="00A73BE7" w:rsidRPr="008E6B5A" w:rsidRDefault="000808AE" w:rsidP="00A73BE7">
      <w:pPr>
        <w:rPr>
          <w:rFonts w:asciiTheme="minorHAnsi" w:hAnsiTheme="minorHAnsi"/>
        </w:rPr>
      </w:pPr>
      <w:ins w:id="839" w:author="aljaykum" w:date="2016-11-09T09:55:00Z">
        <w:r>
          <w:rPr>
            <w:rFonts w:asciiTheme="minorHAnsi" w:hAnsiTheme="minorHAnsi"/>
            <w:noProof/>
            <w:lang w:val="en-US"/>
            <w:rPrChange w:id="840" w:author="Unknown">
              <w:rPr>
                <w:b/>
                <w:bCs/>
                <w:smallCaps/>
                <w:noProof/>
                <w:color w:val="C0504D" w:themeColor="accent2"/>
                <w:spacing w:val="5"/>
                <w:u w:val="single"/>
                <w:lang w:val="en-US"/>
              </w:rPr>
            </w:rPrChange>
          </w:rPr>
          <w:drawing>
            <wp:inline distT="0" distB="0" distL="0" distR="0">
              <wp:extent cx="5495925" cy="42100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95925" cy="4210050"/>
                      </a:xfrm>
                      <a:prstGeom prst="rect">
                        <a:avLst/>
                      </a:prstGeom>
                      <a:noFill/>
                      <a:ln w="9525">
                        <a:noFill/>
                        <a:miter lim="800000"/>
                        <a:headEnd/>
                        <a:tailEnd/>
                      </a:ln>
                    </pic:spPr>
                  </pic:pic>
                </a:graphicData>
              </a:graphic>
            </wp:inline>
          </w:drawing>
        </w:r>
      </w:ins>
      <w:del w:id="841" w:author="aljaykum" w:date="2016-11-09T09:54:00Z">
        <w:r>
          <w:rPr>
            <w:rFonts w:asciiTheme="minorHAnsi" w:hAnsiTheme="minorHAnsi"/>
            <w:noProof/>
            <w:lang w:val="en-US"/>
            <w:rPrChange w:id="842" w:author="Unknown">
              <w:rPr>
                <w:b/>
                <w:bCs/>
                <w:smallCaps/>
                <w:noProof/>
                <w:color w:val="C0504D" w:themeColor="accent2"/>
                <w:spacing w:val="5"/>
                <w:u w:val="single"/>
                <w:lang w:val="en-US"/>
              </w:rPr>
            </w:rPrChange>
          </w:rPr>
          <w:drawing>
            <wp:inline distT="0" distB="0" distL="0" distR="0">
              <wp:extent cx="9314286" cy="7125695"/>
              <wp:effectExtent l="19050" t="19050" r="20214" b="180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cstate="print"/>
                      <a:stretch>
                        <a:fillRect/>
                      </a:stretch>
                    </pic:blipFill>
                    <pic:spPr bwMode="auto">
                      <a:xfrm>
                        <a:off x="0" y="0"/>
                        <a:ext cx="9314286" cy="7125695"/>
                      </a:xfrm>
                      <a:prstGeom prst="rect">
                        <a:avLst/>
                      </a:prstGeom>
                      <a:noFill/>
                      <a:ln w="9525">
                        <a:solidFill>
                          <a:schemeClr val="accent1"/>
                        </a:solidFill>
                        <a:miter lim="800000"/>
                        <a:headEnd/>
                        <a:tailEnd/>
                      </a:ln>
                    </pic:spPr>
                  </pic:pic>
                </a:graphicData>
              </a:graphic>
            </wp:inline>
          </w:drawing>
        </w:r>
      </w:del>
    </w:p>
    <w:p w:rsidR="00425C12" w:rsidRPr="008E6B5A" w:rsidRDefault="00AA5576" w:rsidP="006913E0">
      <w:pPr>
        <w:pStyle w:val="Num1"/>
        <w:numPr>
          <w:ilvl w:val="0"/>
          <w:numId w:val="12"/>
        </w:numPr>
        <w:rPr>
          <w:rFonts w:asciiTheme="minorHAnsi" w:hAnsiTheme="minorHAnsi"/>
          <w:sz w:val="22"/>
          <w:szCs w:val="22"/>
        </w:rPr>
      </w:pPr>
      <w:r w:rsidRPr="00AA5576">
        <w:rPr>
          <w:rFonts w:asciiTheme="minorHAnsi" w:hAnsiTheme="minorHAnsi"/>
          <w:sz w:val="22"/>
          <w:szCs w:val="22"/>
        </w:rPr>
        <w:t>Apply leave feature would enable employee to apply leave in LMS application</w:t>
      </w:r>
    </w:p>
    <w:p w:rsidR="00425C12" w:rsidRPr="008E6B5A" w:rsidRDefault="00AA5576" w:rsidP="006913E0">
      <w:pPr>
        <w:pStyle w:val="Num1"/>
        <w:numPr>
          <w:ilvl w:val="0"/>
          <w:numId w:val="12"/>
        </w:numPr>
        <w:rPr>
          <w:rFonts w:asciiTheme="minorHAnsi" w:hAnsiTheme="minorHAnsi"/>
          <w:sz w:val="22"/>
          <w:szCs w:val="22"/>
        </w:rPr>
      </w:pPr>
      <w:r w:rsidRPr="00AA5576">
        <w:rPr>
          <w:rFonts w:asciiTheme="minorHAnsi" w:hAnsiTheme="minorHAnsi"/>
          <w:sz w:val="22"/>
          <w:szCs w:val="22"/>
        </w:rPr>
        <w:t>Following features to be available on screen</w:t>
      </w:r>
    </w:p>
    <w:p w:rsidR="00425C12" w:rsidRPr="008E6B5A" w:rsidRDefault="00AA5576" w:rsidP="006913E0">
      <w:pPr>
        <w:pStyle w:val="Num1"/>
        <w:numPr>
          <w:ilvl w:val="1"/>
          <w:numId w:val="12"/>
        </w:numPr>
        <w:rPr>
          <w:rFonts w:asciiTheme="minorHAnsi" w:hAnsiTheme="minorHAnsi"/>
          <w:sz w:val="22"/>
          <w:szCs w:val="22"/>
        </w:rPr>
      </w:pPr>
      <w:r w:rsidRPr="00AA5576">
        <w:rPr>
          <w:rFonts w:asciiTheme="minorHAnsi" w:hAnsiTheme="minorHAnsi"/>
          <w:sz w:val="22"/>
          <w:szCs w:val="22"/>
        </w:rPr>
        <w:t xml:space="preserve">View as HR Admin </w:t>
      </w:r>
      <w:r w:rsidRPr="00AA5576">
        <w:rPr>
          <w:rFonts w:asciiTheme="minorHAnsi" w:hAnsiTheme="minorHAnsi"/>
          <w:sz w:val="22"/>
          <w:szCs w:val="22"/>
        </w:rPr>
        <w:sym w:font="Wingdings" w:char="F0E0"/>
      </w:r>
      <w:r w:rsidRPr="00AA5576">
        <w:rPr>
          <w:rFonts w:asciiTheme="minorHAnsi" w:hAnsiTheme="minorHAnsi"/>
          <w:sz w:val="22"/>
          <w:szCs w:val="22"/>
        </w:rPr>
        <w:t xml:space="preserve"> Check box control</w:t>
      </w:r>
    </w:p>
    <w:p w:rsidR="00425C12"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 xml:space="preserve">This would be visible or available only if the logged in employee is having an role as </w:t>
      </w:r>
      <w:r w:rsidR="00BF6CA6" w:rsidRPr="00BF6CA6">
        <w:rPr>
          <w:rFonts w:asciiTheme="minorHAnsi" w:hAnsiTheme="minorHAnsi"/>
          <w:sz w:val="22"/>
          <w:szCs w:val="22"/>
          <w:rPrChange w:id="843" w:author="aljaykum" w:date="2016-11-08T09:42:00Z">
            <w:rPr>
              <w:rFonts w:asciiTheme="minorHAnsi" w:hAnsiTheme="minorHAnsi"/>
              <w:b/>
              <w:bCs/>
              <w:smallCaps/>
              <w:color w:val="C0504D" w:themeColor="accent2"/>
              <w:spacing w:val="5"/>
              <w:sz w:val="22"/>
              <w:szCs w:val="22"/>
              <w:u w:val="single"/>
            </w:rPr>
          </w:rPrChange>
        </w:rPr>
        <w:t>‘US HR Admin’</w:t>
      </w:r>
      <w:del w:id="844" w:author="aljaykum" w:date="2016-11-08T09:42:00Z">
        <w:r w:rsidRPr="00AA5576" w:rsidDel="00AE0501">
          <w:rPr>
            <w:rFonts w:asciiTheme="minorHAnsi" w:hAnsiTheme="minorHAnsi"/>
            <w:sz w:val="22"/>
            <w:szCs w:val="22"/>
          </w:rPr>
          <w:sym w:font="Wingdings" w:char="F0E0"/>
        </w:r>
        <w:r w:rsidRPr="00AA5576" w:rsidDel="00AE0501">
          <w:rPr>
            <w:rFonts w:asciiTheme="minorHAnsi" w:hAnsiTheme="minorHAnsi"/>
            <w:sz w:val="22"/>
            <w:szCs w:val="22"/>
          </w:rPr>
          <w:delText>Confirm on the roles</w:delText>
        </w:r>
      </w:del>
    </w:p>
    <w:p w:rsidR="00187B86"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lastRenderedPageBreak/>
        <w:t>When the control is checked the Employee Name field would be an auto extender control, which would allow searching all active FS US location employees.</w:t>
      </w:r>
    </w:p>
    <w:p w:rsidR="00D21903"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Through this feature US Admin would be able to apply leave on behalf of an employee.</w:t>
      </w:r>
    </w:p>
    <w:p w:rsidR="00DC7EA1" w:rsidRPr="008E6B5A" w:rsidRDefault="00AA5576" w:rsidP="00DC7EA1">
      <w:pPr>
        <w:pStyle w:val="Num1"/>
        <w:numPr>
          <w:ilvl w:val="1"/>
          <w:numId w:val="12"/>
        </w:numPr>
        <w:rPr>
          <w:rFonts w:asciiTheme="minorHAnsi" w:hAnsiTheme="minorHAnsi"/>
          <w:sz w:val="22"/>
          <w:szCs w:val="22"/>
        </w:rPr>
      </w:pPr>
      <w:r w:rsidRPr="00AA5576">
        <w:rPr>
          <w:rFonts w:asciiTheme="minorHAnsi" w:hAnsiTheme="minorHAnsi"/>
          <w:sz w:val="22"/>
          <w:szCs w:val="22"/>
        </w:rPr>
        <w:t xml:space="preserve">View Indirect Reports </w:t>
      </w:r>
      <w:r w:rsidRPr="00AA5576">
        <w:rPr>
          <w:rFonts w:asciiTheme="minorHAnsi" w:hAnsiTheme="minorHAnsi"/>
          <w:sz w:val="22"/>
          <w:szCs w:val="22"/>
        </w:rPr>
        <w:sym w:font="Wingdings" w:char="F0E0"/>
      </w:r>
      <w:r w:rsidRPr="00AA5576">
        <w:rPr>
          <w:rFonts w:asciiTheme="minorHAnsi" w:hAnsiTheme="minorHAnsi"/>
          <w:sz w:val="22"/>
          <w:szCs w:val="22"/>
        </w:rPr>
        <w:t xml:space="preserve"> Check box control</w:t>
      </w:r>
    </w:p>
    <w:p w:rsidR="00DC7EA1" w:rsidRPr="008E6B5A" w:rsidRDefault="00AA5576" w:rsidP="00DC7EA1">
      <w:pPr>
        <w:pStyle w:val="Num1"/>
        <w:numPr>
          <w:ilvl w:val="2"/>
          <w:numId w:val="12"/>
        </w:numPr>
        <w:rPr>
          <w:rFonts w:asciiTheme="minorHAnsi" w:hAnsiTheme="minorHAnsi"/>
          <w:sz w:val="22"/>
          <w:szCs w:val="22"/>
        </w:rPr>
      </w:pPr>
      <w:r w:rsidRPr="00AA5576">
        <w:rPr>
          <w:rFonts w:asciiTheme="minorHAnsi" w:hAnsiTheme="minorHAnsi"/>
          <w:sz w:val="22"/>
          <w:szCs w:val="22"/>
        </w:rPr>
        <w:t xml:space="preserve">This would be visible or available only if the logged in employee is having </w:t>
      </w:r>
      <w:ins w:id="845" w:author="aljaykum" w:date="2016-11-08T09:43:00Z">
        <w:r w:rsidR="00AE0501">
          <w:rPr>
            <w:rFonts w:asciiTheme="minorHAnsi" w:hAnsiTheme="minorHAnsi"/>
            <w:sz w:val="22"/>
            <w:szCs w:val="22"/>
          </w:rPr>
          <w:t>in</w:t>
        </w:r>
      </w:ins>
      <w:r w:rsidRPr="00AA5576">
        <w:rPr>
          <w:rFonts w:asciiTheme="minorHAnsi" w:hAnsiTheme="minorHAnsi"/>
          <w:sz w:val="22"/>
          <w:szCs w:val="22"/>
        </w:rPr>
        <w:t>direct reportees</w:t>
      </w:r>
      <w:ins w:id="846" w:author="aljaykum" w:date="2016-11-08T09:43:00Z">
        <w:r w:rsidR="00AE0501">
          <w:rPr>
            <w:rFonts w:asciiTheme="minorHAnsi" w:hAnsiTheme="minorHAnsi"/>
            <w:sz w:val="22"/>
            <w:szCs w:val="22"/>
          </w:rPr>
          <w:t xml:space="preserve"> </w:t>
        </w:r>
      </w:ins>
    </w:p>
    <w:p w:rsidR="00DC7EA1" w:rsidRPr="008E6B5A" w:rsidRDefault="00AA5576" w:rsidP="00DC7EA1">
      <w:pPr>
        <w:pStyle w:val="Num1"/>
        <w:numPr>
          <w:ilvl w:val="2"/>
          <w:numId w:val="12"/>
        </w:numPr>
        <w:rPr>
          <w:rFonts w:asciiTheme="minorHAnsi" w:hAnsiTheme="minorHAnsi"/>
          <w:sz w:val="22"/>
          <w:szCs w:val="22"/>
        </w:rPr>
      </w:pPr>
      <w:r w:rsidRPr="00AA5576">
        <w:rPr>
          <w:rFonts w:asciiTheme="minorHAnsi" w:hAnsiTheme="minorHAnsi"/>
          <w:sz w:val="22"/>
          <w:szCs w:val="22"/>
        </w:rPr>
        <w:t>When the control is checked the Employee Name dropdown would have names of the logged in employees indirect reports (reportees of reportee).</w:t>
      </w:r>
    </w:p>
    <w:p w:rsidR="00DC7EA1" w:rsidRPr="008E6B5A" w:rsidRDefault="00AA5576" w:rsidP="00DC7EA1">
      <w:pPr>
        <w:pStyle w:val="Num1"/>
        <w:numPr>
          <w:ilvl w:val="2"/>
          <w:numId w:val="12"/>
        </w:numPr>
        <w:rPr>
          <w:rFonts w:asciiTheme="minorHAnsi" w:hAnsiTheme="minorHAnsi"/>
          <w:sz w:val="22"/>
          <w:szCs w:val="22"/>
        </w:rPr>
      </w:pPr>
      <w:r w:rsidRPr="00AA5576">
        <w:rPr>
          <w:rFonts w:asciiTheme="minorHAnsi" w:hAnsiTheme="minorHAnsi"/>
          <w:sz w:val="22"/>
          <w:szCs w:val="22"/>
        </w:rPr>
        <w:t>Through this feature Employee supervisor</w:t>
      </w:r>
      <w:ins w:id="847" w:author="aljaykum" w:date="2016-11-08T09:44:00Z">
        <w:r w:rsidR="00AE0501">
          <w:rPr>
            <w:rFonts w:asciiTheme="minorHAnsi" w:hAnsiTheme="minorHAnsi"/>
            <w:sz w:val="22"/>
            <w:szCs w:val="22"/>
          </w:rPr>
          <w:t>’</w:t>
        </w:r>
      </w:ins>
      <w:r w:rsidRPr="00AA5576">
        <w:rPr>
          <w:rFonts w:asciiTheme="minorHAnsi" w:hAnsiTheme="minorHAnsi"/>
          <w:sz w:val="22"/>
          <w:szCs w:val="22"/>
        </w:rPr>
        <w:t>s supervisor would be able to apply leave on behalf of an employee.</w:t>
      </w:r>
    </w:p>
    <w:p w:rsidR="00425C12" w:rsidRPr="008E6B5A" w:rsidRDefault="00AA5576" w:rsidP="006913E0">
      <w:pPr>
        <w:pStyle w:val="Num1"/>
        <w:numPr>
          <w:ilvl w:val="1"/>
          <w:numId w:val="12"/>
        </w:numPr>
        <w:rPr>
          <w:rFonts w:asciiTheme="minorHAnsi" w:hAnsiTheme="minorHAnsi"/>
          <w:sz w:val="22"/>
          <w:szCs w:val="22"/>
        </w:rPr>
      </w:pPr>
      <w:r w:rsidRPr="00AA5576">
        <w:rPr>
          <w:rFonts w:asciiTheme="minorHAnsi" w:hAnsiTheme="minorHAnsi"/>
          <w:sz w:val="22"/>
          <w:szCs w:val="22"/>
        </w:rPr>
        <w:t xml:space="preserve">Employee Name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dropdown control</w:t>
      </w:r>
    </w:p>
    <w:p w:rsidR="00D21903"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The dropdown would have by default the Employee Name (ID) selected.</w:t>
      </w:r>
    </w:p>
    <w:p w:rsidR="00D21903"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The list would be the logged in employees direct reportees.</w:t>
      </w:r>
    </w:p>
    <w:p w:rsidR="00847CDB"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When the Indirect reports check box is checked the employee name dropdown would have names of the logged in employees indirect reportees (reportees of reportee)</w:t>
      </w:r>
    </w:p>
    <w:p w:rsidR="00D21903"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 xml:space="preserve">When the View as HR Admin is checked the Employee </w:t>
      </w:r>
      <w:del w:id="848" w:author="aljaykum" w:date="2016-11-08T09:44:00Z">
        <w:r w:rsidRPr="00AA5576" w:rsidDel="00AE0501">
          <w:rPr>
            <w:rFonts w:asciiTheme="minorHAnsi" w:hAnsiTheme="minorHAnsi"/>
            <w:sz w:val="22"/>
            <w:szCs w:val="22"/>
          </w:rPr>
          <w:delText>Name  field</w:delText>
        </w:r>
      </w:del>
      <w:ins w:id="849" w:author="aljaykum" w:date="2016-11-08T09:44:00Z">
        <w:r w:rsidR="00AE0501" w:rsidRPr="00AA5576">
          <w:rPr>
            <w:rFonts w:asciiTheme="minorHAnsi" w:hAnsiTheme="minorHAnsi"/>
            <w:sz w:val="22"/>
            <w:szCs w:val="22"/>
          </w:rPr>
          <w:t>Name field</w:t>
        </w:r>
      </w:ins>
      <w:r w:rsidRPr="00AA5576">
        <w:rPr>
          <w:rFonts w:asciiTheme="minorHAnsi" w:hAnsiTheme="minorHAnsi"/>
          <w:sz w:val="22"/>
          <w:szCs w:val="22"/>
        </w:rPr>
        <w:t xml:space="preserve"> would be an auto</w:t>
      </w:r>
      <w:ins w:id="850" w:author="anumula, ranganath" w:date="2018-09-05T17:21:00Z">
        <w:r w:rsidR="00DA5656">
          <w:rPr>
            <w:rFonts w:asciiTheme="minorHAnsi" w:hAnsiTheme="minorHAnsi"/>
            <w:sz w:val="22"/>
            <w:szCs w:val="22"/>
          </w:rPr>
          <w:t>l</w:t>
        </w:r>
      </w:ins>
      <w:bookmarkStart w:id="851" w:name="_GoBack"/>
      <w:bookmarkEnd w:id="851"/>
      <w:r w:rsidRPr="00AA5576">
        <w:rPr>
          <w:rFonts w:asciiTheme="minorHAnsi" w:hAnsiTheme="minorHAnsi"/>
          <w:sz w:val="22"/>
          <w:szCs w:val="22"/>
        </w:rPr>
        <w:t xml:space="preserve"> extender, which would allow searching all active FS US location employees.</w:t>
      </w:r>
    </w:p>
    <w:p w:rsidR="00626869" w:rsidRPr="008E6B5A" w:rsidRDefault="00AA5576" w:rsidP="006913E0">
      <w:pPr>
        <w:pStyle w:val="Num1"/>
        <w:numPr>
          <w:ilvl w:val="1"/>
          <w:numId w:val="12"/>
        </w:numPr>
        <w:rPr>
          <w:rFonts w:asciiTheme="minorHAnsi" w:hAnsiTheme="minorHAnsi"/>
          <w:sz w:val="22"/>
          <w:szCs w:val="22"/>
        </w:rPr>
      </w:pPr>
      <w:r w:rsidRPr="00AA5576">
        <w:rPr>
          <w:rFonts w:asciiTheme="minorHAnsi" w:hAnsiTheme="minorHAnsi"/>
          <w:sz w:val="22"/>
          <w:szCs w:val="22"/>
        </w:rPr>
        <w:t xml:space="preserve">Leave Type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dropdown control</w:t>
      </w:r>
    </w:p>
    <w:p w:rsidR="00626869" w:rsidRPr="008E6B5A" w:rsidRDefault="00AA5576" w:rsidP="006913E0">
      <w:pPr>
        <w:pStyle w:val="Num1"/>
        <w:numPr>
          <w:ilvl w:val="2"/>
          <w:numId w:val="12"/>
        </w:numPr>
        <w:rPr>
          <w:rFonts w:asciiTheme="minorHAnsi" w:hAnsiTheme="minorHAnsi"/>
          <w:sz w:val="22"/>
          <w:szCs w:val="22"/>
        </w:rPr>
      </w:pPr>
      <w:r w:rsidRPr="00AA5576">
        <w:rPr>
          <w:rFonts w:asciiTheme="minorHAnsi" w:hAnsiTheme="minorHAnsi"/>
          <w:sz w:val="22"/>
          <w:szCs w:val="22"/>
        </w:rPr>
        <w:t>This would have the list of all applicable Leave types for US region.</w:t>
      </w:r>
    </w:p>
    <w:p w:rsidR="00626869" w:rsidRPr="008E6B5A" w:rsidRDefault="00AA5576" w:rsidP="006913E0">
      <w:pPr>
        <w:pStyle w:val="Num1"/>
        <w:numPr>
          <w:ilvl w:val="2"/>
          <w:numId w:val="12"/>
        </w:numPr>
        <w:rPr>
          <w:rFonts w:asciiTheme="minorHAnsi" w:hAnsiTheme="minorHAnsi"/>
          <w:sz w:val="22"/>
          <w:szCs w:val="22"/>
        </w:rPr>
      </w:pPr>
      <w:bookmarkStart w:id="852" w:name="LeaveTypes"/>
      <w:r w:rsidRPr="00AA5576">
        <w:rPr>
          <w:rFonts w:asciiTheme="minorHAnsi" w:hAnsiTheme="minorHAnsi"/>
          <w:sz w:val="22"/>
          <w:szCs w:val="22"/>
        </w:rPr>
        <w:t>Leave types</w:t>
      </w:r>
      <w:bookmarkEnd w:id="852"/>
    </w:p>
    <w:p w:rsidR="00626869" w:rsidRPr="008E6B5A" w:rsidRDefault="001349D4" w:rsidP="006913E0">
      <w:pPr>
        <w:pStyle w:val="Num1"/>
        <w:numPr>
          <w:ilvl w:val="3"/>
          <w:numId w:val="12"/>
        </w:numPr>
        <w:spacing w:before="0"/>
        <w:rPr>
          <w:rFonts w:asciiTheme="minorHAnsi" w:hAnsiTheme="minorHAnsi"/>
          <w:sz w:val="22"/>
          <w:szCs w:val="22"/>
        </w:rPr>
      </w:pPr>
      <w:hyperlink w:anchor="Bereavement" w:history="1">
        <w:r w:rsidR="00AA5576">
          <w:rPr>
            <w:rStyle w:val="Hyperlink"/>
            <w:rFonts w:asciiTheme="minorHAnsi" w:hAnsiTheme="minorHAnsi"/>
            <w:sz w:val="22"/>
            <w:szCs w:val="22"/>
          </w:rPr>
          <w:t>Bereavement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disability" w:history="1">
        <w:r w:rsidR="00AA5576">
          <w:rPr>
            <w:rStyle w:val="Hyperlink"/>
            <w:rFonts w:asciiTheme="minorHAnsi" w:hAnsiTheme="minorHAnsi"/>
            <w:sz w:val="22"/>
            <w:szCs w:val="22"/>
          </w:rPr>
          <w:t>Disability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FMLA" w:history="1">
        <w:r w:rsidR="00AA5576">
          <w:rPr>
            <w:rStyle w:val="Hyperlink"/>
            <w:rFonts w:asciiTheme="minorHAnsi" w:hAnsiTheme="minorHAnsi"/>
            <w:sz w:val="22"/>
            <w:szCs w:val="22"/>
          </w:rPr>
          <w:t>Family Medical Leave of Absence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Jury" w:history="1">
        <w:r w:rsidR="00AA5576">
          <w:rPr>
            <w:rStyle w:val="Hyperlink"/>
            <w:rFonts w:asciiTheme="minorHAnsi" w:hAnsiTheme="minorHAnsi"/>
            <w:sz w:val="22"/>
            <w:szCs w:val="22"/>
          </w:rPr>
          <w:t>Jury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Military" w:history="1">
        <w:r w:rsidR="00AA5576">
          <w:rPr>
            <w:rStyle w:val="Hyperlink"/>
            <w:rFonts w:asciiTheme="minorHAnsi" w:hAnsiTheme="minorHAnsi"/>
            <w:sz w:val="22"/>
            <w:szCs w:val="22"/>
          </w:rPr>
          <w:t>Military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Personal" w:history="1">
        <w:r w:rsidR="00AA5576">
          <w:rPr>
            <w:rStyle w:val="Hyperlink"/>
            <w:rFonts w:asciiTheme="minorHAnsi" w:hAnsiTheme="minorHAnsi"/>
            <w:sz w:val="22"/>
            <w:szCs w:val="22"/>
          </w:rPr>
          <w:t>Personal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Sabbatical" w:history="1">
        <w:r w:rsidR="00AA5576">
          <w:rPr>
            <w:rStyle w:val="Hyperlink"/>
            <w:rFonts w:asciiTheme="minorHAnsi" w:hAnsiTheme="minorHAnsi"/>
            <w:sz w:val="22"/>
            <w:szCs w:val="22"/>
          </w:rPr>
          <w:t>Sabbatical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sick" w:history="1">
        <w:r w:rsidR="00AA5576">
          <w:rPr>
            <w:rStyle w:val="Hyperlink"/>
            <w:rFonts w:asciiTheme="minorHAnsi" w:hAnsiTheme="minorHAnsi"/>
            <w:sz w:val="22"/>
            <w:szCs w:val="22"/>
          </w:rPr>
          <w:t>Sick Leave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unpaid" w:history="1">
        <w:r w:rsidR="00AA5576">
          <w:rPr>
            <w:rStyle w:val="Hyperlink"/>
            <w:rFonts w:asciiTheme="minorHAnsi" w:hAnsiTheme="minorHAnsi"/>
            <w:sz w:val="22"/>
            <w:szCs w:val="22"/>
          </w:rPr>
          <w:t>Unpaid Personal Leave of Absence</w:t>
        </w:r>
      </w:hyperlink>
    </w:p>
    <w:p w:rsidR="00626869" w:rsidRPr="008E6B5A" w:rsidRDefault="001349D4" w:rsidP="006913E0">
      <w:pPr>
        <w:pStyle w:val="Num1"/>
        <w:numPr>
          <w:ilvl w:val="3"/>
          <w:numId w:val="12"/>
        </w:numPr>
        <w:spacing w:before="0"/>
        <w:rPr>
          <w:rFonts w:asciiTheme="minorHAnsi" w:hAnsiTheme="minorHAnsi"/>
          <w:sz w:val="22"/>
          <w:szCs w:val="22"/>
        </w:rPr>
      </w:pPr>
      <w:hyperlink w:anchor="unpaid" w:history="1">
        <w:r w:rsidR="00AA5576">
          <w:rPr>
            <w:rStyle w:val="Hyperlink"/>
            <w:rFonts w:asciiTheme="minorHAnsi" w:hAnsiTheme="minorHAnsi"/>
            <w:sz w:val="22"/>
            <w:szCs w:val="22"/>
          </w:rPr>
          <w:t>Vacation Leave</w:t>
        </w:r>
      </w:hyperlink>
    </w:p>
    <w:p w:rsidR="00626869"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control</w:t>
      </w:r>
    </w:p>
    <w:p w:rsidR="00626869"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control</w:t>
      </w:r>
    </w:p>
    <w:p w:rsidR="00626869"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Free flow text control</w:t>
      </w:r>
    </w:p>
    <w:p w:rsidR="00626869"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The control should accept only 500 characters</w:t>
      </w:r>
    </w:p>
    <w:p w:rsidR="000F1723"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Note to be mentioned as ‘</w:t>
      </w:r>
      <w:r w:rsidRPr="00AA5576">
        <w:rPr>
          <w:rStyle w:val="timelagnotes1"/>
          <w:rFonts w:asciiTheme="minorHAnsi" w:hAnsiTheme="minorHAnsi"/>
        </w:rPr>
        <w:t>(max 500 chars. only)</w:t>
      </w:r>
      <w:r w:rsidRPr="00AA5576">
        <w:rPr>
          <w:rFonts w:asciiTheme="minorHAnsi" w:hAnsiTheme="minorHAnsi"/>
          <w:sz w:val="22"/>
          <w:szCs w:val="22"/>
        </w:rPr>
        <w:t>’</w:t>
      </w:r>
    </w:p>
    <w:p w:rsidR="000F1723"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Textbox control, 0-9 whole number to be accepted</w:t>
      </w:r>
    </w:p>
    <w:p w:rsidR="000F1723"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Textbox control, 0-9 whole number to be accepted</w:t>
      </w:r>
    </w:p>
    <w:p w:rsidR="000F1723"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browse and upload control</w:t>
      </w:r>
    </w:p>
    <w:p w:rsidR="000F1723"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lastRenderedPageBreak/>
        <w:t>The control would be mandatory only for leave types Sabbatical, Family Medical Leave of Absence, Personal Leave of Absence, Bereavement, Jury Duty, Military Leave, Short/Long term Disability and Sick leaves</w:t>
      </w:r>
    </w:p>
    <w:p w:rsidR="00521691"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File size allowed should be less than or equal to 5 mb.</w:t>
      </w:r>
    </w:p>
    <w:p w:rsidR="00521691"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Note for file size to appear as ‘</w:t>
      </w:r>
      <w:r w:rsidRPr="00AA5576">
        <w:rPr>
          <w:rFonts w:asciiTheme="minorHAnsi" w:hAnsiTheme="minorHAnsi"/>
          <w:b/>
          <w:bCs/>
          <w:sz w:val="22"/>
          <w:szCs w:val="22"/>
        </w:rPr>
        <w:t>Max file size should be less than or equal to 5 MB</w:t>
      </w:r>
      <w:r w:rsidRPr="00AA5576">
        <w:rPr>
          <w:rFonts w:asciiTheme="minorHAnsi" w:hAnsiTheme="minorHAnsi"/>
          <w:sz w:val="22"/>
          <w:szCs w:val="22"/>
        </w:rPr>
        <w:t>’</w:t>
      </w:r>
    </w:p>
    <w:p w:rsidR="00521691"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Note to be displayed near the field the type of upload document required.</w:t>
      </w:r>
    </w:p>
    <w:p w:rsidR="00562EEA"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Bereavement Leave </w:t>
      </w:r>
      <w:r w:rsidRPr="00AA5576">
        <w:rPr>
          <w:rFonts w:asciiTheme="minorHAnsi" w:hAnsiTheme="minorHAnsi"/>
          <w:sz w:val="22"/>
          <w:szCs w:val="22"/>
        </w:rPr>
        <w:sym w:font="Wingdings" w:char="F0E0"/>
      </w:r>
      <w:r w:rsidRPr="00AA5576">
        <w:rPr>
          <w:rFonts w:asciiTheme="minorHAnsi" w:hAnsiTheme="minorHAnsi"/>
          <w:sz w:val="22"/>
          <w:szCs w:val="22"/>
        </w:rPr>
        <w:t xml:space="preserve"> ‘Copy Of Obituary’</w:t>
      </w:r>
    </w:p>
    <w:p w:rsidR="0002703D"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Disability Leave </w:t>
      </w:r>
    </w:p>
    <w:p w:rsidR="0002703D" w:rsidRPr="008E6B5A" w:rsidRDefault="00AA5576" w:rsidP="0002703D">
      <w:pPr>
        <w:pStyle w:val="Num1"/>
        <w:spacing w:before="0"/>
        <w:ind w:left="2520"/>
        <w:rPr>
          <w:rFonts w:asciiTheme="minorHAnsi" w:hAnsiTheme="minorHAnsi"/>
          <w:sz w:val="22"/>
          <w:szCs w:val="22"/>
        </w:rPr>
      </w:pPr>
      <w:r w:rsidRPr="00AA5576">
        <w:rPr>
          <w:rFonts w:asciiTheme="minorHAnsi" w:hAnsiTheme="minorHAnsi"/>
          <w:sz w:val="22"/>
          <w:szCs w:val="22"/>
        </w:rPr>
        <w:sym w:font="Wingdings" w:char="F0E0"/>
      </w:r>
      <w:r w:rsidRPr="00AA5576">
        <w:rPr>
          <w:rFonts w:asciiTheme="minorHAnsi" w:hAnsiTheme="minorHAnsi"/>
          <w:sz w:val="22"/>
          <w:szCs w:val="22"/>
        </w:rPr>
        <w:t xml:space="preserve"> Link to ‘Short Term Disability Form’ &lt;Form available at </w:t>
      </w:r>
      <w:bookmarkStart w:id="853" w:name="Documents"/>
      <w:r w:rsidRPr="00AA5576">
        <w:rPr>
          <w:rFonts w:asciiTheme="minorHAnsi" w:hAnsiTheme="minorHAnsi"/>
          <w:sz w:val="22"/>
          <w:szCs w:val="22"/>
        </w:rPr>
        <w:t xml:space="preserve">documents </w:t>
      </w:r>
      <w:bookmarkEnd w:id="853"/>
      <w:r w:rsidRPr="00AA5576">
        <w:rPr>
          <w:rFonts w:asciiTheme="minorHAnsi" w:hAnsiTheme="minorHAnsi"/>
          <w:sz w:val="22"/>
          <w:szCs w:val="22"/>
        </w:rPr>
        <w:t>section&gt;</w:t>
      </w:r>
    </w:p>
    <w:p w:rsidR="0002703D" w:rsidRPr="008E6B5A" w:rsidRDefault="00AA5576" w:rsidP="0002703D">
      <w:pPr>
        <w:pStyle w:val="Num1"/>
        <w:spacing w:before="0"/>
        <w:ind w:left="2520"/>
        <w:rPr>
          <w:rFonts w:asciiTheme="minorHAnsi" w:hAnsiTheme="minorHAnsi"/>
          <w:sz w:val="22"/>
          <w:szCs w:val="22"/>
        </w:rPr>
      </w:pPr>
      <w:r w:rsidRPr="00AA5576">
        <w:rPr>
          <w:rFonts w:asciiTheme="minorHAnsi" w:hAnsiTheme="minorHAnsi"/>
          <w:sz w:val="22"/>
          <w:szCs w:val="22"/>
        </w:rPr>
        <w:sym w:font="Wingdings" w:char="F0E0"/>
      </w:r>
      <w:r w:rsidRPr="00AA5576">
        <w:rPr>
          <w:rFonts w:asciiTheme="minorHAnsi" w:hAnsiTheme="minorHAnsi"/>
          <w:sz w:val="22"/>
          <w:szCs w:val="22"/>
        </w:rPr>
        <w:t>Link to ‘Long Term Disability Form’</w:t>
      </w:r>
    </w:p>
    <w:p w:rsidR="0002703D"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Family Medical Leave of Absence</w:t>
      </w:r>
    </w:p>
    <w:p w:rsidR="0002703D" w:rsidRPr="008E6B5A" w:rsidRDefault="00AA5576" w:rsidP="0002703D">
      <w:pPr>
        <w:pStyle w:val="Num1"/>
        <w:spacing w:before="0"/>
        <w:ind w:left="2520"/>
        <w:rPr>
          <w:rFonts w:asciiTheme="minorHAnsi" w:hAnsiTheme="minorHAnsi"/>
          <w:sz w:val="22"/>
          <w:szCs w:val="22"/>
        </w:rPr>
      </w:pPr>
      <w:r w:rsidRPr="00AA5576">
        <w:rPr>
          <w:rFonts w:asciiTheme="minorHAnsi" w:hAnsiTheme="minorHAnsi"/>
          <w:sz w:val="22"/>
          <w:szCs w:val="22"/>
        </w:rPr>
        <w:sym w:font="Wingdings" w:char="F0E0"/>
      </w:r>
      <w:r w:rsidRPr="00AA5576">
        <w:rPr>
          <w:rFonts w:asciiTheme="minorHAnsi" w:hAnsiTheme="minorHAnsi"/>
          <w:sz w:val="22"/>
          <w:szCs w:val="22"/>
        </w:rPr>
        <w:t xml:space="preserve"> Link to Medical Certification Form </w:t>
      </w:r>
      <w:r w:rsidRPr="00AA5576">
        <w:rPr>
          <w:rFonts w:asciiTheme="minorHAnsi" w:hAnsiTheme="minorHAnsi"/>
          <w:sz w:val="22"/>
          <w:szCs w:val="22"/>
        </w:rPr>
        <w:br/>
      </w:r>
      <w:r w:rsidRPr="00AA5576">
        <w:rPr>
          <w:rFonts w:asciiTheme="minorHAnsi" w:hAnsiTheme="minorHAnsi"/>
          <w:sz w:val="22"/>
          <w:szCs w:val="22"/>
        </w:rPr>
        <w:sym w:font="Wingdings" w:char="F0E0"/>
      </w:r>
      <w:r w:rsidRPr="00AA5576">
        <w:rPr>
          <w:rFonts w:asciiTheme="minorHAnsi" w:hAnsiTheme="minorHAnsi"/>
          <w:sz w:val="22"/>
          <w:szCs w:val="22"/>
        </w:rPr>
        <w:t xml:space="preserve"> link to Employee Request Form</w:t>
      </w:r>
    </w:p>
    <w:p w:rsidR="0002703D"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Jury Leave </w:t>
      </w:r>
      <w:r w:rsidRPr="00AA5576">
        <w:rPr>
          <w:rFonts w:asciiTheme="minorHAnsi" w:hAnsiTheme="minorHAnsi"/>
          <w:sz w:val="22"/>
          <w:szCs w:val="22"/>
        </w:rPr>
        <w:sym w:font="Wingdings" w:char="F0E0"/>
      </w:r>
      <w:r w:rsidRPr="00AA5576">
        <w:rPr>
          <w:rFonts w:asciiTheme="minorHAnsi" w:hAnsiTheme="minorHAnsi"/>
          <w:sz w:val="22"/>
          <w:szCs w:val="22"/>
        </w:rPr>
        <w:t xml:space="preserve"> ‘Copy of Stub Receipt.’</w:t>
      </w:r>
    </w:p>
    <w:p w:rsidR="0002703D"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Military Leave </w:t>
      </w:r>
      <w:r w:rsidRPr="00AA5576">
        <w:rPr>
          <w:rFonts w:asciiTheme="minorHAnsi" w:hAnsiTheme="minorHAnsi"/>
          <w:sz w:val="22"/>
          <w:szCs w:val="22"/>
        </w:rPr>
        <w:sym w:font="Wingdings" w:char="F0E0"/>
      </w:r>
      <w:r w:rsidRPr="00AA5576">
        <w:rPr>
          <w:rFonts w:asciiTheme="minorHAnsi" w:hAnsiTheme="minorHAnsi"/>
          <w:sz w:val="22"/>
          <w:szCs w:val="22"/>
        </w:rPr>
        <w:t xml:space="preserve"> ‘Copy of Orders.’</w:t>
      </w:r>
    </w:p>
    <w:p w:rsidR="0002703D"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Sick Leave </w:t>
      </w:r>
      <w:r w:rsidRPr="00AA5576">
        <w:rPr>
          <w:rFonts w:asciiTheme="minorHAnsi" w:hAnsiTheme="minorHAnsi"/>
          <w:sz w:val="22"/>
          <w:szCs w:val="22"/>
        </w:rPr>
        <w:sym w:font="Wingdings" w:char="F0E0"/>
      </w:r>
      <w:r w:rsidRPr="00AA5576">
        <w:rPr>
          <w:rFonts w:asciiTheme="minorHAnsi" w:hAnsiTheme="minorHAnsi"/>
          <w:sz w:val="22"/>
          <w:szCs w:val="22"/>
        </w:rPr>
        <w:t xml:space="preserve"> ‘3 Days or More (Up To 5 Days) Doctor's Note Needed.’</w:t>
      </w:r>
    </w:p>
    <w:p w:rsidR="00562EEA"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 xml:space="preserve">Unpaid Personal Leave of Absence </w:t>
      </w:r>
      <w:r w:rsidRPr="00AA5576">
        <w:rPr>
          <w:rFonts w:asciiTheme="minorHAnsi" w:hAnsiTheme="minorHAnsi"/>
          <w:sz w:val="22"/>
          <w:szCs w:val="22"/>
        </w:rPr>
        <w:sym w:font="Wingdings" w:char="F0E0"/>
      </w:r>
      <w:r w:rsidRPr="00AA5576">
        <w:rPr>
          <w:rFonts w:asciiTheme="minorHAnsi" w:hAnsiTheme="minorHAnsi"/>
          <w:sz w:val="22"/>
          <w:szCs w:val="22"/>
        </w:rPr>
        <w:t xml:space="preserve"> link to ‘Personal Leave Form’</w:t>
      </w:r>
    </w:p>
    <w:p w:rsidR="000F1723"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Submit </w:t>
      </w:r>
      <w:r w:rsidRPr="00AA5576">
        <w:rPr>
          <w:rFonts w:asciiTheme="minorHAnsi" w:hAnsiTheme="minorHAnsi"/>
          <w:sz w:val="22"/>
          <w:szCs w:val="22"/>
        </w:rPr>
        <w:sym w:font="Wingdings" w:char="F0E0"/>
      </w:r>
      <w:r w:rsidRPr="00AA5576">
        <w:rPr>
          <w:rFonts w:asciiTheme="minorHAnsi" w:hAnsiTheme="minorHAnsi"/>
          <w:sz w:val="22"/>
          <w:szCs w:val="22"/>
        </w:rPr>
        <w:t xml:space="preserve"> Button control</w:t>
      </w:r>
    </w:p>
    <w:p w:rsidR="000F1723"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On Click of submit button, leave should be applied successfully.</w:t>
      </w:r>
    </w:p>
    <w:p w:rsidR="000F1723" w:rsidRPr="008E6B5A" w:rsidRDefault="00AA5576" w:rsidP="006913E0">
      <w:pPr>
        <w:pStyle w:val="Num1"/>
        <w:numPr>
          <w:ilvl w:val="2"/>
          <w:numId w:val="12"/>
        </w:numPr>
        <w:spacing w:before="0"/>
        <w:rPr>
          <w:rFonts w:asciiTheme="minorHAnsi" w:hAnsiTheme="minorHAnsi"/>
          <w:sz w:val="22"/>
          <w:szCs w:val="22"/>
        </w:rPr>
      </w:pPr>
      <w:r w:rsidRPr="00AA5576">
        <w:rPr>
          <w:rFonts w:asciiTheme="minorHAnsi" w:hAnsiTheme="minorHAnsi"/>
          <w:sz w:val="22"/>
          <w:szCs w:val="22"/>
        </w:rPr>
        <w:t>Validations to be applied on submit button</w:t>
      </w:r>
    </w:p>
    <w:p w:rsidR="000F1723"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If Leave Type is not selected, then message to appear as ‘Please select Leave Type.’</w:t>
      </w:r>
    </w:p>
    <w:p w:rsidR="000F1723"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If Start Date is not entered, then message to appear as ‘Please enter Start Date’.</w:t>
      </w:r>
    </w:p>
    <w:p w:rsidR="000F1723"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If End Date is not entered, then message to appear as ‘Please enter End Date’.</w:t>
      </w:r>
    </w:p>
    <w:p w:rsidR="000F1723"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If document is not uploaded where it is mandatory then message to appear as ‘Please upload relevant document’</w:t>
      </w:r>
    </w:p>
    <w:p w:rsidR="003F5FEA"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If the Start Date or End date is on weekend or holiday then message to appear as ‘</w:t>
      </w:r>
      <w:r w:rsidR="00BF6CA6" w:rsidRPr="00BF6CA6">
        <w:rPr>
          <w:sz w:val="22"/>
          <w:szCs w:val="22"/>
          <w:rPrChange w:id="854" w:author="aljaykum" w:date="2016-11-08T09:45:00Z">
            <w:rPr>
              <w:rStyle w:val="normallabel1"/>
              <w:rFonts w:asciiTheme="minorHAnsi" w:hAnsiTheme="minorHAnsi"/>
            </w:rPr>
          </w:rPrChange>
        </w:rPr>
        <w:t>You cannot apply for leave on your weekly-off days or holidays.</w:t>
      </w:r>
      <w:r w:rsidRPr="00AA5576">
        <w:rPr>
          <w:rFonts w:asciiTheme="minorHAnsi" w:hAnsiTheme="minorHAnsi"/>
          <w:sz w:val="22"/>
          <w:szCs w:val="22"/>
        </w:rPr>
        <w:t>’</w:t>
      </w:r>
    </w:p>
    <w:p w:rsidR="00705E89" w:rsidRPr="008E6B5A" w:rsidRDefault="00AA5576" w:rsidP="006913E0">
      <w:pPr>
        <w:pStyle w:val="Num1"/>
        <w:numPr>
          <w:ilvl w:val="3"/>
          <w:numId w:val="12"/>
        </w:numPr>
        <w:spacing w:before="0"/>
        <w:rPr>
          <w:rFonts w:asciiTheme="minorHAnsi" w:hAnsiTheme="minorHAnsi"/>
          <w:sz w:val="22"/>
          <w:szCs w:val="22"/>
        </w:rPr>
      </w:pPr>
      <w:r w:rsidRPr="00AA5576">
        <w:rPr>
          <w:rFonts w:asciiTheme="minorHAnsi" w:hAnsiTheme="minorHAnsi"/>
          <w:sz w:val="22"/>
          <w:szCs w:val="22"/>
        </w:rPr>
        <w:t>Employee can apply backdated leave for past 2 months from current month. If leave is applied beyond that the message to appear as ‘Date Should Be Within Two Month From Today's Date’</w:t>
      </w:r>
    </w:p>
    <w:p w:rsidR="00DB7A89" w:rsidRPr="008E6B5A" w:rsidDel="00AE0501" w:rsidRDefault="00AA5576" w:rsidP="006913E0">
      <w:pPr>
        <w:pStyle w:val="Num1"/>
        <w:numPr>
          <w:ilvl w:val="3"/>
          <w:numId w:val="12"/>
        </w:numPr>
        <w:spacing w:before="0"/>
        <w:rPr>
          <w:del w:id="855" w:author="aljaykum" w:date="2016-11-08T09:45:00Z"/>
          <w:rFonts w:asciiTheme="minorHAnsi" w:hAnsiTheme="minorHAnsi"/>
          <w:sz w:val="22"/>
          <w:szCs w:val="22"/>
        </w:rPr>
      </w:pPr>
      <w:del w:id="856" w:author="aljaykum" w:date="2016-11-08T09:45:00Z">
        <w:r w:rsidRPr="00AA5576" w:rsidDel="00AE0501">
          <w:rPr>
            <w:rFonts w:asciiTheme="minorHAnsi" w:hAnsiTheme="minorHAnsi"/>
            <w:sz w:val="22"/>
            <w:szCs w:val="22"/>
          </w:rPr>
          <w:delText>You can apply advance maternity in 8 month from today’s date.</w:delText>
        </w:r>
      </w:del>
    </w:p>
    <w:p w:rsidR="00783519" w:rsidRDefault="00AA5576">
      <w:pPr>
        <w:pStyle w:val="Num1"/>
        <w:numPr>
          <w:ilvl w:val="3"/>
          <w:numId w:val="12"/>
        </w:numPr>
        <w:spacing w:before="0"/>
        <w:rPr>
          <w:rFonts w:asciiTheme="minorHAnsi" w:hAnsiTheme="minorHAnsi"/>
          <w:sz w:val="22"/>
        </w:rPr>
      </w:pPr>
      <w:r w:rsidRPr="00AA5576">
        <w:rPr>
          <w:rFonts w:asciiTheme="minorHAnsi" w:hAnsiTheme="minorHAnsi"/>
          <w:sz w:val="22"/>
          <w:szCs w:val="22"/>
        </w:rPr>
        <w:t>If two leave types have over lapping dates entered then message to appear as ‘You have already applied leave for one or more dates selected. Hence, you cannot apply for leave on the same date again’</w:t>
      </w:r>
    </w:p>
    <w:p w:rsidR="00783519" w:rsidRDefault="00AA5576">
      <w:pPr>
        <w:pStyle w:val="Num1"/>
        <w:numPr>
          <w:ilvl w:val="3"/>
          <w:numId w:val="12"/>
        </w:numPr>
        <w:spacing w:before="0"/>
        <w:rPr>
          <w:rFonts w:asciiTheme="minorHAnsi" w:hAnsiTheme="minorHAnsi"/>
          <w:sz w:val="22"/>
        </w:rPr>
      </w:pPr>
      <w:r w:rsidRPr="00AA5576">
        <w:rPr>
          <w:rFonts w:asciiTheme="minorHAnsi" w:hAnsiTheme="minorHAnsi"/>
          <w:sz w:val="22"/>
          <w:szCs w:val="22"/>
        </w:rPr>
        <w:t xml:space="preserve">For </w:t>
      </w:r>
      <w:bookmarkStart w:id="857" w:name="_Toc361045925"/>
      <w:bookmarkStart w:id="858" w:name="_Toc409196296"/>
      <w:r w:rsidRPr="00AA5576">
        <w:rPr>
          <w:rFonts w:asciiTheme="minorHAnsi" w:hAnsiTheme="minorHAnsi"/>
          <w:sz w:val="22"/>
          <w:szCs w:val="22"/>
        </w:rPr>
        <w:t>Bereavement/Jury duty/Military leave/Short/Long term disability leaves</w:t>
      </w:r>
      <w:bookmarkEnd w:id="857"/>
      <w:bookmarkEnd w:id="858"/>
      <w:r w:rsidRPr="00AA5576">
        <w:rPr>
          <w:rFonts w:asciiTheme="minorHAnsi" w:hAnsiTheme="minorHAnsi"/>
          <w:sz w:val="22"/>
          <w:szCs w:val="22"/>
        </w:rPr>
        <w:t>, Once the request is submitted by employee, an email alert will be triggered to people process team for their decision (approve/reject). Reminders will be sent to people process 15 days prior to leave start date</w:t>
      </w:r>
    </w:p>
    <w:p w:rsidR="00783519" w:rsidRDefault="00AA5576">
      <w:pPr>
        <w:pStyle w:val="Num1"/>
        <w:numPr>
          <w:ilvl w:val="3"/>
          <w:numId w:val="12"/>
        </w:numPr>
        <w:spacing w:before="0"/>
        <w:rPr>
          <w:rFonts w:asciiTheme="minorHAnsi" w:hAnsiTheme="minorHAnsi"/>
          <w:sz w:val="22"/>
        </w:rPr>
      </w:pPr>
      <w:r w:rsidRPr="00AA5576">
        <w:rPr>
          <w:rFonts w:asciiTheme="minorHAnsi" w:hAnsiTheme="minorHAnsi"/>
          <w:sz w:val="22"/>
          <w:szCs w:val="22"/>
        </w:rPr>
        <w:t xml:space="preserve">For Personal leave of absence/Family medical leave of absence/Sabbatical/Illness/Sick leave (for 3 or more days [only for Sick leave]), this request in LMS will trigger an email alert to </w:t>
      </w:r>
      <w:r w:rsidRPr="00AA5576">
        <w:rPr>
          <w:rFonts w:asciiTheme="minorHAnsi" w:hAnsiTheme="minorHAnsi"/>
          <w:sz w:val="22"/>
          <w:szCs w:val="22"/>
        </w:rPr>
        <w:lastRenderedPageBreak/>
        <w:t>employee’s supervisor for its approval (approve/reject). Reminders will be sent to supervisor 15 days prior to leave start date</w:t>
      </w:r>
    </w:p>
    <w:p w:rsidR="00783519" w:rsidDel="00AE0501" w:rsidRDefault="00AA5576">
      <w:pPr>
        <w:pStyle w:val="Num1"/>
        <w:numPr>
          <w:ilvl w:val="3"/>
          <w:numId w:val="12"/>
        </w:numPr>
        <w:spacing w:before="0"/>
        <w:rPr>
          <w:del w:id="859" w:author="aljaykum" w:date="2016-11-08T09:46:00Z"/>
          <w:rFonts w:asciiTheme="minorHAnsi" w:hAnsiTheme="minorHAnsi"/>
          <w:sz w:val="22"/>
        </w:rPr>
      </w:pPr>
      <w:r w:rsidRPr="00AA5576">
        <w:rPr>
          <w:rFonts w:asciiTheme="minorHAnsi" w:hAnsiTheme="minorHAnsi"/>
          <w:sz w:val="22"/>
          <w:szCs w:val="22"/>
        </w:rPr>
        <w:t>Once the request is approved by supervisor, an email alert will be triggered to people process team for their decision. Reminders will be sent to people process every day prior to leave start date</w:t>
      </w:r>
    </w:p>
    <w:p w:rsidR="00BF6CA6" w:rsidRDefault="00BF6CA6">
      <w:pPr>
        <w:pStyle w:val="Num1"/>
        <w:numPr>
          <w:ilvl w:val="3"/>
          <w:numId w:val="12"/>
        </w:numPr>
        <w:spacing w:before="0"/>
        <w:rPr>
          <w:rFonts w:asciiTheme="minorHAnsi" w:hAnsiTheme="minorHAnsi"/>
          <w:sz w:val="22"/>
          <w:szCs w:val="22"/>
        </w:rPr>
        <w:pPrChange w:id="860" w:author="aljaykum" w:date="2016-11-08T09:46:00Z">
          <w:pPr>
            <w:pStyle w:val="Num1"/>
            <w:numPr>
              <w:ilvl w:val="2"/>
              <w:numId w:val="12"/>
            </w:numPr>
            <w:spacing w:before="0"/>
            <w:ind w:left="1800" w:hanging="180"/>
          </w:pPr>
        </w:pPrChange>
      </w:pPr>
    </w:p>
    <w:p w:rsidR="004049E9" w:rsidRDefault="00AA5576">
      <w:pPr>
        <w:pStyle w:val="Num1"/>
        <w:numPr>
          <w:ilvl w:val="2"/>
          <w:numId w:val="12"/>
        </w:numPr>
        <w:spacing w:before="0"/>
        <w:rPr>
          <w:ins w:id="861" w:author="aljaykum" w:date="2016-11-08T09:56:00Z"/>
          <w:rFonts w:asciiTheme="minorHAnsi" w:hAnsiTheme="minorHAnsi"/>
          <w:sz w:val="22"/>
          <w:szCs w:val="22"/>
        </w:rPr>
      </w:pPr>
      <w:r w:rsidRPr="00AA5576">
        <w:rPr>
          <w:rFonts w:asciiTheme="minorHAnsi" w:hAnsiTheme="minorHAnsi"/>
          <w:sz w:val="22"/>
          <w:szCs w:val="22"/>
        </w:rPr>
        <w:t>The leave information should be sent to clarity for employee to fill in Timesheet.</w:t>
      </w:r>
    </w:p>
    <w:p w:rsidR="00495F8B" w:rsidRDefault="00495F8B">
      <w:pPr>
        <w:pStyle w:val="Num1"/>
        <w:numPr>
          <w:ilvl w:val="2"/>
          <w:numId w:val="12"/>
        </w:numPr>
        <w:spacing w:before="0"/>
        <w:rPr>
          <w:ins w:id="862" w:author="aljaykum" w:date="2016-11-08T09:57:00Z"/>
          <w:rFonts w:asciiTheme="minorHAnsi" w:hAnsiTheme="minorHAnsi"/>
          <w:sz w:val="22"/>
          <w:szCs w:val="22"/>
        </w:rPr>
      </w:pPr>
      <w:ins w:id="863" w:author="aljaykum" w:date="2016-11-08T09:56:00Z">
        <w:r>
          <w:rPr>
            <w:rFonts w:asciiTheme="minorHAnsi" w:hAnsiTheme="minorHAnsi"/>
            <w:sz w:val="22"/>
            <w:szCs w:val="22"/>
          </w:rPr>
          <w:t xml:space="preserve">If Employee is applying for leave then mail to be sent to Supervisor/US HR </w:t>
        </w:r>
      </w:ins>
      <w:ins w:id="864" w:author="aljaykum" w:date="2016-11-08T09:59:00Z">
        <w:r w:rsidR="00F07CA9">
          <w:rPr>
            <w:rFonts w:asciiTheme="minorHAnsi" w:hAnsiTheme="minorHAnsi"/>
            <w:sz w:val="22"/>
            <w:szCs w:val="22"/>
          </w:rPr>
          <w:t>Admin (</w:t>
        </w:r>
      </w:ins>
      <w:ins w:id="865" w:author="aljaykum" w:date="2016-11-08T09:57:00Z">
        <w:r>
          <w:rPr>
            <w:rFonts w:asciiTheme="minorHAnsi" w:hAnsiTheme="minorHAnsi"/>
            <w:sz w:val="22"/>
            <w:szCs w:val="22"/>
          </w:rPr>
          <w:t xml:space="preserve">basis </w:t>
        </w:r>
      </w:ins>
      <w:ins w:id="866" w:author="aljaykum" w:date="2016-11-08T09:56:00Z">
        <w:r>
          <w:rPr>
            <w:rFonts w:asciiTheme="minorHAnsi" w:hAnsiTheme="minorHAnsi"/>
            <w:sz w:val="22"/>
            <w:szCs w:val="22"/>
          </w:rPr>
          <w:t>Leave type</w:t>
        </w:r>
      </w:ins>
      <w:ins w:id="867" w:author="aljaykum" w:date="2016-11-08T09:57:00Z">
        <w:r>
          <w:rPr>
            <w:rFonts w:asciiTheme="minorHAnsi" w:hAnsiTheme="minorHAnsi"/>
            <w:sz w:val="22"/>
            <w:szCs w:val="22"/>
          </w:rPr>
          <w:t>).</w:t>
        </w:r>
      </w:ins>
    </w:p>
    <w:p w:rsidR="00495F8B" w:rsidRPr="008E6B5A" w:rsidRDefault="00495F8B">
      <w:pPr>
        <w:pStyle w:val="Num1"/>
        <w:numPr>
          <w:ilvl w:val="2"/>
          <w:numId w:val="12"/>
        </w:numPr>
        <w:spacing w:before="0"/>
        <w:rPr>
          <w:rFonts w:asciiTheme="minorHAnsi" w:hAnsiTheme="minorHAnsi"/>
          <w:sz w:val="22"/>
          <w:szCs w:val="22"/>
        </w:rPr>
      </w:pPr>
      <w:ins w:id="868" w:author="aljaykum" w:date="2016-11-08T09:57:00Z">
        <w:r>
          <w:rPr>
            <w:rFonts w:asciiTheme="minorHAnsi" w:hAnsiTheme="minorHAnsi"/>
            <w:sz w:val="22"/>
            <w:szCs w:val="22"/>
          </w:rPr>
          <w:t>If Supervisor</w:t>
        </w:r>
        <w:r w:rsidR="00F07CA9">
          <w:rPr>
            <w:rFonts w:asciiTheme="minorHAnsi" w:hAnsiTheme="minorHAnsi"/>
            <w:sz w:val="22"/>
            <w:szCs w:val="22"/>
          </w:rPr>
          <w:t>/ US HR Admin / Indirect Supervisor</w:t>
        </w:r>
        <w:r>
          <w:rPr>
            <w:rFonts w:asciiTheme="minorHAnsi" w:hAnsiTheme="minorHAnsi"/>
            <w:sz w:val="22"/>
            <w:szCs w:val="22"/>
          </w:rPr>
          <w:t xml:space="preserve"> has applied for leave on behalf of Employee then mail to be sent to Supervisor/US HR </w:t>
        </w:r>
      </w:ins>
      <w:ins w:id="869" w:author="aljaykum" w:date="2016-11-08T09:59:00Z">
        <w:r w:rsidR="00F07CA9">
          <w:rPr>
            <w:rFonts w:asciiTheme="minorHAnsi" w:hAnsiTheme="minorHAnsi"/>
            <w:sz w:val="22"/>
            <w:szCs w:val="22"/>
          </w:rPr>
          <w:t>Admin (</w:t>
        </w:r>
      </w:ins>
      <w:ins w:id="870" w:author="aljaykum" w:date="2016-11-08T09:57:00Z">
        <w:r>
          <w:rPr>
            <w:rFonts w:asciiTheme="minorHAnsi" w:hAnsiTheme="minorHAnsi"/>
            <w:sz w:val="22"/>
            <w:szCs w:val="22"/>
          </w:rPr>
          <w:t xml:space="preserve">basis Leave type) and </w:t>
        </w:r>
      </w:ins>
      <w:ins w:id="871" w:author="aljaykum" w:date="2016-11-08T09:58:00Z">
        <w:r w:rsidR="00F07CA9">
          <w:rPr>
            <w:rFonts w:asciiTheme="minorHAnsi" w:hAnsiTheme="minorHAnsi"/>
            <w:sz w:val="22"/>
            <w:szCs w:val="22"/>
          </w:rPr>
          <w:t>the requestor of the leave request should be kept in CC of the email.</w:t>
        </w:r>
      </w:ins>
    </w:p>
    <w:p w:rsidR="00A73BE7" w:rsidRPr="008E6B5A" w:rsidDel="00467022" w:rsidRDefault="00AA5576" w:rsidP="006913E0">
      <w:pPr>
        <w:pStyle w:val="Num1"/>
        <w:numPr>
          <w:ilvl w:val="1"/>
          <w:numId w:val="12"/>
        </w:numPr>
        <w:spacing w:before="0"/>
        <w:rPr>
          <w:del w:id="872" w:author="aljaykum" w:date="2016-11-09T09:38:00Z"/>
          <w:rFonts w:asciiTheme="minorHAnsi" w:hAnsiTheme="minorHAnsi"/>
          <w:sz w:val="22"/>
          <w:szCs w:val="22"/>
        </w:rPr>
      </w:pPr>
      <w:del w:id="873" w:author="aljaykum" w:date="2016-11-09T09:38:00Z">
        <w:r w:rsidRPr="00AA5576" w:rsidDel="00467022">
          <w:rPr>
            <w:rFonts w:asciiTheme="minorHAnsi" w:hAnsiTheme="minorHAnsi"/>
            <w:sz w:val="22"/>
            <w:szCs w:val="22"/>
          </w:rPr>
          <w:delText xml:space="preserve">Clear </w:delText>
        </w:r>
        <w:r w:rsidRPr="00AA5576" w:rsidDel="00467022">
          <w:rPr>
            <w:rFonts w:asciiTheme="minorHAnsi" w:hAnsiTheme="minorHAnsi"/>
            <w:sz w:val="22"/>
            <w:szCs w:val="22"/>
          </w:rPr>
          <w:sym w:font="Wingdings" w:char="F0E0"/>
        </w:r>
        <w:r w:rsidRPr="00AA5576" w:rsidDel="00467022">
          <w:rPr>
            <w:rFonts w:asciiTheme="minorHAnsi" w:hAnsiTheme="minorHAnsi"/>
            <w:sz w:val="22"/>
            <w:szCs w:val="22"/>
          </w:rPr>
          <w:delText xml:space="preserve"> Button control, on click of which the input fields should be cleared.</w:delText>
        </w:r>
      </w:del>
    </w:p>
    <w:p w:rsidR="006409BF" w:rsidRPr="008E6B5A" w:rsidRDefault="00AA5576" w:rsidP="006913E0">
      <w:pPr>
        <w:pStyle w:val="Num1"/>
        <w:numPr>
          <w:ilvl w:val="1"/>
          <w:numId w:val="12"/>
        </w:numPr>
        <w:spacing w:before="0"/>
        <w:rPr>
          <w:rFonts w:asciiTheme="minorHAnsi" w:hAnsiTheme="minorHAnsi"/>
          <w:sz w:val="22"/>
          <w:szCs w:val="22"/>
        </w:rPr>
      </w:pPr>
      <w:r w:rsidRPr="00AA5576">
        <w:rPr>
          <w:rFonts w:asciiTheme="minorHAnsi" w:hAnsiTheme="minorHAnsi"/>
          <w:sz w:val="22"/>
          <w:szCs w:val="22"/>
        </w:rPr>
        <w:t xml:space="preserve">Icon </w:t>
      </w:r>
      <w:r w:rsidR="00783519">
        <w:rPr>
          <w:rFonts w:asciiTheme="minorHAnsi" w:hAnsiTheme="minorHAnsi"/>
          <w:noProof/>
          <w:sz w:val="22"/>
          <w:szCs w:val="22"/>
          <w:lang w:val="en-US"/>
        </w:rPr>
        <w:drawing>
          <wp:inline distT="0" distB="0" distL="0" distR="0">
            <wp:extent cx="238125" cy="2190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AA5576">
        <w:rPr>
          <w:rFonts w:asciiTheme="minorHAnsi" w:hAnsiTheme="minorHAnsi"/>
          <w:sz w:val="22"/>
          <w:szCs w:val="22"/>
        </w:rPr>
        <w:t xml:space="preserve"> next to Leave Type opens popup which would provide details of the selected leave type</w:t>
      </w:r>
    </w:p>
    <w:p w:rsidR="004920F6" w:rsidRDefault="00AA5576" w:rsidP="006913E0">
      <w:pPr>
        <w:pStyle w:val="Num1"/>
        <w:numPr>
          <w:ilvl w:val="1"/>
          <w:numId w:val="12"/>
        </w:numPr>
        <w:spacing w:before="0"/>
        <w:rPr>
          <w:ins w:id="874" w:author="aljaykum" w:date="2016-11-09T09:52:00Z"/>
          <w:rFonts w:asciiTheme="minorHAnsi" w:hAnsiTheme="minorHAnsi"/>
          <w:sz w:val="22"/>
          <w:szCs w:val="22"/>
        </w:rPr>
      </w:pPr>
      <w:r w:rsidRPr="00AA5576">
        <w:rPr>
          <w:rFonts w:asciiTheme="minorHAnsi" w:hAnsiTheme="minorHAnsi"/>
          <w:sz w:val="22"/>
          <w:szCs w:val="22"/>
        </w:rPr>
        <w:t xml:space="preserve">View holiday calendar </w:t>
      </w:r>
      <w:r w:rsidRPr="00AA5576">
        <w:rPr>
          <w:rFonts w:asciiTheme="minorHAnsi" w:hAnsiTheme="minorHAnsi"/>
          <w:sz w:val="22"/>
          <w:szCs w:val="22"/>
        </w:rPr>
        <w:sym w:font="Wingdings" w:char="F0E0"/>
      </w:r>
      <w:r w:rsidRPr="00AA5576">
        <w:rPr>
          <w:rFonts w:asciiTheme="minorHAnsi" w:hAnsiTheme="minorHAnsi"/>
          <w:sz w:val="22"/>
          <w:szCs w:val="22"/>
        </w:rPr>
        <w:t xml:space="preserve"> link to redirect to the available holiday calendar of US region.</w:t>
      </w:r>
    </w:p>
    <w:p w:rsidR="00BF6CA6" w:rsidRDefault="00A875E2">
      <w:pPr>
        <w:pStyle w:val="Num1"/>
        <w:numPr>
          <w:ilvl w:val="0"/>
          <w:numId w:val="12"/>
        </w:numPr>
        <w:spacing w:before="0"/>
        <w:rPr>
          <w:rFonts w:asciiTheme="minorHAnsi" w:hAnsiTheme="minorHAnsi"/>
          <w:sz w:val="22"/>
          <w:szCs w:val="22"/>
        </w:rPr>
        <w:pPrChange w:id="875" w:author="aljaykum" w:date="2016-11-09T09:52:00Z">
          <w:pPr>
            <w:pStyle w:val="Num1"/>
            <w:numPr>
              <w:ilvl w:val="1"/>
              <w:numId w:val="12"/>
            </w:numPr>
            <w:spacing w:before="0"/>
            <w:ind w:left="1080" w:hanging="360"/>
          </w:pPr>
        </w:pPrChange>
      </w:pPr>
      <w:ins w:id="876" w:author="aljaykum" w:date="2016-11-09T09:52:00Z">
        <w:r>
          <w:rPr>
            <w:rFonts w:asciiTheme="minorHAnsi" w:hAnsiTheme="minorHAnsi"/>
            <w:sz w:val="22"/>
            <w:szCs w:val="22"/>
          </w:rPr>
          <w:t>If Holiday calendar is not available for a particular year then leave application should not be allowed in LMS.</w:t>
        </w:r>
      </w:ins>
    </w:p>
    <w:p w:rsidR="00783519" w:rsidRDefault="00783519">
      <w:pPr>
        <w:pStyle w:val="Num1"/>
        <w:spacing w:before="0"/>
        <w:ind w:left="1080"/>
        <w:rPr>
          <w:rFonts w:asciiTheme="minorHAnsi" w:hAnsiTheme="minorHAnsi"/>
          <w:sz w:val="22"/>
          <w:szCs w:val="22"/>
        </w:rPr>
      </w:pPr>
    </w:p>
    <w:p w:rsidR="00D977EB" w:rsidRPr="008E6B5A" w:rsidRDefault="00AA5576" w:rsidP="00C83E9B">
      <w:pPr>
        <w:pStyle w:val="Num1"/>
        <w:spacing w:before="0"/>
        <w:rPr>
          <w:rFonts w:asciiTheme="minorHAnsi" w:hAnsiTheme="minorHAnsi"/>
          <w:sz w:val="22"/>
          <w:szCs w:val="22"/>
          <w:u w:val="single"/>
        </w:rPr>
      </w:pPr>
      <w:bookmarkStart w:id="877" w:name="Bereavement"/>
      <w:r w:rsidRPr="00AA5576">
        <w:rPr>
          <w:rFonts w:asciiTheme="minorHAnsi" w:hAnsiTheme="minorHAnsi"/>
          <w:sz w:val="22"/>
          <w:szCs w:val="22"/>
          <w:u w:val="single"/>
        </w:rPr>
        <w:t>Apply Bereavement Leave</w:t>
      </w:r>
      <w:bookmarkEnd w:id="877"/>
    </w:p>
    <w:p w:rsidR="00D977EB" w:rsidRPr="008E6B5A" w:rsidRDefault="00AA5576" w:rsidP="00D977EB">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Bereavement leave</w:t>
      </w:r>
    </w:p>
    <w:p w:rsidR="00D977EB" w:rsidRPr="008E6B5A" w:rsidRDefault="00AA5576" w:rsidP="00D977EB">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D977EB" w:rsidRPr="008E6B5A" w:rsidRDefault="00AA5576" w:rsidP="00D977EB">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D977EB" w:rsidRPr="008E6B5A" w:rsidRDefault="00AA5576" w:rsidP="00D977EB">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D977EB" w:rsidRPr="008E6B5A" w:rsidRDefault="00AA5576" w:rsidP="00D977EB">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Upload Document</w:t>
      </w:r>
      <w:r w:rsidRPr="00AA5576">
        <w:rPr>
          <w:rFonts w:asciiTheme="minorHAnsi" w:hAnsiTheme="minorHAnsi"/>
          <w:sz w:val="22"/>
          <w:szCs w:val="22"/>
        </w:rPr>
        <w:sym w:font="Wingdings" w:char="F0E0"/>
      </w:r>
      <w:r w:rsidRPr="00AA5576">
        <w:rPr>
          <w:rFonts w:asciiTheme="minorHAnsi" w:hAnsiTheme="minorHAnsi"/>
          <w:sz w:val="22"/>
          <w:szCs w:val="22"/>
        </w:rPr>
        <w:t xml:space="preserve"> upload functionality</w:t>
      </w:r>
    </w:p>
    <w:p w:rsidR="001B14E2"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Up to three (3) working days of leave with pay (not charged to other leave time) shall be granted to regular</w:t>
      </w:r>
    </w:p>
    <w:p w:rsidR="00AF288E"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 xml:space="preserve">If leave applied in excess then message to appear as ‘You cannot apply leave for the selected number of days as it exceeds the eligibility for the selected leave type. Please </w:t>
      </w:r>
      <w:hyperlink r:id="rId21" w:tgtFrame="_blank" w:history="1">
        <w:r w:rsidRPr="00AA5576">
          <w:rPr>
            <w:rFonts w:asciiTheme="minorHAnsi" w:hAnsiTheme="minorHAnsi"/>
            <w:sz w:val="22"/>
            <w:szCs w:val="22"/>
          </w:rPr>
          <w:t xml:space="preserve">refer to </w:t>
        </w:r>
        <w:r>
          <w:rPr>
            <w:rFonts w:asciiTheme="minorHAnsi" w:hAnsiTheme="minorHAnsi"/>
            <w:color w:val="4F81BD" w:themeColor="accent1"/>
            <w:sz w:val="22"/>
            <w:szCs w:val="22"/>
            <w:u w:val="single"/>
          </w:rPr>
          <w:t>KM for Policy Document</w:t>
        </w:r>
      </w:hyperlink>
      <w:r w:rsidRPr="00AA5576">
        <w:rPr>
          <w:rFonts w:asciiTheme="minorHAnsi" w:hAnsiTheme="minorHAnsi"/>
          <w:sz w:val="22"/>
          <w:szCs w:val="22"/>
        </w:rPr>
        <w:t>.’</w:t>
      </w:r>
    </w:p>
    <w:p w:rsidR="00AF288E"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If start date is greater than end date then message to appear as ‘End Date Should Be Greater Than or same as Start Date.’</w:t>
      </w:r>
    </w:p>
    <w:p w:rsidR="00AF288E"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Leave applied for backdated date more than 2 months then message to appear as ‘Date Should Be Within Two Month From Today's Date’</w:t>
      </w:r>
    </w:p>
    <w:p w:rsidR="00EB14D0"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Post leave application the request would goto to US HR Admin for approval.</w:t>
      </w:r>
    </w:p>
    <w:p w:rsidR="00EB14D0" w:rsidRPr="008E6B5A" w:rsidRDefault="00AA5576" w:rsidP="001939CE">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Post approval from US HR Admin, the leave request should be approved and employee should be able to apply successfully timesheet is clarity.</w:t>
      </w:r>
    </w:p>
    <w:p w:rsidR="00783519" w:rsidRDefault="00AA5576">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Mail to be sent post successful leave application</w:t>
      </w:r>
    </w:p>
    <w:tbl>
      <w:tblPr>
        <w:tblStyle w:val="TableGrid"/>
        <w:tblW w:w="0" w:type="auto"/>
        <w:tblLook w:val="04A0" w:firstRow="1" w:lastRow="0" w:firstColumn="1" w:lastColumn="0" w:noHBand="0" w:noVBand="1"/>
      </w:tblPr>
      <w:tblGrid>
        <w:gridCol w:w="8885"/>
      </w:tblGrid>
      <w:tr w:rsidR="00180973" w:rsidRPr="008E6B5A" w:rsidTr="00867B91">
        <w:tc>
          <w:tcPr>
            <w:tcW w:w="8885" w:type="dxa"/>
          </w:tcPr>
          <w:p w:rsidR="00180973" w:rsidRPr="00495F8B"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878" w:author="aljaykum" w:date="2016-11-08T09:48:00Z">
                  <w:rPr>
                    <w:rFonts w:asciiTheme="minorHAnsi" w:hAnsiTheme="minorHAnsi"/>
                    <w:color w:val="000000"/>
                    <w:sz w:val="22"/>
                    <w:szCs w:val="22"/>
                  </w:rPr>
                </w:rPrChange>
              </w:rPr>
              <w:t>From: &lt;Employee&gt;</w:t>
            </w:r>
          </w:p>
          <w:p w:rsidR="00180973" w:rsidRPr="00495F8B"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879" w:author="aljaykum" w:date="2016-11-08T09:48:00Z">
                  <w:rPr>
                    <w:rFonts w:asciiTheme="minorHAnsi" w:hAnsiTheme="minorHAnsi"/>
                    <w:color w:val="000000"/>
                    <w:sz w:val="22"/>
                    <w:szCs w:val="22"/>
                  </w:rPr>
                </w:rPrChange>
              </w:rPr>
              <w:t>To: &lt;US HR Admin(s)&gt;</w:t>
            </w:r>
          </w:p>
          <w:p w:rsidR="00180973" w:rsidRPr="00495F8B"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880" w:author="aljaykum" w:date="2016-11-08T09:48:00Z">
                  <w:rPr>
                    <w:rFonts w:asciiTheme="minorHAnsi" w:hAnsiTheme="minorHAnsi"/>
                    <w:color w:val="000000"/>
                    <w:sz w:val="22"/>
                    <w:szCs w:val="22"/>
                  </w:rPr>
                </w:rPrChange>
              </w:rPr>
              <w:t>CC:&lt;Employee&gt;,&lt;Employee Supervisor&gt;</w:t>
            </w:r>
          </w:p>
          <w:p w:rsidR="00180973" w:rsidRPr="00495F8B" w:rsidRDefault="00180973" w:rsidP="00867B91">
            <w:pPr>
              <w:pStyle w:val="Num1"/>
              <w:spacing w:before="0"/>
              <w:rPr>
                <w:rFonts w:asciiTheme="minorHAnsi" w:hAnsiTheme="minorHAnsi"/>
                <w:sz w:val="22"/>
                <w:szCs w:val="22"/>
              </w:rPr>
            </w:pPr>
          </w:p>
          <w:p w:rsidR="00180973" w:rsidRPr="00495F8B"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881" w:author="aljaykum" w:date="2016-11-08T09:48:00Z">
                  <w:rPr>
                    <w:rFonts w:asciiTheme="minorHAnsi" w:hAnsiTheme="minorHAnsi"/>
                    <w:color w:val="000000"/>
                    <w:sz w:val="22"/>
                    <w:szCs w:val="22"/>
                  </w:rPr>
                </w:rPrChange>
              </w:rPr>
              <w:t xml:space="preserve">Subject: </w:t>
            </w:r>
            <w:del w:id="882" w:author="aljaykum" w:date="2016-11-08T09:48:00Z">
              <w:r w:rsidRPr="00BF6CA6">
                <w:rPr>
                  <w:rFonts w:asciiTheme="minorHAnsi" w:hAnsiTheme="minorHAnsi"/>
                  <w:sz w:val="22"/>
                  <w:szCs w:val="22"/>
                  <w:rPrChange w:id="883" w:author="aljaykum" w:date="2016-11-08T09:48:00Z">
                    <w:rPr>
                      <w:rFonts w:asciiTheme="minorHAnsi" w:hAnsiTheme="minorHAnsi"/>
                      <w:color w:val="000000"/>
                      <w:sz w:val="22"/>
                      <w:szCs w:val="22"/>
                    </w:rPr>
                  </w:rPrChange>
                </w:rPr>
                <w:delText>Leave application</w:delText>
              </w:r>
            </w:del>
            <w:ins w:id="884" w:author="aljaykum" w:date="2016-11-08T09:48:00Z">
              <w:r w:rsidRPr="00BF6CA6">
                <w:rPr>
                  <w:rFonts w:asciiTheme="minorHAnsi" w:hAnsiTheme="minorHAnsi"/>
                  <w:sz w:val="22"/>
                  <w:szCs w:val="22"/>
                  <w:rPrChange w:id="885" w:author="aljaykum" w:date="2016-11-08T09:48:00Z">
                    <w:rPr>
                      <w:rFonts w:asciiTheme="minorHAnsi" w:hAnsiTheme="minorHAnsi"/>
                      <w:color w:val="000000"/>
                      <w:sz w:val="22"/>
                      <w:szCs w:val="22"/>
                    </w:rPr>
                  </w:rPrChange>
                </w:rPr>
                <w:t xml:space="preserve">&lt;Leave Type&gt; </w:t>
              </w:r>
              <w:r w:rsidRPr="00BF6CA6">
                <w:rPr>
                  <w:rFonts w:asciiTheme="minorHAnsi" w:hAnsiTheme="minorHAnsi" w:cs="Tahoma"/>
                  <w:sz w:val="22"/>
                  <w:szCs w:val="22"/>
                  <w:rPrChange w:id="886" w:author="aljaykum" w:date="2016-11-08T09:48:00Z">
                    <w:rPr>
                      <w:rFonts w:ascii="Tahoma" w:hAnsi="Tahoma" w:cs="Tahoma"/>
                      <w:color w:val="000000"/>
                      <w:sz w:val="17"/>
                      <w:szCs w:val="17"/>
                    </w:rPr>
                  </w:rPrChange>
                </w:rPr>
                <w:t>submitted by &lt;Employee Name&gt;</w:t>
              </w:r>
            </w:ins>
          </w:p>
          <w:p w:rsidR="00180973" w:rsidRPr="00495F8B" w:rsidRDefault="00180973" w:rsidP="00867B91">
            <w:pPr>
              <w:pStyle w:val="Num1"/>
              <w:spacing w:before="0"/>
              <w:rPr>
                <w:rFonts w:asciiTheme="minorHAnsi" w:hAnsiTheme="minorHAnsi"/>
                <w:sz w:val="22"/>
                <w:szCs w:val="22"/>
              </w:rPr>
            </w:pPr>
          </w:p>
          <w:p w:rsidR="00180973" w:rsidRPr="00495F8B"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887" w:author="aljaykum" w:date="2016-11-08T09:48:00Z">
                  <w:rPr>
                    <w:rFonts w:asciiTheme="minorHAnsi" w:hAnsiTheme="minorHAnsi"/>
                    <w:color w:val="000000"/>
                    <w:sz w:val="22"/>
                    <w:szCs w:val="22"/>
                  </w:rPr>
                </w:rPrChange>
              </w:rPr>
              <w:t>Body:</w:t>
            </w:r>
          </w:p>
          <w:p w:rsidR="00EB14D0" w:rsidRPr="00495F8B" w:rsidRDefault="00BF6CA6" w:rsidP="00EB14D0">
            <w:pPr>
              <w:spacing w:after="240"/>
              <w:rPr>
                <w:rFonts w:asciiTheme="minorHAnsi" w:hAnsiTheme="minorHAnsi"/>
                <w:sz w:val="22"/>
                <w:szCs w:val="22"/>
                <w:rPrChange w:id="888" w:author="aljaykum" w:date="2016-11-08T09:48:00Z">
                  <w:rPr>
                    <w:rFonts w:asciiTheme="minorHAnsi" w:hAnsiTheme="minorHAnsi"/>
                  </w:rPr>
                </w:rPrChange>
              </w:rPr>
            </w:pPr>
            <w:r w:rsidRPr="00BF6CA6">
              <w:rPr>
                <w:rFonts w:asciiTheme="minorHAnsi" w:hAnsiTheme="minorHAnsi"/>
                <w:sz w:val="22"/>
                <w:szCs w:val="22"/>
                <w:rPrChange w:id="889" w:author="aljaykum" w:date="2016-11-08T09:48:00Z">
                  <w:rPr>
                    <w:rFonts w:asciiTheme="minorHAnsi" w:hAnsiTheme="minorHAnsi"/>
                    <w:color w:val="000000"/>
                    <w:sz w:val="17"/>
                    <w:szCs w:val="17"/>
                  </w:rPr>
                </w:rPrChange>
              </w:rPr>
              <w:lastRenderedPageBreak/>
              <w:t xml:space="preserve">Hi, </w:t>
            </w:r>
            <w:r w:rsidRPr="00BF6CA6">
              <w:rPr>
                <w:rFonts w:asciiTheme="minorHAnsi" w:hAnsiTheme="minorHAnsi"/>
                <w:sz w:val="22"/>
                <w:szCs w:val="22"/>
                <w:rPrChange w:id="890" w:author="aljaykum" w:date="2016-11-08T09:48:00Z">
                  <w:rPr>
                    <w:rFonts w:asciiTheme="minorHAnsi" w:hAnsiTheme="minorHAnsi"/>
                    <w:color w:val="000000"/>
                    <w:sz w:val="17"/>
                    <w:szCs w:val="17"/>
                  </w:rPr>
                </w:rPrChange>
              </w:rPr>
              <w:br/>
            </w:r>
            <w:r w:rsidRPr="00BF6CA6">
              <w:rPr>
                <w:rFonts w:asciiTheme="minorHAnsi" w:hAnsiTheme="minorHAnsi"/>
                <w:sz w:val="22"/>
                <w:szCs w:val="22"/>
                <w:rPrChange w:id="891" w:author="aljaykum" w:date="2016-11-08T09:48:00Z">
                  <w:rPr>
                    <w:rFonts w:asciiTheme="minorHAnsi" w:hAnsiTheme="minorHAnsi"/>
                    <w:color w:val="000000"/>
                    <w:sz w:val="17"/>
                    <w:szCs w:val="17"/>
                  </w:rPr>
                </w:rPrChange>
              </w:rPr>
              <w:br/>
              <w:t xml:space="preserve">This is to inform you that </w:t>
            </w:r>
            <w:ins w:id="892" w:author="aljaykum" w:date="2016-11-08T09:54:00Z">
              <w:r w:rsidR="00495F8B">
                <w:rPr>
                  <w:rFonts w:asciiTheme="minorHAnsi" w:hAnsiTheme="minorHAnsi"/>
                  <w:sz w:val="22"/>
                  <w:szCs w:val="22"/>
                </w:rPr>
                <w:t>&lt;</w:t>
              </w:r>
            </w:ins>
            <w:r w:rsidRPr="00BF6CA6">
              <w:rPr>
                <w:rFonts w:asciiTheme="minorHAnsi" w:hAnsiTheme="minorHAnsi"/>
                <w:sz w:val="22"/>
                <w:szCs w:val="22"/>
                <w:rPrChange w:id="893" w:author="aljaykum" w:date="2016-11-08T09:48:00Z">
                  <w:rPr>
                    <w:rFonts w:asciiTheme="minorHAnsi" w:hAnsiTheme="minorHAnsi"/>
                    <w:color w:val="000000"/>
                    <w:sz w:val="17"/>
                    <w:szCs w:val="17"/>
                  </w:rPr>
                </w:rPrChange>
              </w:rPr>
              <w:t>Employee Name (ID)</w:t>
            </w:r>
            <w:ins w:id="894" w:author="aljaykum" w:date="2016-11-08T09:54:00Z">
              <w:r w:rsidR="00495F8B">
                <w:rPr>
                  <w:rFonts w:asciiTheme="minorHAnsi" w:hAnsiTheme="minorHAnsi"/>
                  <w:sz w:val="22"/>
                  <w:szCs w:val="22"/>
                </w:rPr>
                <w:t>&gt;</w:t>
              </w:r>
            </w:ins>
            <w:r w:rsidRPr="00BF6CA6">
              <w:rPr>
                <w:rFonts w:asciiTheme="minorHAnsi" w:hAnsiTheme="minorHAnsi"/>
                <w:sz w:val="22"/>
                <w:szCs w:val="22"/>
                <w:rPrChange w:id="895" w:author="aljaykum" w:date="2016-11-08T09:48:00Z">
                  <w:rPr>
                    <w:rFonts w:asciiTheme="minorHAnsi" w:hAnsiTheme="minorHAnsi"/>
                    <w:color w:val="000000"/>
                    <w:sz w:val="17"/>
                    <w:szCs w:val="17"/>
                  </w:rPr>
                </w:rPrChange>
              </w:rPr>
              <w:t xml:space="preserve"> has submitted following leave </w:t>
            </w:r>
            <w:del w:id="896" w:author="aljaykum" w:date="2016-11-08T09:55:00Z">
              <w:r w:rsidRPr="00BF6CA6">
                <w:rPr>
                  <w:rFonts w:asciiTheme="minorHAnsi" w:hAnsiTheme="minorHAnsi"/>
                  <w:sz w:val="22"/>
                  <w:szCs w:val="22"/>
                  <w:rPrChange w:id="897" w:author="aljaykum" w:date="2016-11-08T09:48:00Z">
                    <w:rPr>
                      <w:rFonts w:asciiTheme="minorHAnsi" w:hAnsiTheme="minorHAnsi"/>
                      <w:color w:val="000000"/>
                      <w:sz w:val="17"/>
                      <w:szCs w:val="17"/>
                    </w:rPr>
                  </w:rPrChange>
                </w:rPr>
                <w:delText>plan</w:delText>
              </w:r>
            </w:del>
            <w:ins w:id="898" w:author="aljaykum" w:date="2016-11-08T09:55:00Z">
              <w:r w:rsidR="00495F8B">
                <w:rPr>
                  <w:rFonts w:asciiTheme="minorHAnsi" w:hAnsiTheme="minorHAnsi"/>
                  <w:sz w:val="22"/>
                  <w:szCs w:val="22"/>
                </w:rPr>
                <w:t>request</w:t>
              </w:r>
            </w:ins>
            <w:r w:rsidRPr="00BF6CA6">
              <w:rPr>
                <w:rFonts w:asciiTheme="minorHAnsi" w:hAnsiTheme="minorHAnsi"/>
                <w:sz w:val="22"/>
                <w:szCs w:val="22"/>
                <w:rPrChange w:id="899" w:author="aljaykum" w:date="2016-11-08T09:48:00Z">
                  <w:rPr>
                    <w:rFonts w:asciiTheme="minorHAnsi" w:hAnsiTheme="minorHAnsi"/>
                    <w:color w:val="000000"/>
                    <w:sz w:val="17"/>
                    <w:szCs w:val="17"/>
                  </w:rPr>
                </w:rPrChange>
              </w:rPr>
              <w:t>.</w:t>
            </w:r>
          </w:p>
          <w:tbl>
            <w:tblPr>
              <w:tblW w:w="8503"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1970"/>
              <w:gridCol w:w="1972"/>
              <w:gridCol w:w="2431"/>
              <w:gridCol w:w="2130"/>
            </w:tblGrid>
            <w:tr w:rsidR="00EA6C16" w:rsidRPr="00495F8B" w:rsidTr="00EA6C16">
              <w:trPr>
                <w:trHeight w:val="719"/>
              </w:trPr>
              <w:tc>
                <w:tcPr>
                  <w:tcW w:w="197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F6CA6" w:rsidRPr="00BF6CA6" w:rsidRDefault="00BF6CA6">
                  <w:pPr>
                    <w:jc w:val="center"/>
                    <w:rPr>
                      <w:rFonts w:asciiTheme="minorHAnsi" w:hAnsiTheme="minorHAnsi" w:cs="Times New Roman"/>
                      <w:b/>
                      <w:bCs/>
                      <w:sz w:val="22"/>
                      <w:szCs w:val="22"/>
                      <w:rPrChange w:id="900" w:author="aljaykum" w:date="2016-11-08T09:48:00Z">
                        <w:rPr>
                          <w:rFonts w:asciiTheme="minorHAnsi" w:hAnsiTheme="minorHAnsi" w:cs="Times New Roman"/>
                          <w:b/>
                          <w:bCs/>
                          <w:sz w:val="24"/>
                          <w:szCs w:val="24"/>
                        </w:rPr>
                      </w:rPrChange>
                    </w:rPr>
                  </w:pPr>
                  <w:r w:rsidRPr="00BF6CA6">
                    <w:rPr>
                      <w:rFonts w:asciiTheme="minorHAnsi" w:hAnsiTheme="minorHAnsi"/>
                      <w:b/>
                      <w:bCs/>
                      <w:sz w:val="22"/>
                      <w:szCs w:val="22"/>
                      <w:rPrChange w:id="901" w:author="aljaykum" w:date="2016-11-08T09:48:00Z">
                        <w:rPr>
                          <w:rFonts w:asciiTheme="minorHAnsi" w:hAnsiTheme="minorHAnsi"/>
                          <w:b/>
                          <w:bCs/>
                          <w:color w:val="000000"/>
                          <w:sz w:val="17"/>
                          <w:szCs w:val="17"/>
                        </w:rPr>
                      </w:rPrChange>
                    </w:rPr>
                    <w:t xml:space="preserve">Leave </w:t>
                  </w:r>
                  <w:del w:id="902" w:author="aljaykum" w:date="2016-11-08T09:48:00Z">
                    <w:r w:rsidRPr="00BF6CA6">
                      <w:rPr>
                        <w:rFonts w:asciiTheme="minorHAnsi" w:hAnsiTheme="minorHAnsi"/>
                        <w:b/>
                        <w:bCs/>
                        <w:sz w:val="22"/>
                        <w:szCs w:val="22"/>
                        <w:rPrChange w:id="903" w:author="aljaykum" w:date="2016-11-08T09:48:00Z">
                          <w:rPr>
                            <w:rFonts w:asciiTheme="minorHAnsi" w:hAnsiTheme="minorHAnsi"/>
                            <w:b/>
                            <w:bCs/>
                            <w:color w:val="000000"/>
                            <w:sz w:val="17"/>
                            <w:szCs w:val="17"/>
                          </w:rPr>
                        </w:rPrChange>
                      </w:rPr>
                      <w:delText>Start Date</w:delText>
                    </w:r>
                  </w:del>
                  <w:ins w:id="904" w:author="aljaykum" w:date="2016-11-08T09:48:00Z">
                    <w:r w:rsidR="00495F8B">
                      <w:rPr>
                        <w:rFonts w:asciiTheme="minorHAnsi" w:hAnsiTheme="minorHAnsi"/>
                        <w:b/>
                        <w:bCs/>
                        <w:sz w:val="22"/>
                        <w:szCs w:val="22"/>
                      </w:rPr>
                      <w:t>Type</w:t>
                    </w:r>
                  </w:ins>
                </w:p>
              </w:tc>
              <w:tc>
                <w:tcPr>
                  <w:tcW w:w="1972"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A6C16" w:rsidRPr="00495F8B" w:rsidRDefault="00BF6CA6">
                  <w:pPr>
                    <w:jc w:val="center"/>
                    <w:rPr>
                      <w:rFonts w:asciiTheme="minorHAnsi" w:hAnsiTheme="minorHAnsi" w:cs="Times New Roman"/>
                      <w:b/>
                      <w:bCs/>
                      <w:sz w:val="22"/>
                      <w:szCs w:val="22"/>
                      <w:rPrChange w:id="905" w:author="aljaykum" w:date="2016-11-08T09:48:00Z">
                        <w:rPr>
                          <w:rFonts w:asciiTheme="minorHAnsi" w:hAnsiTheme="minorHAnsi" w:cs="Times New Roman"/>
                          <w:b/>
                          <w:bCs/>
                          <w:sz w:val="24"/>
                          <w:szCs w:val="24"/>
                        </w:rPr>
                      </w:rPrChange>
                    </w:rPr>
                  </w:pPr>
                  <w:del w:id="906" w:author="aljaykum" w:date="2016-11-08T09:48:00Z">
                    <w:r w:rsidRPr="00BF6CA6">
                      <w:rPr>
                        <w:rFonts w:asciiTheme="minorHAnsi" w:hAnsiTheme="minorHAnsi"/>
                        <w:b/>
                        <w:bCs/>
                        <w:sz w:val="22"/>
                        <w:szCs w:val="22"/>
                        <w:rPrChange w:id="907" w:author="aljaykum" w:date="2016-11-08T09:48:00Z">
                          <w:rPr>
                            <w:rFonts w:asciiTheme="minorHAnsi" w:hAnsiTheme="minorHAnsi"/>
                            <w:b/>
                            <w:bCs/>
                            <w:color w:val="000000"/>
                            <w:sz w:val="17"/>
                            <w:szCs w:val="17"/>
                          </w:rPr>
                        </w:rPrChange>
                      </w:rPr>
                      <w:delText>Leave End Date</w:delText>
                    </w:r>
                  </w:del>
                  <w:ins w:id="908" w:author="aljaykum" w:date="2016-11-08T09:48:00Z">
                    <w:r w:rsidR="00495F8B">
                      <w:rPr>
                        <w:rFonts w:asciiTheme="minorHAnsi" w:hAnsiTheme="minorHAnsi"/>
                        <w:b/>
                        <w:bCs/>
                        <w:sz w:val="22"/>
                        <w:szCs w:val="22"/>
                      </w:rPr>
                      <w:t>Start Date</w:t>
                    </w:r>
                  </w:ins>
                </w:p>
              </w:tc>
              <w:tc>
                <w:tcPr>
                  <w:tcW w:w="243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A6C16" w:rsidRPr="00495F8B" w:rsidRDefault="00BF6CA6">
                  <w:pPr>
                    <w:jc w:val="center"/>
                    <w:rPr>
                      <w:rFonts w:asciiTheme="minorHAnsi" w:hAnsiTheme="minorHAnsi" w:cs="Times New Roman"/>
                      <w:b/>
                      <w:bCs/>
                      <w:sz w:val="22"/>
                      <w:szCs w:val="22"/>
                      <w:rPrChange w:id="909" w:author="aljaykum" w:date="2016-11-08T09:48:00Z">
                        <w:rPr>
                          <w:rFonts w:asciiTheme="minorHAnsi" w:hAnsiTheme="minorHAnsi" w:cs="Times New Roman"/>
                          <w:b/>
                          <w:bCs/>
                          <w:sz w:val="24"/>
                          <w:szCs w:val="24"/>
                        </w:rPr>
                      </w:rPrChange>
                    </w:rPr>
                  </w:pPr>
                  <w:del w:id="910" w:author="aljaykum" w:date="2016-11-08T09:48:00Z">
                    <w:r w:rsidRPr="00BF6CA6">
                      <w:rPr>
                        <w:rFonts w:asciiTheme="minorHAnsi" w:hAnsiTheme="minorHAnsi"/>
                        <w:b/>
                        <w:bCs/>
                        <w:sz w:val="22"/>
                        <w:szCs w:val="22"/>
                        <w:rPrChange w:id="911" w:author="aljaykum" w:date="2016-11-08T09:48:00Z">
                          <w:rPr>
                            <w:rFonts w:asciiTheme="minorHAnsi" w:hAnsiTheme="minorHAnsi"/>
                            <w:b/>
                            <w:bCs/>
                            <w:color w:val="000000"/>
                            <w:sz w:val="17"/>
                            <w:szCs w:val="17"/>
                          </w:rPr>
                        </w:rPrChange>
                      </w:rPr>
                      <w:delText>Leave Type</w:delText>
                    </w:r>
                  </w:del>
                  <w:ins w:id="912" w:author="aljaykum" w:date="2016-11-08T09:48:00Z">
                    <w:r w:rsidR="00495F8B">
                      <w:rPr>
                        <w:rFonts w:asciiTheme="minorHAnsi" w:hAnsiTheme="minorHAnsi"/>
                        <w:b/>
                        <w:bCs/>
                        <w:sz w:val="22"/>
                        <w:szCs w:val="22"/>
                      </w:rPr>
                      <w:t>End Date</w:t>
                    </w:r>
                  </w:ins>
                </w:p>
              </w:tc>
              <w:tc>
                <w:tcPr>
                  <w:tcW w:w="213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F6CA6" w:rsidRPr="00BF6CA6" w:rsidRDefault="00BF6CA6">
                  <w:pPr>
                    <w:jc w:val="center"/>
                    <w:rPr>
                      <w:rFonts w:asciiTheme="minorHAnsi" w:hAnsiTheme="minorHAnsi" w:cs="Times New Roman"/>
                      <w:b/>
                      <w:bCs/>
                      <w:sz w:val="22"/>
                      <w:szCs w:val="22"/>
                      <w:rPrChange w:id="913" w:author="aljaykum" w:date="2016-11-08T09:48:00Z">
                        <w:rPr>
                          <w:rFonts w:asciiTheme="minorHAnsi" w:hAnsiTheme="minorHAnsi" w:cs="Times New Roman"/>
                          <w:b/>
                          <w:bCs/>
                          <w:sz w:val="24"/>
                          <w:szCs w:val="24"/>
                        </w:rPr>
                      </w:rPrChange>
                    </w:rPr>
                  </w:pPr>
                  <w:r w:rsidRPr="00BF6CA6">
                    <w:rPr>
                      <w:rFonts w:asciiTheme="minorHAnsi" w:hAnsiTheme="minorHAnsi"/>
                      <w:b/>
                      <w:bCs/>
                      <w:sz w:val="22"/>
                      <w:szCs w:val="22"/>
                      <w:rPrChange w:id="914" w:author="aljaykum" w:date="2016-11-08T09:48:00Z">
                        <w:rPr>
                          <w:rFonts w:asciiTheme="minorHAnsi" w:hAnsiTheme="minorHAnsi"/>
                          <w:b/>
                          <w:bCs/>
                          <w:color w:val="000000"/>
                          <w:sz w:val="17"/>
                          <w:szCs w:val="17"/>
                        </w:rPr>
                      </w:rPrChange>
                    </w:rPr>
                    <w:t xml:space="preserve">Effective </w:t>
                  </w:r>
                  <w:del w:id="915" w:author="aljaykum" w:date="2016-11-08T09:49:00Z">
                    <w:r w:rsidRPr="00BF6CA6">
                      <w:rPr>
                        <w:rFonts w:asciiTheme="minorHAnsi" w:hAnsiTheme="minorHAnsi"/>
                        <w:b/>
                        <w:bCs/>
                        <w:sz w:val="22"/>
                        <w:szCs w:val="22"/>
                        <w:rPrChange w:id="916" w:author="aljaykum" w:date="2016-11-08T09:48:00Z">
                          <w:rPr>
                            <w:rFonts w:asciiTheme="minorHAnsi" w:hAnsiTheme="minorHAnsi"/>
                            <w:b/>
                            <w:bCs/>
                            <w:color w:val="000000"/>
                            <w:sz w:val="17"/>
                            <w:szCs w:val="17"/>
                          </w:rPr>
                        </w:rPrChange>
                      </w:rPr>
                      <w:delText>No. Of l</w:delText>
                    </w:r>
                  </w:del>
                  <w:ins w:id="917" w:author="aljaykum" w:date="2016-11-08T09:49:00Z">
                    <w:r w:rsidR="00495F8B">
                      <w:rPr>
                        <w:rFonts w:asciiTheme="minorHAnsi" w:hAnsiTheme="minorHAnsi"/>
                        <w:b/>
                        <w:bCs/>
                        <w:sz w:val="22"/>
                        <w:szCs w:val="22"/>
                      </w:rPr>
                      <w:t>L</w:t>
                    </w:r>
                  </w:ins>
                  <w:r w:rsidRPr="00BF6CA6">
                    <w:rPr>
                      <w:rFonts w:asciiTheme="minorHAnsi" w:hAnsiTheme="minorHAnsi"/>
                      <w:b/>
                      <w:bCs/>
                      <w:sz w:val="22"/>
                      <w:szCs w:val="22"/>
                      <w:rPrChange w:id="918" w:author="aljaykum" w:date="2016-11-08T09:48:00Z">
                        <w:rPr>
                          <w:rFonts w:asciiTheme="minorHAnsi" w:hAnsiTheme="minorHAnsi"/>
                          <w:b/>
                          <w:bCs/>
                          <w:color w:val="000000"/>
                          <w:sz w:val="17"/>
                          <w:szCs w:val="17"/>
                        </w:rPr>
                      </w:rPrChange>
                    </w:rPr>
                    <w:t>eave</w:t>
                  </w:r>
                </w:p>
              </w:tc>
            </w:tr>
            <w:tr w:rsidR="00EA6C16" w:rsidRPr="00495F8B" w:rsidTr="00EA6C16">
              <w:trPr>
                <w:trHeight w:val="719"/>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A6C16" w:rsidRPr="00495F8B" w:rsidRDefault="00BF6CA6">
                  <w:pPr>
                    <w:jc w:val="center"/>
                    <w:rPr>
                      <w:rFonts w:asciiTheme="minorHAnsi" w:hAnsiTheme="minorHAnsi" w:cs="Times New Roman"/>
                      <w:sz w:val="22"/>
                      <w:szCs w:val="22"/>
                      <w:rPrChange w:id="919" w:author="aljaykum" w:date="2016-11-08T09:48:00Z">
                        <w:rPr>
                          <w:rFonts w:asciiTheme="minorHAnsi" w:hAnsiTheme="minorHAnsi" w:cs="Times New Roman"/>
                          <w:sz w:val="24"/>
                          <w:szCs w:val="24"/>
                        </w:rPr>
                      </w:rPrChange>
                    </w:rPr>
                  </w:pPr>
                  <w:del w:id="920" w:author="aljaykum" w:date="2016-11-08T10:12:00Z">
                    <w:r w:rsidRPr="00BF6CA6">
                      <w:rPr>
                        <w:rFonts w:asciiTheme="minorHAnsi" w:hAnsiTheme="minorHAnsi"/>
                        <w:sz w:val="22"/>
                        <w:szCs w:val="22"/>
                        <w:rPrChange w:id="921" w:author="aljaykum" w:date="2016-11-08T09:48:00Z">
                          <w:rPr>
                            <w:rFonts w:asciiTheme="minorHAnsi" w:hAnsiTheme="minorHAnsi"/>
                            <w:color w:val="000000"/>
                            <w:sz w:val="17"/>
                            <w:szCs w:val="17"/>
                          </w:rPr>
                        </w:rPrChange>
                      </w:rPr>
                      <w:delText>17 Oct 2016</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A6C16" w:rsidRPr="00495F8B" w:rsidRDefault="00BF6CA6">
                  <w:pPr>
                    <w:jc w:val="center"/>
                    <w:rPr>
                      <w:rFonts w:asciiTheme="minorHAnsi" w:hAnsiTheme="minorHAnsi" w:cs="Times New Roman"/>
                      <w:sz w:val="22"/>
                      <w:szCs w:val="22"/>
                      <w:rPrChange w:id="922" w:author="aljaykum" w:date="2016-11-08T09:48:00Z">
                        <w:rPr>
                          <w:rFonts w:asciiTheme="minorHAnsi" w:hAnsiTheme="minorHAnsi" w:cs="Times New Roman"/>
                          <w:sz w:val="24"/>
                          <w:szCs w:val="24"/>
                        </w:rPr>
                      </w:rPrChange>
                    </w:rPr>
                  </w:pPr>
                  <w:del w:id="923" w:author="aljaykum" w:date="2016-11-08T10:12:00Z">
                    <w:r w:rsidRPr="00BF6CA6">
                      <w:rPr>
                        <w:rFonts w:asciiTheme="minorHAnsi" w:hAnsiTheme="minorHAnsi"/>
                        <w:sz w:val="22"/>
                        <w:szCs w:val="22"/>
                        <w:rPrChange w:id="924" w:author="aljaykum" w:date="2016-11-08T09:48:00Z">
                          <w:rPr>
                            <w:rFonts w:asciiTheme="minorHAnsi" w:hAnsiTheme="minorHAnsi"/>
                            <w:color w:val="000000"/>
                            <w:sz w:val="17"/>
                            <w:szCs w:val="17"/>
                          </w:rPr>
                        </w:rPrChange>
                      </w:rPr>
                      <w:delText>19 Oct 2016</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A6C16" w:rsidRPr="00495F8B" w:rsidRDefault="00BF6CA6">
                  <w:pPr>
                    <w:jc w:val="center"/>
                    <w:rPr>
                      <w:rFonts w:asciiTheme="minorHAnsi" w:hAnsiTheme="minorHAnsi" w:cs="Times New Roman"/>
                      <w:sz w:val="22"/>
                      <w:szCs w:val="22"/>
                      <w:rPrChange w:id="925" w:author="aljaykum" w:date="2016-11-08T09:48:00Z">
                        <w:rPr>
                          <w:rFonts w:asciiTheme="minorHAnsi" w:hAnsiTheme="minorHAnsi" w:cs="Times New Roman"/>
                          <w:sz w:val="24"/>
                          <w:szCs w:val="24"/>
                        </w:rPr>
                      </w:rPrChange>
                    </w:rPr>
                  </w:pPr>
                  <w:del w:id="926" w:author="aljaykum" w:date="2016-11-08T10:12:00Z">
                    <w:r w:rsidRPr="00BF6CA6">
                      <w:rPr>
                        <w:rFonts w:asciiTheme="minorHAnsi" w:hAnsiTheme="minorHAnsi"/>
                        <w:sz w:val="22"/>
                        <w:szCs w:val="22"/>
                        <w:rPrChange w:id="927" w:author="aljaykum" w:date="2016-11-08T09:48:00Z">
                          <w:rPr>
                            <w:rFonts w:asciiTheme="minorHAnsi" w:hAnsiTheme="minorHAnsi"/>
                            <w:color w:val="000000"/>
                            <w:sz w:val="17"/>
                            <w:szCs w:val="17"/>
                          </w:rPr>
                        </w:rPrChange>
                      </w:rPr>
                      <w:delText>Bereavement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A6C16" w:rsidRPr="00495F8B" w:rsidRDefault="00BF6CA6">
                  <w:pPr>
                    <w:jc w:val="center"/>
                    <w:rPr>
                      <w:rFonts w:asciiTheme="minorHAnsi" w:hAnsiTheme="minorHAnsi" w:cs="Times New Roman"/>
                      <w:sz w:val="22"/>
                      <w:szCs w:val="22"/>
                      <w:rPrChange w:id="928" w:author="aljaykum" w:date="2016-11-08T09:48:00Z">
                        <w:rPr>
                          <w:rFonts w:asciiTheme="minorHAnsi" w:hAnsiTheme="minorHAnsi" w:cs="Times New Roman"/>
                          <w:sz w:val="24"/>
                          <w:szCs w:val="24"/>
                        </w:rPr>
                      </w:rPrChange>
                    </w:rPr>
                  </w:pPr>
                  <w:r w:rsidRPr="00BF6CA6">
                    <w:rPr>
                      <w:rFonts w:asciiTheme="minorHAnsi" w:hAnsiTheme="minorHAnsi"/>
                      <w:sz w:val="22"/>
                      <w:szCs w:val="22"/>
                      <w:rPrChange w:id="929" w:author="aljaykum" w:date="2016-11-08T09:48:00Z">
                        <w:rPr>
                          <w:rFonts w:asciiTheme="minorHAnsi" w:hAnsiTheme="minorHAnsi"/>
                          <w:color w:val="000000"/>
                          <w:sz w:val="17"/>
                          <w:szCs w:val="17"/>
                        </w:rPr>
                      </w:rPrChange>
                    </w:rPr>
                    <w:t>3 day(s)</w:t>
                  </w:r>
                </w:p>
              </w:tc>
            </w:tr>
          </w:tbl>
          <w:p w:rsidR="00495F8B" w:rsidRDefault="00495F8B" w:rsidP="00EB14D0">
            <w:pPr>
              <w:rPr>
                <w:ins w:id="930" w:author="aljaykum" w:date="2016-11-08T09:49:00Z"/>
                <w:rFonts w:asciiTheme="minorHAnsi" w:hAnsiTheme="minorHAnsi"/>
                <w:sz w:val="22"/>
                <w:szCs w:val="22"/>
              </w:rPr>
            </w:pPr>
            <w:ins w:id="931" w:author="aljaykum" w:date="2016-11-08T09:49:00Z">
              <w:r>
                <w:rPr>
                  <w:rFonts w:asciiTheme="minorHAnsi" w:hAnsiTheme="minorHAnsi"/>
                  <w:sz w:val="22"/>
                  <w:szCs w:val="22"/>
                </w:rPr>
                <w:t xml:space="preserve">Remarks: </w:t>
              </w:r>
            </w:ins>
          </w:p>
          <w:p w:rsidR="00EB14D0" w:rsidRPr="00495F8B" w:rsidRDefault="00BF6CA6" w:rsidP="00EB14D0">
            <w:pPr>
              <w:rPr>
                <w:rFonts w:asciiTheme="minorHAnsi" w:hAnsiTheme="minorHAnsi"/>
                <w:sz w:val="22"/>
                <w:szCs w:val="22"/>
                <w:rPrChange w:id="932" w:author="aljaykum" w:date="2016-11-08T09:48:00Z">
                  <w:rPr>
                    <w:rFonts w:asciiTheme="minorHAnsi" w:hAnsiTheme="minorHAnsi"/>
                  </w:rPr>
                </w:rPrChange>
              </w:rPr>
            </w:pPr>
            <w:r w:rsidRPr="00BF6CA6">
              <w:rPr>
                <w:rFonts w:asciiTheme="minorHAnsi" w:hAnsiTheme="minorHAnsi"/>
                <w:sz w:val="22"/>
                <w:szCs w:val="22"/>
                <w:rPrChange w:id="933" w:author="aljaykum" w:date="2016-11-08T09:48:00Z">
                  <w:rPr>
                    <w:rFonts w:asciiTheme="minorHAnsi" w:hAnsiTheme="minorHAnsi"/>
                    <w:color w:val="000000"/>
                    <w:sz w:val="17"/>
                    <w:szCs w:val="17"/>
                  </w:rPr>
                </w:rPrChange>
              </w:rPr>
              <w:t xml:space="preserve">Note: </w:t>
            </w:r>
          </w:p>
          <w:p w:rsidR="00EB14D0" w:rsidRPr="00495F8B" w:rsidRDefault="00BF6CA6" w:rsidP="00EB14D0">
            <w:pPr>
              <w:numPr>
                <w:ilvl w:val="0"/>
                <w:numId w:val="51"/>
              </w:numPr>
              <w:kinsoku/>
              <w:spacing w:before="100" w:beforeAutospacing="1" w:after="100" w:afterAutospacing="1" w:line="240" w:lineRule="auto"/>
              <w:rPr>
                <w:rFonts w:asciiTheme="minorHAnsi" w:hAnsiTheme="minorHAnsi"/>
                <w:sz w:val="22"/>
                <w:szCs w:val="22"/>
                <w:rPrChange w:id="934" w:author="aljaykum" w:date="2016-11-08T09:48:00Z">
                  <w:rPr>
                    <w:rFonts w:asciiTheme="minorHAnsi" w:hAnsiTheme="minorHAnsi"/>
                  </w:rPr>
                </w:rPrChange>
              </w:rPr>
            </w:pPr>
            <w:r w:rsidRPr="00BF6CA6">
              <w:rPr>
                <w:rFonts w:asciiTheme="minorHAnsi" w:hAnsiTheme="minorHAnsi"/>
                <w:sz w:val="22"/>
                <w:szCs w:val="22"/>
                <w:rPrChange w:id="935" w:author="aljaykum" w:date="2016-11-08T09:48:00Z">
                  <w:rPr>
                    <w:rFonts w:asciiTheme="minorHAnsi" w:hAnsiTheme="minorHAnsi"/>
                    <w:color w:val="000000"/>
                    <w:sz w:val="17"/>
                    <w:szCs w:val="17"/>
                  </w:rPr>
                </w:rPrChange>
              </w:rPr>
              <w:t xml:space="preserve">Please login to </w:t>
            </w:r>
            <w:r w:rsidRPr="00BF6CA6">
              <w:rPr>
                <w:rFonts w:asciiTheme="minorHAnsi" w:hAnsiTheme="minorHAnsi"/>
                <w:sz w:val="22"/>
                <w:szCs w:val="22"/>
                <w:rPrChange w:id="936" w:author="aljaykum" w:date="2016-11-08T09:48:00Z">
                  <w:rPr>
                    <w:color w:val="0000FF"/>
                    <w:u w:val="single"/>
                  </w:rPr>
                </w:rPrChange>
              </w:rPr>
              <w:fldChar w:fldCharType="begin"/>
            </w:r>
            <w:r w:rsidRPr="00BF6CA6">
              <w:rPr>
                <w:rFonts w:asciiTheme="minorHAnsi" w:hAnsiTheme="minorHAnsi"/>
                <w:sz w:val="22"/>
                <w:szCs w:val="22"/>
                <w:rPrChange w:id="937" w:author="aljaykum" w:date="2016-11-08T09:48:00Z">
                  <w:rPr>
                    <w:rFonts w:ascii="Verdana" w:hAnsi="Verdana"/>
                    <w:color w:val="000000"/>
                    <w:sz w:val="17"/>
                    <w:szCs w:val="17"/>
                  </w:rPr>
                </w:rPrChange>
              </w:rPr>
              <w:instrText>HYPERLINK "https://lms.fs.capgemini.com"</w:instrText>
            </w:r>
            <w:r w:rsidRPr="00BF6CA6">
              <w:rPr>
                <w:rFonts w:asciiTheme="minorHAnsi" w:hAnsiTheme="minorHAnsi"/>
                <w:sz w:val="22"/>
                <w:szCs w:val="22"/>
                <w:rPrChange w:id="938" w:author="aljaykum" w:date="2016-11-08T09:48:00Z">
                  <w:rPr>
                    <w:color w:val="0000FF"/>
                    <w:u w:val="single"/>
                  </w:rPr>
                </w:rPrChange>
              </w:rPr>
              <w:fldChar w:fldCharType="separate"/>
            </w:r>
            <w:r w:rsidRPr="00BF6CA6">
              <w:rPr>
                <w:rStyle w:val="Hyperlink"/>
                <w:rFonts w:asciiTheme="minorHAnsi" w:hAnsiTheme="minorHAnsi"/>
                <w:sz w:val="22"/>
                <w:szCs w:val="22"/>
                <w:rPrChange w:id="939" w:author="aljaykum" w:date="2016-11-08T09:48:00Z">
                  <w:rPr>
                    <w:rStyle w:val="Hyperlink"/>
                    <w:rFonts w:asciiTheme="minorHAnsi" w:hAnsiTheme="minorHAnsi"/>
                  </w:rPr>
                </w:rPrChange>
              </w:rPr>
              <w:t>&lt;LMS</w:t>
            </w:r>
            <w:r w:rsidRPr="00BF6CA6">
              <w:rPr>
                <w:rFonts w:asciiTheme="minorHAnsi" w:hAnsiTheme="minorHAnsi"/>
                <w:sz w:val="22"/>
                <w:szCs w:val="22"/>
                <w:rPrChange w:id="940" w:author="aljaykum" w:date="2016-11-08T09:48:00Z">
                  <w:rPr>
                    <w:color w:val="0000FF"/>
                    <w:u w:val="single"/>
                  </w:rPr>
                </w:rPrChange>
              </w:rPr>
              <w:fldChar w:fldCharType="end"/>
            </w:r>
            <w:r w:rsidRPr="00BF6CA6">
              <w:rPr>
                <w:rFonts w:asciiTheme="minorHAnsi" w:hAnsiTheme="minorHAnsi"/>
                <w:sz w:val="22"/>
                <w:szCs w:val="22"/>
                <w:rPrChange w:id="941" w:author="aljaykum" w:date="2016-11-08T09:48:00Z">
                  <w:rPr>
                    <w:rFonts w:asciiTheme="minorHAnsi" w:hAnsiTheme="minorHAnsi"/>
                    <w:color w:val="0000FF"/>
                    <w:u w:val="single"/>
                  </w:rPr>
                </w:rPrChange>
              </w:rPr>
              <w:t xml:space="preserve"> url&gt; to access LMS application </w:t>
            </w:r>
          </w:p>
          <w:p w:rsidR="00EB14D0" w:rsidRPr="00495F8B" w:rsidRDefault="00BF6CA6" w:rsidP="00EB14D0">
            <w:pPr>
              <w:numPr>
                <w:ilvl w:val="0"/>
                <w:numId w:val="51"/>
              </w:numPr>
              <w:kinsoku/>
              <w:spacing w:before="100" w:beforeAutospacing="1" w:after="100" w:afterAutospacing="1" w:line="240" w:lineRule="auto"/>
              <w:rPr>
                <w:rFonts w:asciiTheme="minorHAnsi" w:hAnsiTheme="minorHAnsi"/>
                <w:sz w:val="22"/>
                <w:szCs w:val="22"/>
                <w:rPrChange w:id="942" w:author="aljaykum" w:date="2016-11-08T09:48:00Z">
                  <w:rPr>
                    <w:rFonts w:asciiTheme="minorHAnsi" w:hAnsiTheme="minorHAnsi"/>
                  </w:rPr>
                </w:rPrChange>
              </w:rPr>
            </w:pPr>
            <w:r w:rsidRPr="00BF6CA6">
              <w:rPr>
                <w:rFonts w:asciiTheme="minorHAnsi" w:hAnsiTheme="minorHAnsi"/>
                <w:sz w:val="22"/>
                <w:szCs w:val="22"/>
                <w:rPrChange w:id="943" w:author="aljaykum" w:date="2016-11-08T09:48: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944" w:author="aljaykum" w:date="2016-11-08T09:48:00Z">
                  <w:rPr>
                    <w:color w:val="0000FF"/>
                    <w:u w:val="single"/>
                  </w:rPr>
                </w:rPrChange>
              </w:rPr>
              <w:fldChar w:fldCharType="begin"/>
            </w:r>
            <w:r w:rsidRPr="00BF6CA6">
              <w:rPr>
                <w:rFonts w:asciiTheme="minorHAnsi" w:hAnsiTheme="minorHAnsi"/>
                <w:sz w:val="22"/>
                <w:szCs w:val="22"/>
                <w:rPrChange w:id="945" w:author="aljaykum" w:date="2016-11-08T09:48: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946" w:author="aljaykum" w:date="2016-11-08T09:48:00Z">
                  <w:rPr>
                    <w:color w:val="0000FF"/>
                    <w:u w:val="single"/>
                  </w:rPr>
                </w:rPrChange>
              </w:rPr>
              <w:fldChar w:fldCharType="separate"/>
            </w:r>
            <w:r w:rsidRPr="00BF6CA6">
              <w:rPr>
                <w:rStyle w:val="Hyperlink"/>
                <w:rFonts w:asciiTheme="minorHAnsi" w:hAnsiTheme="minorHAnsi"/>
                <w:sz w:val="22"/>
                <w:szCs w:val="22"/>
                <w:rPrChange w:id="947" w:author="aljaykum" w:date="2016-11-08T09:48:00Z">
                  <w:rPr>
                    <w:rStyle w:val="Hyperlink"/>
                    <w:rFonts w:asciiTheme="minorHAnsi" w:hAnsiTheme="minorHAnsi"/>
                  </w:rPr>
                </w:rPrChange>
              </w:rPr>
              <w:t>FS SBU Service desk portal</w:t>
            </w:r>
            <w:r w:rsidRPr="00BF6CA6">
              <w:rPr>
                <w:rFonts w:asciiTheme="minorHAnsi" w:hAnsiTheme="minorHAnsi"/>
                <w:sz w:val="22"/>
                <w:szCs w:val="22"/>
                <w:rPrChange w:id="948" w:author="aljaykum" w:date="2016-11-08T09:48:00Z">
                  <w:rPr>
                    <w:color w:val="0000FF"/>
                    <w:u w:val="single"/>
                  </w:rPr>
                </w:rPrChange>
              </w:rPr>
              <w:fldChar w:fldCharType="end"/>
            </w:r>
            <w:r w:rsidRPr="00BF6CA6">
              <w:rPr>
                <w:rFonts w:asciiTheme="minorHAnsi" w:hAnsiTheme="minorHAnsi"/>
                <w:sz w:val="22"/>
                <w:szCs w:val="22"/>
                <w:rPrChange w:id="949" w:author="aljaykum" w:date="2016-11-08T09:48:00Z">
                  <w:rPr>
                    <w:rFonts w:asciiTheme="minorHAnsi" w:hAnsiTheme="minorHAnsi"/>
                    <w:color w:val="0000FF"/>
                    <w:u w:val="single"/>
                  </w:rPr>
                </w:rPrChange>
              </w:rPr>
              <w:t xml:space="preserve"> (&lt;service desk link&gt;). </w:t>
            </w:r>
          </w:p>
          <w:p w:rsidR="00EB14D0" w:rsidRPr="00495F8B" w:rsidRDefault="00BF6CA6" w:rsidP="00EB14D0">
            <w:pPr>
              <w:rPr>
                <w:rFonts w:asciiTheme="minorHAnsi" w:hAnsiTheme="minorHAnsi"/>
                <w:sz w:val="22"/>
                <w:szCs w:val="22"/>
                <w:rPrChange w:id="950" w:author="aljaykum" w:date="2016-11-08T09:48:00Z">
                  <w:rPr>
                    <w:rFonts w:asciiTheme="minorHAnsi" w:hAnsiTheme="minorHAnsi"/>
                    <w:sz w:val="24"/>
                    <w:szCs w:val="24"/>
                  </w:rPr>
                </w:rPrChange>
              </w:rPr>
            </w:pPr>
            <w:r w:rsidRPr="00BF6CA6">
              <w:rPr>
                <w:rFonts w:asciiTheme="minorHAnsi" w:hAnsiTheme="minorHAnsi"/>
                <w:sz w:val="22"/>
                <w:szCs w:val="22"/>
                <w:rPrChange w:id="951" w:author="aljaykum" w:date="2016-11-08T09:48:00Z">
                  <w:rPr>
                    <w:rFonts w:asciiTheme="minorHAnsi" w:hAnsiTheme="minorHAnsi"/>
                    <w:color w:val="0000FF"/>
                    <w:u w:val="single"/>
                  </w:rPr>
                </w:rPrChange>
              </w:rPr>
              <w:br/>
              <w:t>Regards,</w:t>
            </w:r>
            <w:r w:rsidRPr="00BF6CA6">
              <w:rPr>
                <w:rFonts w:asciiTheme="minorHAnsi" w:hAnsiTheme="minorHAnsi"/>
                <w:sz w:val="22"/>
                <w:szCs w:val="22"/>
                <w:rPrChange w:id="952" w:author="aljaykum" w:date="2016-11-08T09:48:00Z">
                  <w:rPr>
                    <w:rFonts w:asciiTheme="minorHAnsi" w:hAnsiTheme="minorHAnsi"/>
                    <w:color w:val="0000FF"/>
                    <w:u w:val="single"/>
                  </w:rPr>
                </w:rPrChange>
              </w:rPr>
              <w:br/>
              <w:t>&lt;EmployeeName(ID)&gt;</w:t>
            </w:r>
          </w:p>
          <w:p w:rsidR="00EB14D0" w:rsidRPr="00495F8B" w:rsidRDefault="00EB14D0" w:rsidP="00867B91">
            <w:pPr>
              <w:pStyle w:val="Num1"/>
              <w:spacing w:before="0"/>
              <w:rPr>
                <w:rFonts w:asciiTheme="minorHAnsi" w:hAnsiTheme="minorHAnsi"/>
                <w:sz w:val="22"/>
                <w:szCs w:val="22"/>
              </w:rPr>
            </w:pPr>
          </w:p>
        </w:tc>
      </w:tr>
    </w:tbl>
    <w:p w:rsidR="00783519" w:rsidRDefault="00783519">
      <w:pPr>
        <w:pStyle w:val="Num1"/>
        <w:spacing w:before="0"/>
        <w:rPr>
          <w:rFonts w:asciiTheme="minorHAnsi" w:hAnsiTheme="minorHAnsi"/>
          <w:sz w:val="22"/>
          <w:szCs w:val="22"/>
        </w:rPr>
      </w:pPr>
    </w:p>
    <w:p w:rsidR="00D977EB" w:rsidRPr="008E6B5A" w:rsidRDefault="00D977EB" w:rsidP="00D977EB">
      <w:pPr>
        <w:pStyle w:val="Num1"/>
        <w:spacing w:before="0"/>
        <w:rPr>
          <w:rFonts w:asciiTheme="minorHAnsi" w:hAnsiTheme="minorHAnsi"/>
          <w:sz w:val="22"/>
          <w:szCs w:val="22"/>
        </w:rPr>
      </w:pPr>
    </w:p>
    <w:p w:rsidR="00D977EB" w:rsidRPr="008E6B5A" w:rsidRDefault="00AA5576" w:rsidP="00C83E9B">
      <w:pPr>
        <w:pStyle w:val="Num1"/>
        <w:spacing w:before="0"/>
        <w:rPr>
          <w:rFonts w:asciiTheme="minorHAnsi" w:hAnsiTheme="minorHAnsi"/>
          <w:sz w:val="22"/>
          <w:szCs w:val="22"/>
          <w:u w:val="single"/>
        </w:rPr>
      </w:pPr>
      <w:bookmarkStart w:id="953" w:name="disability"/>
      <w:r w:rsidRPr="00AA5576">
        <w:rPr>
          <w:rFonts w:asciiTheme="minorHAnsi" w:hAnsiTheme="minorHAnsi"/>
          <w:sz w:val="22"/>
          <w:szCs w:val="22"/>
          <w:u w:val="single"/>
        </w:rPr>
        <w:t>Apply Disability Leave</w:t>
      </w:r>
    </w:p>
    <w:bookmarkEnd w:id="953"/>
    <w:p w:rsidR="009253B2"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 xml:space="preserve">Following fields to be available on the form for submitting Disability Leave </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253B2" w:rsidRPr="008E6B5A" w:rsidRDefault="00AA5576" w:rsidP="009253B2">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w:t>
      </w:r>
    </w:p>
    <w:p w:rsidR="009253B2" w:rsidRPr="008E6B5A" w:rsidRDefault="00AA5576" w:rsidP="009253B2">
      <w:pPr>
        <w:pStyle w:val="Num1"/>
        <w:numPr>
          <w:ilvl w:val="2"/>
          <w:numId w:val="30"/>
        </w:numPr>
        <w:spacing w:before="0"/>
        <w:rPr>
          <w:rFonts w:asciiTheme="minorHAnsi" w:hAnsiTheme="minorHAnsi"/>
          <w:sz w:val="22"/>
          <w:szCs w:val="22"/>
        </w:rPr>
      </w:pPr>
      <w:r w:rsidRPr="00AA5576">
        <w:rPr>
          <w:rFonts w:asciiTheme="minorHAnsi" w:hAnsiTheme="minorHAnsi"/>
          <w:sz w:val="22"/>
          <w:szCs w:val="22"/>
        </w:rPr>
        <w:t xml:space="preserve">Form templates to be provided </w:t>
      </w:r>
    </w:p>
    <w:p w:rsidR="009253B2" w:rsidRPr="008E6B5A" w:rsidRDefault="00AA5576" w:rsidP="009253B2">
      <w:pPr>
        <w:pStyle w:val="Num1"/>
        <w:numPr>
          <w:ilvl w:val="2"/>
          <w:numId w:val="30"/>
        </w:numPr>
        <w:spacing w:before="0"/>
        <w:rPr>
          <w:rFonts w:asciiTheme="minorHAnsi" w:hAnsiTheme="minorHAnsi"/>
          <w:sz w:val="22"/>
          <w:szCs w:val="22"/>
        </w:rPr>
      </w:pPr>
      <w:r w:rsidRPr="00AA5576">
        <w:rPr>
          <w:rFonts w:asciiTheme="minorHAnsi" w:hAnsiTheme="minorHAnsi"/>
          <w:sz w:val="22"/>
          <w:szCs w:val="22"/>
        </w:rPr>
        <w:t>Short term disability form :</w:t>
      </w:r>
      <w:r w:rsidR="009253B2" w:rsidRPr="008E6B5A">
        <w:rPr>
          <w:rFonts w:asciiTheme="minorHAnsi" w:hAnsiTheme="minorHAnsi"/>
          <w:sz w:val="22"/>
          <w:szCs w:val="22"/>
        </w:rPr>
        <w:object w:dxaOrig="1551" w:dyaOrig="1004">
          <v:shape id="_x0000_i1026" type="#_x0000_t75" style="width:77.25pt;height:50.25pt" o:ole="">
            <v:imagedata r:id="rId22" o:title=""/>
          </v:shape>
          <o:OLEObject Type="Embed" ProgID="AcroExch.Document.DC" ShapeID="_x0000_i1026" DrawAspect="Icon" ObjectID="_1597674719" r:id="rId23"/>
        </w:object>
      </w:r>
    </w:p>
    <w:p w:rsidR="00F34A3A" w:rsidRPr="008E6B5A" w:rsidRDefault="00AA5576" w:rsidP="00F34A3A">
      <w:pPr>
        <w:pStyle w:val="Num1"/>
        <w:numPr>
          <w:ilvl w:val="2"/>
          <w:numId w:val="30"/>
        </w:numPr>
        <w:spacing w:before="0"/>
        <w:rPr>
          <w:rFonts w:asciiTheme="minorHAnsi" w:hAnsiTheme="minorHAnsi"/>
          <w:sz w:val="22"/>
          <w:szCs w:val="22"/>
        </w:rPr>
      </w:pPr>
      <w:r w:rsidRPr="00AA5576">
        <w:rPr>
          <w:rFonts w:asciiTheme="minorHAnsi" w:hAnsiTheme="minorHAnsi"/>
          <w:sz w:val="22"/>
          <w:szCs w:val="22"/>
        </w:rPr>
        <w:t xml:space="preserve">Long term disability form: </w:t>
      </w:r>
      <w:r w:rsidR="00F34A3A" w:rsidRPr="008E6B5A">
        <w:rPr>
          <w:rFonts w:asciiTheme="minorHAnsi" w:hAnsiTheme="minorHAnsi"/>
          <w:sz w:val="22"/>
          <w:szCs w:val="22"/>
        </w:rPr>
        <w:object w:dxaOrig="1551" w:dyaOrig="1004">
          <v:shape id="_x0000_i1027" type="#_x0000_t75" style="width:77.25pt;height:50.25pt" o:ole="">
            <v:imagedata r:id="rId24" o:title=""/>
          </v:shape>
          <o:OLEObject Type="Embed" ProgID="AcroExch.Document.DC" ShapeID="_x0000_i1027" DrawAspect="Icon" ObjectID="_1597674720" r:id="rId25"/>
        </w:object>
      </w:r>
    </w:p>
    <w:p w:rsidR="004920F6" w:rsidRPr="008E6B5A" w:rsidRDefault="00AA5576" w:rsidP="009253B2">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Disability is defined as five (5) or more consecutive workdays away from work due to illness or injury (physician certification must be provided)</w:t>
      </w:r>
    </w:p>
    <w:p w:rsidR="006A0FC6"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An Employee must be employed at Capgemini FS GBU for at least six (6) months to be eligible for disability pay. This is based on the global hire date.</w:t>
      </w:r>
    </w:p>
    <w:p w:rsidR="006A0FC6"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First, any unused sick days are paid out at 100% starting from the day the Employee is deemed disabled</w:t>
      </w:r>
    </w:p>
    <w:p w:rsidR="006A0FC6"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lastRenderedPageBreak/>
        <w:t>For the first and second weeks of disability after sick days are used, the Employee is paid 100% of their base salary, provided they are deemed disabled according to Capgemini FS GBU’s disability advisor.</w:t>
      </w:r>
    </w:p>
    <w:p w:rsidR="006A0FC6"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For the third and fourth weeks of disability, the Employee receives 80% of their base salary, provided they are deemed disabled according to Capgemini FS GBU’s disability advisor.</w:t>
      </w:r>
    </w:p>
    <w:p w:rsidR="006A0FC6"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For the fifth week of disability through the remaining coverage period (180 calendar days maximum), the Employee receives 60% of their base salary, provided they are still disabled as determined by Capgemini FS GBU’s disability advisors.</w:t>
      </w:r>
    </w:p>
    <w:p w:rsidR="00C83E9B" w:rsidRPr="008E6B5A" w:rsidRDefault="00AA5576" w:rsidP="006913E0">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Employees may use accrued vacation or personal time to supplement the unpaid periods of their disability leave of absence.</w:t>
      </w:r>
    </w:p>
    <w:p w:rsidR="00EE5AA8" w:rsidRPr="008E6B5A" w:rsidRDefault="00AA5576" w:rsidP="00EE5AA8">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When an employee applies disability leave, the leave should be divided as per the policy stated above and the bifurcation should be displayed in Approve Leave for disability an Update Disability leave form.</w:t>
      </w:r>
    </w:p>
    <w:p w:rsidR="00783519" w:rsidRDefault="00AA5576">
      <w:pPr>
        <w:pStyle w:val="Num1"/>
        <w:numPr>
          <w:ilvl w:val="0"/>
          <w:numId w:val="30"/>
        </w:numPr>
        <w:rPr>
          <w:rFonts w:asciiTheme="minorHAnsi" w:hAnsiTheme="minorHAnsi"/>
          <w:sz w:val="22"/>
          <w:szCs w:val="22"/>
        </w:rPr>
      </w:pPr>
      <w:r w:rsidRPr="00AA5576">
        <w:rPr>
          <w:rFonts w:asciiTheme="minorHAnsi" w:hAnsiTheme="minorHAnsi"/>
          <w:sz w:val="22"/>
          <w:szCs w:val="22"/>
        </w:rPr>
        <w:t>Once the request is submitted by employee, an email alert will be triggered to people process team for their decision (approve/reject). Reminders will be sent to people process 15 days prior to leave start date.</w:t>
      </w:r>
    </w:p>
    <w:p w:rsidR="007A6F2C" w:rsidRPr="008E6B5A" w:rsidRDefault="00AA5576" w:rsidP="00EE5AA8">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Mail to be sent post leave application</w:t>
      </w:r>
    </w:p>
    <w:tbl>
      <w:tblPr>
        <w:tblStyle w:val="TableGrid"/>
        <w:tblW w:w="0" w:type="auto"/>
        <w:tblLook w:val="04A0" w:firstRow="1" w:lastRow="0" w:firstColumn="1" w:lastColumn="0" w:noHBand="0" w:noVBand="1"/>
      </w:tblPr>
      <w:tblGrid>
        <w:gridCol w:w="8885"/>
      </w:tblGrid>
      <w:tr w:rsidR="00705E89" w:rsidRPr="008E6B5A" w:rsidTr="00705E89">
        <w:tc>
          <w:tcPr>
            <w:tcW w:w="8885" w:type="dxa"/>
          </w:tcPr>
          <w:p w:rsidR="00705E89" w:rsidRPr="008E6B5A" w:rsidRDefault="00AA5576" w:rsidP="00EE5AA8">
            <w:pPr>
              <w:pStyle w:val="Num1"/>
              <w:spacing w:before="0"/>
              <w:rPr>
                <w:rFonts w:asciiTheme="minorHAnsi" w:hAnsiTheme="minorHAnsi"/>
                <w:sz w:val="22"/>
                <w:szCs w:val="22"/>
              </w:rPr>
            </w:pPr>
            <w:r w:rsidRPr="00AA5576">
              <w:rPr>
                <w:rFonts w:asciiTheme="minorHAnsi" w:hAnsiTheme="minorHAnsi"/>
                <w:sz w:val="22"/>
                <w:szCs w:val="22"/>
              </w:rPr>
              <w:t>From: Employee</w:t>
            </w:r>
          </w:p>
          <w:p w:rsidR="00705E89" w:rsidRPr="008E6B5A" w:rsidRDefault="00AA5576" w:rsidP="00EE5AA8">
            <w:pPr>
              <w:pStyle w:val="Num1"/>
              <w:spacing w:before="0"/>
              <w:rPr>
                <w:rFonts w:asciiTheme="minorHAnsi" w:hAnsiTheme="minorHAnsi"/>
                <w:sz w:val="22"/>
                <w:szCs w:val="22"/>
              </w:rPr>
            </w:pPr>
            <w:r w:rsidRPr="00AA5576">
              <w:rPr>
                <w:rFonts w:asciiTheme="minorHAnsi" w:hAnsiTheme="minorHAnsi"/>
                <w:sz w:val="22"/>
                <w:szCs w:val="22"/>
              </w:rPr>
              <w:t>To:US HR Admin(s)</w:t>
            </w:r>
          </w:p>
          <w:p w:rsidR="00705E89" w:rsidRPr="008E6B5A" w:rsidRDefault="00AA5576" w:rsidP="00EE5AA8">
            <w:pPr>
              <w:pStyle w:val="Num1"/>
              <w:spacing w:before="0"/>
              <w:rPr>
                <w:rFonts w:asciiTheme="minorHAnsi" w:hAnsiTheme="minorHAnsi"/>
                <w:sz w:val="22"/>
                <w:szCs w:val="22"/>
              </w:rPr>
            </w:pPr>
            <w:r w:rsidRPr="00AA5576">
              <w:rPr>
                <w:rFonts w:asciiTheme="minorHAnsi" w:hAnsiTheme="minorHAnsi"/>
                <w:sz w:val="22"/>
                <w:szCs w:val="22"/>
              </w:rPr>
              <w:t>CC:</w:t>
            </w:r>
            <w:ins w:id="954" w:author="aljaykum" w:date="2016-11-08T09:54:00Z">
              <w:r w:rsidR="00495F8B">
                <w:rPr>
                  <w:rFonts w:asciiTheme="minorHAnsi" w:hAnsiTheme="minorHAnsi"/>
                  <w:sz w:val="22"/>
                  <w:szCs w:val="22"/>
                </w:rPr>
                <w:t xml:space="preserve"> </w:t>
              </w:r>
            </w:ins>
            <w:r w:rsidRPr="00AA5576">
              <w:rPr>
                <w:rFonts w:asciiTheme="minorHAnsi" w:hAnsiTheme="minorHAnsi"/>
                <w:sz w:val="22"/>
                <w:szCs w:val="22"/>
              </w:rPr>
              <w:t>Employee, Supervisor</w:t>
            </w:r>
          </w:p>
          <w:p w:rsidR="00705E89" w:rsidRPr="008E6B5A" w:rsidRDefault="00705E89" w:rsidP="00EE5AA8">
            <w:pPr>
              <w:pStyle w:val="Num1"/>
              <w:spacing w:before="0"/>
              <w:rPr>
                <w:rFonts w:asciiTheme="minorHAnsi" w:hAnsiTheme="minorHAnsi"/>
                <w:sz w:val="22"/>
                <w:szCs w:val="22"/>
              </w:rPr>
            </w:pPr>
          </w:p>
          <w:p w:rsidR="00705E89" w:rsidRPr="008E6B5A" w:rsidRDefault="00AA5576" w:rsidP="00EE5AA8">
            <w:pPr>
              <w:pStyle w:val="Num1"/>
              <w:spacing w:before="0"/>
              <w:rPr>
                <w:rFonts w:asciiTheme="minorHAnsi" w:hAnsiTheme="minorHAnsi"/>
                <w:sz w:val="22"/>
                <w:szCs w:val="22"/>
              </w:rPr>
            </w:pPr>
            <w:r w:rsidRPr="00AA5576">
              <w:rPr>
                <w:rFonts w:asciiTheme="minorHAnsi" w:hAnsiTheme="minorHAnsi"/>
                <w:sz w:val="22"/>
                <w:szCs w:val="22"/>
              </w:rPr>
              <w:t xml:space="preserve">Subject: </w:t>
            </w:r>
            <w:ins w:id="955" w:author="aljaykum" w:date="2016-11-08T10:11:00Z">
              <w:r w:rsidR="00593F37" w:rsidRPr="00495F8B">
                <w:rPr>
                  <w:rFonts w:asciiTheme="minorHAnsi" w:hAnsiTheme="minorHAnsi"/>
                  <w:sz w:val="22"/>
                  <w:szCs w:val="22"/>
                </w:rPr>
                <w:t xml:space="preserve">&lt;Leave Type&gt; </w:t>
              </w:r>
              <w:r w:rsidR="00593F37" w:rsidRPr="00495F8B">
                <w:rPr>
                  <w:rFonts w:asciiTheme="minorHAnsi" w:hAnsiTheme="minorHAnsi" w:cs="Tahoma"/>
                  <w:sz w:val="22"/>
                  <w:szCs w:val="22"/>
                </w:rPr>
                <w:t>submitted by &lt;Employee Name&gt;</w:t>
              </w:r>
            </w:ins>
            <w:del w:id="956" w:author="aljaykum" w:date="2016-11-08T10:11:00Z">
              <w:r w:rsidRPr="00AA5576" w:rsidDel="00593F37">
                <w:rPr>
                  <w:rFonts w:asciiTheme="minorHAnsi" w:hAnsiTheme="minorHAnsi"/>
                  <w:sz w:val="22"/>
                  <w:szCs w:val="22"/>
                </w:rPr>
                <w:delText>Leave application</w:delText>
              </w:r>
            </w:del>
          </w:p>
          <w:p w:rsidR="00705E89" w:rsidRPr="008E6B5A" w:rsidRDefault="00705E89" w:rsidP="00EE5AA8">
            <w:pPr>
              <w:pStyle w:val="Num1"/>
              <w:spacing w:before="0"/>
              <w:rPr>
                <w:rFonts w:asciiTheme="minorHAnsi" w:hAnsiTheme="minorHAnsi"/>
                <w:sz w:val="22"/>
                <w:szCs w:val="22"/>
              </w:rPr>
            </w:pPr>
          </w:p>
          <w:p w:rsidR="00705E89" w:rsidRPr="008E6B5A" w:rsidRDefault="00AA5576" w:rsidP="00EE5AA8">
            <w:pPr>
              <w:pStyle w:val="Num1"/>
              <w:spacing w:before="0"/>
              <w:rPr>
                <w:rFonts w:asciiTheme="minorHAnsi" w:hAnsiTheme="minorHAnsi"/>
                <w:sz w:val="22"/>
                <w:szCs w:val="22"/>
              </w:rPr>
            </w:pPr>
            <w:r w:rsidRPr="00AA5576">
              <w:rPr>
                <w:rFonts w:asciiTheme="minorHAnsi" w:hAnsiTheme="minorHAnsi"/>
                <w:sz w:val="22"/>
                <w:szCs w:val="22"/>
              </w:rPr>
              <w:t>Body:</w:t>
            </w:r>
          </w:p>
          <w:p w:rsidR="00B34E4A" w:rsidRPr="00495F8B" w:rsidRDefault="00BF6CA6" w:rsidP="00B34E4A">
            <w:pPr>
              <w:spacing w:after="240"/>
              <w:rPr>
                <w:rFonts w:asciiTheme="minorHAnsi" w:hAnsiTheme="minorHAnsi"/>
                <w:sz w:val="22"/>
                <w:szCs w:val="22"/>
                <w:rPrChange w:id="957" w:author="aljaykum" w:date="2016-11-08T09:55:00Z">
                  <w:rPr>
                    <w:rFonts w:asciiTheme="minorHAnsi" w:hAnsiTheme="minorHAnsi"/>
                  </w:rPr>
                </w:rPrChange>
              </w:rPr>
            </w:pPr>
            <w:r w:rsidRPr="00BF6CA6">
              <w:rPr>
                <w:rFonts w:asciiTheme="minorHAnsi" w:hAnsiTheme="minorHAnsi"/>
                <w:sz w:val="22"/>
                <w:szCs w:val="22"/>
                <w:rPrChange w:id="958" w:author="aljaykum" w:date="2016-11-08T09:55:00Z">
                  <w:rPr>
                    <w:rFonts w:asciiTheme="minorHAnsi" w:hAnsiTheme="minorHAnsi"/>
                    <w:color w:val="0000FF"/>
                    <w:u w:val="single"/>
                  </w:rPr>
                </w:rPrChange>
              </w:rPr>
              <w:t xml:space="preserve">Hi, </w:t>
            </w:r>
            <w:r w:rsidRPr="00BF6CA6">
              <w:rPr>
                <w:rFonts w:asciiTheme="minorHAnsi" w:hAnsiTheme="minorHAnsi"/>
                <w:sz w:val="22"/>
                <w:szCs w:val="22"/>
                <w:rPrChange w:id="959" w:author="aljaykum" w:date="2016-11-08T09:55:00Z">
                  <w:rPr>
                    <w:rFonts w:asciiTheme="minorHAnsi" w:hAnsiTheme="minorHAnsi"/>
                    <w:color w:val="0000FF"/>
                    <w:u w:val="single"/>
                  </w:rPr>
                </w:rPrChange>
              </w:rPr>
              <w:br/>
            </w:r>
            <w:r w:rsidRPr="00BF6CA6">
              <w:rPr>
                <w:rFonts w:asciiTheme="minorHAnsi" w:hAnsiTheme="minorHAnsi"/>
                <w:sz w:val="22"/>
                <w:szCs w:val="22"/>
                <w:rPrChange w:id="960" w:author="aljaykum" w:date="2016-11-08T09:55:00Z">
                  <w:rPr>
                    <w:rFonts w:asciiTheme="minorHAnsi" w:hAnsiTheme="minorHAnsi"/>
                    <w:color w:val="0000FF"/>
                    <w:u w:val="single"/>
                  </w:rPr>
                </w:rPrChange>
              </w:rPr>
              <w:br/>
              <w:t xml:space="preserve">This is to inform you that </w:t>
            </w:r>
            <w:del w:id="961" w:author="aljaykum" w:date="2016-11-08T09:55:00Z">
              <w:r w:rsidRPr="00BF6CA6">
                <w:rPr>
                  <w:rFonts w:asciiTheme="minorHAnsi" w:hAnsiTheme="minorHAnsi"/>
                  <w:sz w:val="22"/>
                  <w:szCs w:val="22"/>
                  <w:rPrChange w:id="962" w:author="aljaykum" w:date="2016-11-08T09:55:00Z">
                    <w:rPr>
                      <w:rFonts w:asciiTheme="minorHAnsi" w:hAnsiTheme="minorHAnsi"/>
                      <w:color w:val="0000FF"/>
                      <w:u w:val="single"/>
                    </w:rPr>
                  </w:rPrChange>
                </w:rPr>
                <w:delText>Michelle Odisho (16150_FS)</w:delText>
              </w:r>
            </w:del>
            <w:ins w:id="963" w:author="aljaykum" w:date="2016-11-08T09:55:00Z">
              <w:r w:rsidR="00495F8B">
                <w:rPr>
                  <w:rFonts w:asciiTheme="minorHAnsi" w:hAnsiTheme="minorHAnsi"/>
                  <w:sz w:val="22"/>
                  <w:szCs w:val="22"/>
                </w:rPr>
                <w:t>&lt;Employee Name (ID)&gt;</w:t>
              </w:r>
            </w:ins>
            <w:r w:rsidRPr="00BF6CA6">
              <w:rPr>
                <w:rFonts w:asciiTheme="minorHAnsi" w:hAnsiTheme="minorHAnsi"/>
                <w:sz w:val="22"/>
                <w:szCs w:val="22"/>
                <w:rPrChange w:id="964" w:author="aljaykum" w:date="2016-11-08T09:55:00Z">
                  <w:rPr>
                    <w:rFonts w:asciiTheme="minorHAnsi" w:hAnsiTheme="minorHAnsi"/>
                    <w:color w:val="0000FF"/>
                    <w:u w:val="single"/>
                  </w:rPr>
                </w:rPrChange>
              </w:rPr>
              <w:t xml:space="preserve"> has submitted following leave </w:t>
            </w:r>
            <w:del w:id="965" w:author="aljaykum" w:date="2016-11-08T09:55:00Z">
              <w:r w:rsidRPr="00BF6CA6">
                <w:rPr>
                  <w:rFonts w:asciiTheme="minorHAnsi" w:hAnsiTheme="minorHAnsi"/>
                  <w:sz w:val="22"/>
                  <w:szCs w:val="22"/>
                  <w:rPrChange w:id="966" w:author="aljaykum" w:date="2016-11-08T09:55:00Z">
                    <w:rPr>
                      <w:rFonts w:asciiTheme="minorHAnsi" w:hAnsiTheme="minorHAnsi"/>
                      <w:color w:val="0000FF"/>
                      <w:u w:val="single"/>
                    </w:rPr>
                  </w:rPrChange>
                </w:rPr>
                <w:delText>plan</w:delText>
              </w:r>
            </w:del>
            <w:ins w:id="967" w:author="aljaykum" w:date="2016-11-08T09:55:00Z">
              <w:r w:rsidR="00495F8B">
                <w:rPr>
                  <w:rFonts w:asciiTheme="minorHAnsi" w:hAnsiTheme="minorHAnsi"/>
                  <w:sz w:val="22"/>
                  <w:szCs w:val="22"/>
                </w:rPr>
                <w:t>request</w:t>
              </w:r>
            </w:ins>
            <w:r w:rsidRPr="00BF6CA6">
              <w:rPr>
                <w:rFonts w:asciiTheme="minorHAnsi" w:hAnsiTheme="minorHAnsi"/>
                <w:sz w:val="22"/>
                <w:szCs w:val="22"/>
                <w:rPrChange w:id="968" w:author="aljaykum" w:date="2016-11-08T09:55:00Z">
                  <w:rPr>
                    <w:rFonts w:asciiTheme="minorHAnsi" w:hAnsiTheme="minorHAnsi"/>
                    <w:color w:val="0000FF"/>
                    <w:u w:val="single"/>
                  </w:rPr>
                </w:rPrChange>
              </w:rPr>
              <w:t>.</w:t>
            </w:r>
          </w:p>
          <w:tbl>
            <w:tblPr>
              <w:tblW w:w="8514"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63"/>
              <w:gridCol w:w="2063"/>
              <w:gridCol w:w="2181"/>
              <w:gridCol w:w="2207"/>
            </w:tblGrid>
            <w:tr w:rsidR="00B34E4A" w:rsidRPr="00495F8B" w:rsidTr="00B34E4A">
              <w:trPr>
                <w:trHeight w:val="623"/>
              </w:trPr>
              <w:tc>
                <w:tcPr>
                  <w:tcW w:w="2063"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34E4A" w:rsidRPr="00495F8B" w:rsidRDefault="00BF6CA6">
                  <w:pPr>
                    <w:jc w:val="center"/>
                    <w:rPr>
                      <w:rFonts w:asciiTheme="minorHAnsi" w:hAnsiTheme="minorHAnsi" w:cs="Times New Roman"/>
                      <w:b/>
                      <w:bCs/>
                      <w:sz w:val="22"/>
                      <w:szCs w:val="22"/>
                      <w:rPrChange w:id="969" w:author="aljaykum" w:date="2016-11-08T09:55:00Z">
                        <w:rPr>
                          <w:rFonts w:asciiTheme="minorHAnsi" w:hAnsiTheme="minorHAnsi" w:cs="Times New Roman"/>
                          <w:b/>
                          <w:bCs/>
                          <w:sz w:val="24"/>
                          <w:szCs w:val="24"/>
                        </w:rPr>
                      </w:rPrChange>
                    </w:rPr>
                  </w:pPr>
                  <w:del w:id="970" w:author="aljaykum" w:date="2016-11-08T09:55:00Z">
                    <w:r w:rsidRPr="00BF6CA6">
                      <w:rPr>
                        <w:rFonts w:asciiTheme="minorHAnsi" w:hAnsiTheme="minorHAnsi"/>
                        <w:b/>
                        <w:bCs/>
                        <w:sz w:val="22"/>
                        <w:szCs w:val="22"/>
                        <w:rPrChange w:id="971" w:author="aljaykum" w:date="2016-11-08T09:55:00Z">
                          <w:rPr>
                            <w:rFonts w:asciiTheme="minorHAnsi" w:hAnsiTheme="minorHAnsi"/>
                            <w:b/>
                            <w:bCs/>
                            <w:color w:val="0000FF"/>
                            <w:u w:val="single"/>
                          </w:rPr>
                        </w:rPrChange>
                      </w:rPr>
                      <w:delText>New Leave Start Date</w:delText>
                    </w:r>
                  </w:del>
                  <w:ins w:id="972" w:author="aljaykum" w:date="2016-11-08T09:55:00Z">
                    <w:r w:rsidR="00495F8B">
                      <w:rPr>
                        <w:rFonts w:asciiTheme="minorHAnsi" w:hAnsiTheme="minorHAnsi"/>
                        <w:b/>
                        <w:bCs/>
                        <w:sz w:val="22"/>
                        <w:szCs w:val="22"/>
                      </w:rPr>
                      <w:t>Leave Type</w:t>
                    </w:r>
                  </w:ins>
                </w:p>
              </w:tc>
              <w:tc>
                <w:tcPr>
                  <w:tcW w:w="2063"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34E4A" w:rsidRPr="00495F8B" w:rsidRDefault="00BF6CA6">
                  <w:pPr>
                    <w:jc w:val="center"/>
                    <w:rPr>
                      <w:rFonts w:asciiTheme="minorHAnsi" w:hAnsiTheme="minorHAnsi" w:cs="Times New Roman"/>
                      <w:b/>
                      <w:bCs/>
                      <w:sz w:val="22"/>
                      <w:szCs w:val="22"/>
                      <w:rPrChange w:id="973" w:author="aljaykum" w:date="2016-11-08T09:55:00Z">
                        <w:rPr>
                          <w:rFonts w:asciiTheme="minorHAnsi" w:hAnsiTheme="minorHAnsi" w:cs="Times New Roman"/>
                          <w:b/>
                          <w:bCs/>
                          <w:sz w:val="24"/>
                          <w:szCs w:val="24"/>
                        </w:rPr>
                      </w:rPrChange>
                    </w:rPr>
                  </w:pPr>
                  <w:del w:id="974" w:author="aljaykum" w:date="2016-11-08T09:55:00Z">
                    <w:r w:rsidRPr="00BF6CA6">
                      <w:rPr>
                        <w:rFonts w:asciiTheme="minorHAnsi" w:hAnsiTheme="minorHAnsi"/>
                        <w:b/>
                        <w:bCs/>
                        <w:sz w:val="22"/>
                        <w:szCs w:val="22"/>
                        <w:rPrChange w:id="975" w:author="aljaykum" w:date="2016-11-08T09:55:00Z">
                          <w:rPr>
                            <w:rFonts w:asciiTheme="minorHAnsi" w:hAnsiTheme="minorHAnsi"/>
                            <w:b/>
                            <w:bCs/>
                            <w:color w:val="0000FF"/>
                            <w:u w:val="single"/>
                          </w:rPr>
                        </w:rPrChange>
                      </w:rPr>
                      <w:delText>New Leave End Date</w:delText>
                    </w:r>
                  </w:del>
                  <w:ins w:id="976" w:author="aljaykum" w:date="2016-11-08T09:55:00Z">
                    <w:r w:rsidR="00495F8B">
                      <w:rPr>
                        <w:rFonts w:asciiTheme="minorHAnsi" w:hAnsiTheme="minorHAnsi"/>
                        <w:b/>
                        <w:bCs/>
                        <w:sz w:val="22"/>
                        <w:szCs w:val="22"/>
                      </w:rPr>
                      <w:t>Start Date</w:t>
                    </w:r>
                  </w:ins>
                </w:p>
              </w:tc>
              <w:tc>
                <w:tcPr>
                  <w:tcW w:w="218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34E4A" w:rsidRPr="00495F8B" w:rsidRDefault="00BF6CA6">
                  <w:pPr>
                    <w:jc w:val="center"/>
                    <w:rPr>
                      <w:rFonts w:asciiTheme="minorHAnsi" w:hAnsiTheme="minorHAnsi" w:cs="Times New Roman"/>
                      <w:b/>
                      <w:bCs/>
                      <w:sz w:val="22"/>
                      <w:szCs w:val="22"/>
                      <w:rPrChange w:id="977" w:author="aljaykum" w:date="2016-11-08T09:55:00Z">
                        <w:rPr>
                          <w:rFonts w:asciiTheme="minorHAnsi" w:hAnsiTheme="minorHAnsi" w:cs="Times New Roman"/>
                          <w:b/>
                          <w:bCs/>
                          <w:sz w:val="24"/>
                          <w:szCs w:val="24"/>
                        </w:rPr>
                      </w:rPrChange>
                    </w:rPr>
                  </w:pPr>
                  <w:del w:id="978" w:author="aljaykum" w:date="2016-11-08T09:55:00Z">
                    <w:r w:rsidRPr="00BF6CA6">
                      <w:rPr>
                        <w:rFonts w:asciiTheme="minorHAnsi" w:hAnsiTheme="minorHAnsi"/>
                        <w:b/>
                        <w:bCs/>
                        <w:sz w:val="22"/>
                        <w:szCs w:val="22"/>
                        <w:rPrChange w:id="979" w:author="aljaykum" w:date="2016-11-08T09:55:00Z">
                          <w:rPr>
                            <w:rFonts w:asciiTheme="minorHAnsi" w:hAnsiTheme="minorHAnsi"/>
                            <w:b/>
                            <w:bCs/>
                            <w:color w:val="0000FF"/>
                            <w:u w:val="single"/>
                          </w:rPr>
                        </w:rPrChange>
                      </w:rPr>
                      <w:delText>Leave Type</w:delText>
                    </w:r>
                  </w:del>
                  <w:ins w:id="980" w:author="aljaykum" w:date="2016-11-08T09:55:00Z">
                    <w:r w:rsidR="00495F8B">
                      <w:rPr>
                        <w:rFonts w:asciiTheme="minorHAnsi" w:hAnsiTheme="minorHAnsi"/>
                        <w:b/>
                        <w:bCs/>
                        <w:sz w:val="22"/>
                        <w:szCs w:val="22"/>
                      </w:rPr>
                      <w:t>End Date</w:t>
                    </w:r>
                  </w:ins>
                </w:p>
              </w:tc>
              <w:tc>
                <w:tcPr>
                  <w:tcW w:w="220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34E4A" w:rsidRPr="00495F8B" w:rsidRDefault="00BF6CA6">
                  <w:pPr>
                    <w:jc w:val="center"/>
                    <w:rPr>
                      <w:rFonts w:asciiTheme="minorHAnsi" w:hAnsiTheme="minorHAnsi" w:cs="Times New Roman"/>
                      <w:b/>
                      <w:bCs/>
                      <w:sz w:val="22"/>
                      <w:szCs w:val="22"/>
                      <w:rPrChange w:id="981" w:author="aljaykum" w:date="2016-11-08T09:55:00Z">
                        <w:rPr>
                          <w:rFonts w:asciiTheme="minorHAnsi" w:hAnsiTheme="minorHAnsi" w:cs="Times New Roman"/>
                          <w:b/>
                          <w:bCs/>
                          <w:sz w:val="24"/>
                          <w:szCs w:val="24"/>
                        </w:rPr>
                      </w:rPrChange>
                    </w:rPr>
                  </w:pPr>
                  <w:del w:id="982" w:author="aljaykum" w:date="2016-11-08T09:55:00Z">
                    <w:r w:rsidRPr="00BF6CA6">
                      <w:rPr>
                        <w:rFonts w:asciiTheme="minorHAnsi" w:hAnsiTheme="minorHAnsi"/>
                        <w:b/>
                        <w:bCs/>
                        <w:sz w:val="22"/>
                        <w:szCs w:val="22"/>
                        <w:rPrChange w:id="983" w:author="aljaykum" w:date="2016-11-08T09:55:00Z">
                          <w:rPr>
                            <w:rFonts w:asciiTheme="minorHAnsi" w:hAnsiTheme="minorHAnsi"/>
                            <w:b/>
                            <w:bCs/>
                            <w:color w:val="0000FF"/>
                            <w:u w:val="single"/>
                          </w:rPr>
                        </w:rPrChange>
                      </w:rPr>
                      <w:delText>Effective No. Of leave</w:delText>
                    </w:r>
                  </w:del>
                  <w:ins w:id="984" w:author="aljaykum" w:date="2016-11-08T09:55:00Z">
                    <w:r w:rsidR="00495F8B">
                      <w:rPr>
                        <w:rFonts w:asciiTheme="minorHAnsi" w:hAnsiTheme="minorHAnsi"/>
                        <w:b/>
                        <w:bCs/>
                        <w:sz w:val="22"/>
                        <w:szCs w:val="22"/>
                      </w:rPr>
                      <w:t>Effective Leave</w:t>
                    </w:r>
                  </w:ins>
                </w:p>
              </w:tc>
            </w:tr>
            <w:tr w:rsidR="00B34E4A" w:rsidRPr="00495F8B" w:rsidTr="00B34E4A">
              <w:trPr>
                <w:trHeight w:val="368"/>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B34E4A" w:rsidRPr="00495F8B" w:rsidRDefault="00B34E4A">
                  <w:pPr>
                    <w:jc w:val="center"/>
                    <w:rPr>
                      <w:rFonts w:asciiTheme="minorHAnsi" w:hAnsiTheme="minorHAnsi" w:cs="Times New Roman"/>
                      <w:sz w:val="22"/>
                      <w:szCs w:val="22"/>
                      <w:rPrChange w:id="985" w:author="aljaykum" w:date="2016-11-08T09:55: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B34E4A" w:rsidRPr="00495F8B" w:rsidRDefault="00B34E4A">
                  <w:pPr>
                    <w:jc w:val="center"/>
                    <w:rPr>
                      <w:rFonts w:asciiTheme="minorHAnsi" w:hAnsiTheme="minorHAnsi" w:cs="Times New Roman"/>
                      <w:sz w:val="22"/>
                      <w:szCs w:val="22"/>
                      <w:rPrChange w:id="986" w:author="aljaykum" w:date="2016-11-08T09:55: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B34E4A" w:rsidRPr="00495F8B" w:rsidRDefault="00BF6CA6">
                  <w:pPr>
                    <w:jc w:val="center"/>
                    <w:rPr>
                      <w:rFonts w:asciiTheme="minorHAnsi" w:hAnsiTheme="minorHAnsi" w:cs="Times New Roman"/>
                      <w:sz w:val="22"/>
                      <w:szCs w:val="22"/>
                      <w:rPrChange w:id="987" w:author="aljaykum" w:date="2016-11-08T09:55:00Z">
                        <w:rPr>
                          <w:rFonts w:asciiTheme="minorHAnsi" w:hAnsiTheme="minorHAnsi" w:cs="Times New Roman"/>
                          <w:sz w:val="24"/>
                          <w:szCs w:val="24"/>
                        </w:rPr>
                      </w:rPrChange>
                    </w:rPr>
                  </w:pPr>
                  <w:del w:id="988" w:author="aljaykum" w:date="2016-11-08T10:12:00Z">
                    <w:r w:rsidRPr="00BF6CA6">
                      <w:rPr>
                        <w:rFonts w:asciiTheme="minorHAnsi" w:hAnsiTheme="minorHAnsi"/>
                        <w:sz w:val="22"/>
                        <w:szCs w:val="22"/>
                        <w:rPrChange w:id="989" w:author="aljaykum" w:date="2016-11-08T09:55:00Z">
                          <w:rPr>
                            <w:rFonts w:asciiTheme="minorHAnsi" w:hAnsiTheme="minorHAnsi"/>
                            <w:color w:val="0000FF"/>
                            <w:u w:val="single"/>
                          </w:rPr>
                        </w:rPrChange>
                      </w:rPr>
                      <w:delText>Disability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B34E4A" w:rsidRPr="00495F8B" w:rsidRDefault="00BF6CA6">
                  <w:pPr>
                    <w:jc w:val="center"/>
                    <w:rPr>
                      <w:rFonts w:asciiTheme="minorHAnsi" w:hAnsiTheme="minorHAnsi" w:cs="Times New Roman"/>
                      <w:sz w:val="22"/>
                      <w:szCs w:val="22"/>
                      <w:rPrChange w:id="990" w:author="aljaykum" w:date="2016-11-08T09:55:00Z">
                        <w:rPr>
                          <w:rFonts w:asciiTheme="minorHAnsi" w:hAnsiTheme="minorHAnsi" w:cs="Times New Roman"/>
                          <w:sz w:val="24"/>
                          <w:szCs w:val="24"/>
                        </w:rPr>
                      </w:rPrChange>
                    </w:rPr>
                  </w:pPr>
                  <w:r w:rsidRPr="00BF6CA6">
                    <w:rPr>
                      <w:rFonts w:asciiTheme="minorHAnsi" w:hAnsiTheme="minorHAnsi"/>
                      <w:sz w:val="22"/>
                      <w:szCs w:val="22"/>
                      <w:rPrChange w:id="991" w:author="aljaykum" w:date="2016-11-08T09:55:00Z">
                        <w:rPr>
                          <w:rFonts w:asciiTheme="minorHAnsi" w:hAnsiTheme="minorHAnsi"/>
                          <w:color w:val="0000FF"/>
                          <w:u w:val="single"/>
                        </w:rPr>
                      </w:rPrChange>
                    </w:rPr>
                    <w:t>&lt;&gt; hours(s)</w:t>
                  </w:r>
                </w:p>
              </w:tc>
            </w:tr>
          </w:tbl>
          <w:p w:rsidR="00593F37" w:rsidRDefault="00593F37" w:rsidP="00B34E4A">
            <w:pPr>
              <w:rPr>
                <w:ins w:id="992" w:author="aljaykum" w:date="2016-11-08T10:19:00Z"/>
                <w:rFonts w:asciiTheme="minorHAnsi" w:hAnsiTheme="minorHAnsi"/>
                <w:sz w:val="22"/>
                <w:szCs w:val="22"/>
              </w:rPr>
            </w:pPr>
            <w:ins w:id="993" w:author="aljaykum" w:date="2016-11-08T10:19:00Z">
              <w:r>
                <w:rPr>
                  <w:rFonts w:asciiTheme="minorHAnsi" w:hAnsiTheme="minorHAnsi"/>
                  <w:sz w:val="22"/>
                  <w:szCs w:val="22"/>
                </w:rPr>
                <w:br/>
                <w:t>Remarks:</w:t>
              </w:r>
            </w:ins>
          </w:p>
          <w:p w:rsidR="00B34E4A" w:rsidRPr="00495F8B" w:rsidRDefault="00BF6CA6" w:rsidP="00B34E4A">
            <w:pPr>
              <w:rPr>
                <w:rFonts w:asciiTheme="minorHAnsi" w:hAnsiTheme="minorHAnsi"/>
                <w:sz w:val="22"/>
                <w:szCs w:val="22"/>
                <w:rPrChange w:id="994" w:author="aljaykum" w:date="2016-11-08T09:55:00Z">
                  <w:rPr>
                    <w:rFonts w:asciiTheme="minorHAnsi" w:hAnsiTheme="minorHAnsi"/>
                  </w:rPr>
                </w:rPrChange>
              </w:rPr>
            </w:pPr>
            <w:r w:rsidRPr="00BF6CA6">
              <w:rPr>
                <w:rFonts w:asciiTheme="minorHAnsi" w:hAnsiTheme="minorHAnsi"/>
                <w:sz w:val="22"/>
                <w:szCs w:val="22"/>
                <w:rPrChange w:id="995" w:author="aljaykum" w:date="2016-11-08T09:55:00Z">
                  <w:rPr>
                    <w:rFonts w:asciiTheme="minorHAnsi" w:hAnsiTheme="minorHAnsi"/>
                    <w:color w:val="0000FF"/>
                    <w:u w:val="single"/>
                  </w:rPr>
                </w:rPrChange>
              </w:rPr>
              <w:t xml:space="preserve">Note: </w:t>
            </w:r>
          </w:p>
          <w:p w:rsidR="00B34E4A" w:rsidRPr="00495F8B" w:rsidRDefault="00BF6CA6" w:rsidP="00B34E4A">
            <w:pPr>
              <w:numPr>
                <w:ilvl w:val="0"/>
                <w:numId w:val="53"/>
              </w:numPr>
              <w:kinsoku/>
              <w:spacing w:before="100" w:beforeAutospacing="1" w:after="100" w:afterAutospacing="1" w:line="240" w:lineRule="auto"/>
              <w:rPr>
                <w:rFonts w:asciiTheme="minorHAnsi" w:hAnsiTheme="minorHAnsi"/>
                <w:sz w:val="22"/>
                <w:szCs w:val="22"/>
                <w:rPrChange w:id="996" w:author="aljaykum" w:date="2016-11-08T09:55:00Z">
                  <w:rPr>
                    <w:rFonts w:asciiTheme="minorHAnsi" w:hAnsiTheme="minorHAnsi"/>
                  </w:rPr>
                </w:rPrChange>
              </w:rPr>
            </w:pPr>
            <w:r w:rsidRPr="00BF6CA6">
              <w:rPr>
                <w:rFonts w:asciiTheme="minorHAnsi" w:hAnsiTheme="minorHAnsi"/>
                <w:sz w:val="22"/>
                <w:szCs w:val="22"/>
                <w:rPrChange w:id="997" w:author="aljaykum" w:date="2016-11-08T09:55:00Z">
                  <w:rPr>
                    <w:rFonts w:asciiTheme="minorHAnsi" w:hAnsiTheme="minorHAnsi"/>
                    <w:color w:val="0000FF"/>
                    <w:u w:val="single"/>
                  </w:rPr>
                </w:rPrChange>
              </w:rPr>
              <w:t xml:space="preserve">Please login to </w:t>
            </w:r>
            <w:r w:rsidRPr="00BF6CA6">
              <w:rPr>
                <w:rFonts w:asciiTheme="minorHAnsi" w:hAnsiTheme="minorHAnsi"/>
                <w:sz w:val="22"/>
                <w:szCs w:val="22"/>
                <w:rPrChange w:id="998" w:author="aljaykum" w:date="2016-11-08T09:55:00Z">
                  <w:rPr>
                    <w:color w:val="0000FF"/>
                    <w:u w:val="single"/>
                  </w:rPr>
                </w:rPrChange>
              </w:rPr>
              <w:fldChar w:fldCharType="begin"/>
            </w:r>
            <w:r w:rsidRPr="00BF6CA6">
              <w:rPr>
                <w:rFonts w:asciiTheme="minorHAnsi" w:hAnsiTheme="minorHAnsi"/>
                <w:sz w:val="22"/>
                <w:szCs w:val="22"/>
                <w:rPrChange w:id="999" w:author="aljaykum" w:date="2016-11-08T09:55:00Z">
                  <w:rPr>
                    <w:color w:val="0000FF"/>
                    <w:u w:val="single"/>
                  </w:rPr>
                </w:rPrChange>
              </w:rPr>
              <w:instrText>HYPERLINK "https://lms.fs.capgemini.com"</w:instrText>
            </w:r>
            <w:r w:rsidRPr="00BF6CA6">
              <w:rPr>
                <w:rFonts w:asciiTheme="minorHAnsi" w:hAnsiTheme="minorHAnsi"/>
                <w:sz w:val="22"/>
                <w:szCs w:val="22"/>
                <w:rPrChange w:id="1000" w:author="aljaykum" w:date="2016-11-08T09:55:00Z">
                  <w:rPr>
                    <w:color w:val="0000FF"/>
                    <w:u w:val="single"/>
                  </w:rPr>
                </w:rPrChange>
              </w:rPr>
              <w:fldChar w:fldCharType="separate"/>
            </w:r>
            <w:r w:rsidRPr="00BF6CA6">
              <w:rPr>
                <w:rStyle w:val="Hyperlink"/>
                <w:rFonts w:asciiTheme="minorHAnsi" w:hAnsiTheme="minorHAnsi"/>
                <w:sz w:val="22"/>
                <w:szCs w:val="22"/>
                <w:rPrChange w:id="1001" w:author="aljaykum" w:date="2016-11-08T09:55:00Z">
                  <w:rPr>
                    <w:rStyle w:val="Hyperlink"/>
                    <w:rFonts w:asciiTheme="minorHAnsi" w:hAnsiTheme="minorHAnsi"/>
                  </w:rPr>
                </w:rPrChange>
              </w:rPr>
              <w:t>&lt;new</w:t>
            </w:r>
            <w:r w:rsidRPr="00BF6CA6">
              <w:rPr>
                <w:rFonts w:asciiTheme="minorHAnsi" w:hAnsiTheme="minorHAnsi"/>
                <w:sz w:val="22"/>
                <w:szCs w:val="22"/>
                <w:rPrChange w:id="1002" w:author="aljaykum" w:date="2016-11-08T09:55:00Z">
                  <w:rPr>
                    <w:color w:val="0000FF"/>
                    <w:u w:val="single"/>
                  </w:rPr>
                </w:rPrChange>
              </w:rPr>
              <w:fldChar w:fldCharType="end"/>
            </w:r>
            <w:r w:rsidRPr="00BF6CA6">
              <w:rPr>
                <w:rFonts w:asciiTheme="minorHAnsi" w:hAnsiTheme="minorHAnsi"/>
                <w:sz w:val="22"/>
                <w:szCs w:val="22"/>
                <w:rPrChange w:id="1003" w:author="aljaykum" w:date="2016-11-08T09:55:00Z">
                  <w:rPr>
                    <w:rFonts w:asciiTheme="minorHAnsi" w:hAnsiTheme="minorHAnsi"/>
                    <w:color w:val="0000FF"/>
                    <w:u w:val="single"/>
                  </w:rPr>
                </w:rPrChange>
              </w:rPr>
              <w:t xml:space="preserve"> application URL&gt; to access LMS application </w:t>
            </w:r>
          </w:p>
          <w:p w:rsidR="00B34E4A" w:rsidRPr="00495F8B" w:rsidRDefault="00BF6CA6" w:rsidP="00B34E4A">
            <w:pPr>
              <w:numPr>
                <w:ilvl w:val="0"/>
                <w:numId w:val="53"/>
              </w:numPr>
              <w:kinsoku/>
              <w:spacing w:before="100" w:beforeAutospacing="1" w:after="100" w:afterAutospacing="1" w:line="240" w:lineRule="auto"/>
              <w:rPr>
                <w:rFonts w:asciiTheme="minorHAnsi" w:hAnsiTheme="minorHAnsi"/>
                <w:sz w:val="22"/>
                <w:szCs w:val="22"/>
                <w:rPrChange w:id="1004" w:author="aljaykum" w:date="2016-11-08T09:55:00Z">
                  <w:rPr>
                    <w:rFonts w:asciiTheme="minorHAnsi" w:hAnsiTheme="minorHAnsi"/>
                  </w:rPr>
                </w:rPrChange>
              </w:rPr>
            </w:pPr>
            <w:r w:rsidRPr="00BF6CA6">
              <w:rPr>
                <w:rFonts w:asciiTheme="minorHAnsi" w:hAnsiTheme="minorHAnsi"/>
                <w:sz w:val="22"/>
                <w:szCs w:val="22"/>
                <w:rPrChange w:id="1005" w:author="aljaykum" w:date="2016-11-08T09:55: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006" w:author="aljaykum" w:date="2016-11-08T09:55:00Z">
                  <w:rPr>
                    <w:color w:val="0000FF"/>
                    <w:u w:val="single"/>
                  </w:rPr>
                </w:rPrChange>
              </w:rPr>
              <w:fldChar w:fldCharType="begin"/>
            </w:r>
            <w:r w:rsidRPr="00BF6CA6">
              <w:rPr>
                <w:rFonts w:asciiTheme="minorHAnsi" w:hAnsiTheme="minorHAnsi"/>
                <w:sz w:val="22"/>
                <w:szCs w:val="22"/>
                <w:rPrChange w:id="1007" w:author="aljaykum" w:date="2016-11-08T09:55: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008" w:author="aljaykum" w:date="2016-11-08T09:55:00Z">
                  <w:rPr>
                    <w:color w:val="0000FF"/>
                    <w:u w:val="single"/>
                  </w:rPr>
                </w:rPrChange>
              </w:rPr>
              <w:fldChar w:fldCharType="separate"/>
            </w:r>
            <w:r w:rsidRPr="00BF6CA6">
              <w:rPr>
                <w:rStyle w:val="Hyperlink"/>
                <w:rFonts w:asciiTheme="minorHAnsi" w:hAnsiTheme="minorHAnsi"/>
                <w:sz w:val="22"/>
                <w:szCs w:val="22"/>
                <w:rPrChange w:id="1009" w:author="aljaykum" w:date="2016-11-08T09:55:00Z">
                  <w:rPr>
                    <w:rStyle w:val="Hyperlink"/>
                    <w:rFonts w:asciiTheme="minorHAnsi" w:hAnsiTheme="minorHAnsi"/>
                  </w:rPr>
                </w:rPrChange>
              </w:rPr>
              <w:t>FS SBU Service desk portal</w:t>
            </w:r>
            <w:r w:rsidRPr="00BF6CA6">
              <w:rPr>
                <w:rFonts w:asciiTheme="minorHAnsi" w:hAnsiTheme="minorHAnsi"/>
                <w:sz w:val="22"/>
                <w:szCs w:val="22"/>
                <w:rPrChange w:id="1010" w:author="aljaykum" w:date="2016-11-08T09:55:00Z">
                  <w:rPr>
                    <w:color w:val="0000FF"/>
                    <w:u w:val="single"/>
                  </w:rPr>
                </w:rPrChange>
              </w:rPr>
              <w:fldChar w:fldCharType="end"/>
            </w:r>
            <w:r w:rsidRPr="00BF6CA6">
              <w:rPr>
                <w:rFonts w:asciiTheme="minorHAnsi" w:hAnsiTheme="minorHAnsi"/>
                <w:sz w:val="22"/>
                <w:szCs w:val="22"/>
                <w:rPrChange w:id="1011" w:author="aljaykum" w:date="2016-11-08T09:55:00Z">
                  <w:rPr>
                    <w:rFonts w:asciiTheme="minorHAnsi" w:hAnsiTheme="minorHAnsi"/>
                    <w:color w:val="0000FF"/>
                    <w:u w:val="single"/>
                  </w:rPr>
                </w:rPrChange>
              </w:rPr>
              <w:t xml:space="preserve"> (Employee Management &gt;&gt; Leave Management System). </w:t>
            </w:r>
          </w:p>
          <w:p w:rsidR="00B34E4A" w:rsidRPr="00495F8B" w:rsidRDefault="00BF6CA6" w:rsidP="00B34E4A">
            <w:pPr>
              <w:rPr>
                <w:rFonts w:asciiTheme="minorHAnsi" w:hAnsiTheme="minorHAnsi"/>
                <w:sz w:val="22"/>
                <w:szCs w:val="22"/>
                <w:rPrChange w:id="1012" w:author="aljaykum" w:date="2016-11-08T09:55:00Z">
                  <w:rPr>
                    <w:rFonts w:asciiTheme="minorHAnsi" w:hAnsiTheme="minorHAnsi"/>
                    <w:sz w:val="24"/>
                    <w:szCs w:val="24"/>
                  </w:rPr>
                </w:rPrChange>
              </w:rPr>
            </w:pPr>
            <w:r w:rsidRPr="00BF6CA6">
              <w:rPr>
                <w:rFonts w:asciiTheme="minorHAnsi" w:hAnsiTheme="minorHAnsi"/>
                <w:sz w:val="22"/>
                <w:szCs w:val="22"/>
                <w:rPrChange w:id="1013" w:author="aljaykum" w:date="2016-11-08T09:55:00Z">
                  <w:rPr>
                    <w:rFonts w:asciiTheme="minorHAnsi" w:hAnsiTheme="minorHAnsi"/>
                    <w:color w:val="0000FF"/>
                    <w:u w:val="single"/>
                  </w:rPr>
                </w:rPrChange>
              </w:rPr>
              <w:br/>
              <w:t>Regards,</w:t>
            </w:r>
            <w:r w:rsidRPr="00BF6CA6">
              <w:rPr>
                <w:rFonts w:asciiTheme="minorHAnsi" w:hAnsiTheme="minorHAnsi"/>
                <w:sz w:val="22"/>
                <w:szCs w:val="22"/>
                <w:rPrChange w:id="1014" w:author="aljaykum" w:date="2016-11-08T09:55:00Z">
                  <w:rPr>
                    <w:rFonts w:asciiTheme="minorHAnsi" w:hAnsiTheme="minorHAnsi"/>
                    <w:color w:val="0000FF"/>
                    <w:u w:val="single"/>
                  </w:rPr>
                </w:rPrChange>
              </w:rPr>
              <w:br/>
              <w:t xml:space="preserve">EmployeeName(ID) </w:t>
            </w:r>
          </w:p>
          <w:p w:rsidR="00705E89" w:rsidRPr="008E6B5A" w:rsidRDefault="00705E89" w:rsidP="00EE5AA8">
            <w:pPr>
              <w:pStyle w:val="Num1"/>
              <w:spacing w:before="0"/>
              <w:rPr>
                <w:rFonts w:asciiTheme="minorHAnsi" w:hAnsiTheme="minorHAnsi"/>
                <w:sz w:val="22"/>
                <w:szCs w:val="22"/>
              </w:rPr>
            </w:pPr>
          </w:p>
        </w:tc>
      </w:tr>
    </w:tbl>
    <w:p w:rsidR="00EE5AA8" w:rsidRPr="008E6B5A" w:rsidRDefault="00EE5AA8" w:rsidP="00EE5AA8">
      <w:pPr>
        <w:pStyle w:val="Num1"/>
        <w:spacing w:before="0"/>
        <w:rPr>
          <w:rFonts w:asciiTheme="minorHAnsi" w:hAnsiTheme="minorHAnsi"/>
          <w:sz w:val="22"/>
          <w:szCs w:val="22"/>
        </w:rPr>
      </w:pPr>
    </w:p>
    <w:p w:rsidR="00EE5AA8" w:rsidRPr="008E6B5A" w:rsidRDefault="00AA5576" w:rsidP="00EE5AA8">
      <w:pPr>
        <w:pStyle w:val="Num1"/>
        <w:spacing w:before="0"/>
        <w:rPr>
          <w:rFonts w:asciiTheme="minorHAnsi" w:hAnsiTheme="minorHAnsi"/>
          <w:sz w:val="22"/>
          <w:szCs w:val="22"/>
          <w:u w:val="single"/>
        </w:rPr>
      </w:pPr>
      <w:bookmarkStart w:id="1015" w:name="FMLA"/>
      <w:r w:rsidRPr="00AA5576">
        <w:rPr>
          <w:rFonts w:asciiTheme="minorHAnsi" w:hAnsiTheme="minorHAnsi"/>
          <w:sz w:val="22"/>
          <w:szCs w:val="22"/>
          <w:u w:val="single"/>
        </w:rPr>
        <w:lastRenderedPageBreak/>
        <w:t>Apply Family Medical Leave of Absence</w:t>
      </w:r>
    </w:p>
    <w:bookmarkEnd w:id="1015"/>
    <w:p w:rsidR="00EE5AA8" w:rsidRPr="008E6B5A" w:rsidRDefault="00AA5576" w:rsidP="00EE5AA8">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 xml:space="preserve">Following fields to be available on the form for submitting Family Medical Leave of Absence </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EE5AA8" w:rsidRPr="008E6B5A" w:rsidRDefault="00AA5576" w:rsidP="00EE5AA8">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w:t>
      </w:r>
    </w:p>
    <w:p w:rsidR="00EE5AA8" w:rsidRPr="008E6B5A" w:rsidRDefault="00AA5576" w:rsidP="00EE5AA8">
      <w:pPr>
        <w:pStyle w:val="Num1"/>
        <w:numPr>
          <w:ilvl w:val="2"/>
          <w:numId w:val="30"/>
        </w:numPr>
        <w:spacing w:before="0"/>
        <w:rPr>
          <w:rFonts w:asciiTheme="minorHAnsi" w:hAnsiTheme="minorHAnsi"/>
          <w:sz w:val="22"/>
          <w:szCs w:val="22"/>
        </w:rPr>
      </w:pPr>
      <w:r w:rsidRPr="00AA5576">
        <w:rPr>
          <w:rFonts w:asciiTheme="minorHAnsi" w:hAnsiTheme="minorHAnsi"/>
          <w:sz w:val="22"/>
          <w:szCs w:val="22"/>
        </w:rPr>
        <w:t xml:space="preserve">Medical Certification form : </w:t>
      </w:r>
      <w:r w:rsidR="00EE5AA8" w:rsidRPr="008E6B5A">
        <w:rPr>
          <w:rFonts w:asciiTheme="minorHAnsi" w:hAnsiTheme="minorHAnsi"/>
          <w:sz w:val="22"/>
          <w:szCs w:val="22"/>
        </w:rPr>
        <w:object w:dxaOrig="1551" w:dyaOrig="1004">
          <v:shape id="_x0000_i1028" type="#_x0000_t75" style="width:77.25pt;height:50.25pt" o:ole="">
            <v:imagedata r:id="rId26" o:title=""/>
          </v:shape>
          <o:OLEObject Type="Embed" ProgID="AcroExch.Document.DC" ShapeID="_x0000_i1028" DrawAspect="Icon" ObjectID="_1597674721" r:id="rId27"/>
        </w:object>
      </w:r>
    </w:p>
    <w:p w:rsidR="00EE5AA8" w:rsidRPr="008E6B5A" w:rsidRDefault="00AA5576" w:rsidP="00EE5AA8">
      <w:pPr>
        <w:pStyle w:val="Num1"/>
        <w:numPr>
          <w:ilvl w:val="2"/>
          <w:numId w:val="30"/>
        </w:numPr>
        <w:spacing w:before="0"/>
        <w:rPr>
          <w:rFonts w:asciiTheme="minorHAnsi" w:hAnsiTheme="minorHAnsi"/>
          <w:sz w:val="22"/>
          <w:szCs w:val="22"/>
        </w:rPr>
      </w:pPr>
      <w:r w:rsidRPr="00AA5576">
        <w:rPr>
          <w:rFonts w:asciiTheme="minorHAnsi" w:hAnsiTheme="minorHAnsi"/>
          <w:sz w:val="22"/>
          <w:szCs w:val="22"/>
        </w:rPr>
        <w:t>Employee Request Form:</w:t>
      </w:r>
      <w:r w:rsidR="00EE5AA8" w:rsidRPr="008E6B5A">
        <w:rPr>
          <w:rFonts w:asciiTheme="minorHAnsi" w:hAnsiTheme="minorHAnsi"/>
          <w:sz w:val="22"/>
          <w:szCs w:val="22"/>
        </w:rPr>
        <w:object w:dxaOrig="1551" w:dyaOrig="1004">
          <v:shape id="_x0000_i1029" type="#_x0000_t75" style="width:77.25pt;height:50.25pt" o:ole="">
            <v:imagedata r:id="rId28" o:title=""/>
          </v:shape>
          <o:OLEObject Type="Embed" ProgID="AcroExch.Document.DC" ShapeID="_x0000_i1029" DrawAspect="Icon" ObjectID="_1597674722" r:id="rId29"/>
        </w:object>
      </w:r>
    </w:p>
    <w:p w:rsidR="00EE5AA8" w:rsidRPr="00593F37" w:rsidRDefault="00BF6CA6" w:rsidP="00EE5AA8">
      <w:pPr>
        <w:pStyle w:val="Num1"/>
        <w:numPr>
          <w:ilvl w:val="0"/>
          <w:numId w:val="30"/>
        </w:numPr>
        <w:spacing w:before="0"/>
        <w:rPr>
          <w:rFonts w:asciiTheme="minorHAnsi" w:hAnsiTheme="minorHAnsi"/>
          <w:sz w:val="22"/>
          <w:szCs w:val="22"/>
          <w:rPrChange w:id="1016" w:author="aljaykum" w:date="2016-11-08T10:11:00Z">
            <w:rPr>
              <w:rFonts w:asciiTheme="minorHAnsi" w:hAnsiTheme="minorHAnsi"/>
              <w:sz w:val="22"/>
              <w:szCs w:val="22"/>
              <w:highlight w:val="yellow"/>
            </w:rPr>
          </w:rPrChange>
        </w:rPr>
      </w:pPr>
      <w:r w:rsidRPr="00BF6CA6">
        <w:rPr>
          <w:rFonts w:asciiTheme="minorHAnsi" w:hAnsiTheme="minorHAnsi"/>
          <w:sz w:val="22"/>
          <w:szCs w:val="22"/>
          <w:rPrChange w:id="1017" w:author="aljaykum" w:date="2016-11-08T10:11:00Z">
            <w:rPr>
              <w:rFonts w:asciiTheme="minorHAnsi" w:hAnsiTheme="minorHAnsi"/>
              <w:color w:val="0000FF"/>
              <w:sz w:val="22"/>
              <w:szCs w:val="22"/>
              <w:u w:val="single"/>
            </w:rPr>
          </w:rPrChange>
        </w:rPr>
        <w:t xml:space="preserve">Employees in the United States are eligible for FMLA leave if they have been employed for at least 12 months </w:t>
      </w:r>
      <w:del w:id="1018" w:author="aljaykum" w:date="2016-11-08T09:59:00Z">
        <w:r w:rsidRPr="00BF6CA6">
          <w:rPr>
            <w:rFonts w:asciiTheme="minorHAnsi" w:hAnsiTheme="minorHAnsi"/>
            <w:sz w:val="22"/>
            <w:szCs w:val="22"/>
            <w:rPrChange w:id="1019" w:author="aljaykum" w:date="2016-11-08T10:11:00Z">
              <w:rPr>
                <w:rFonts w:asciiTheme="minorHAnsi" w:hAnsiTheme="minorHAnsi"/>
                <w:color w:val="0000FF"/>
                <w:sz w:val="22"/>
                <w:szCs w:val="22"/>
                <w:u w:val="single"/>
              </w:rPr>
            </w:rPrChange>
          </w:rPr>
          <w:sym w:font="Wingdings" w:char="F0E0"/>
        </w:r>
        <w:r w:rsidRPr="00BF6CA6">
          <w:rPr>
            <w:rFonts w:asciiTheme="minorHAnsi" w:hAnsiTheme="minorHAnsi"/>
            <w:sz w:val="22"/>
            <w:szCs w:val="22"/>
            <w:rPrChange w:id="1020" w:author="aljaykum" w:date="2016-11-08T10:11:00Z">
              <w:rPr>
                <w:rFonts w:asciiTheme="minorHAnsi" w:hAnsiTheme="minorHAnsi"/>
                <w:color w:val="0000FF"/>
                <w:sz w:val="22"/>
                <w:szCs w:val="22"/>
                <w:u w:val="single"/>
              </w:rPr>
            </w:rPrChange>
          </w:rPr>
          <w:delText xml:space="preserve"> Need confirmation if this is needed</w:delText>
        </w:r>
      </w:del>
    </w:p>
    <w:p w:rsidR="002B6A94" w:rsidRPr="00593F37" w:rsidRDefault="00BF6CA6" w:rsidP="002B6A94">
      <w:pPr>
        <w:pStyle w:val="Num1"/>
        <w:numPr>
          <w:ilvl w:val="0"/>
          <w:numId w:val="30"/>
        </w:numPr>
        <w:rPr>
          <w:rFonts w:asciiTheme="minorHAnsi" w:hAnsiTheme="minorHAnsi"/>
          <w:sz w:val="22"/>
          <w:szCs w:val="22"/>
          <w:rPrChange w:id="1021" w:author="aljaykum" w:date="2016-11-08T10:11:00Z">
            <w:rPr>
              <w:rFonts w:asciiTheme="minorHAnsi" w:hAnsiTheme="minorHAnsi"/>
              <w:sz w:val="22"/>
              <w:szCs w:val="22"/>
              <w:highlight w:val="yellow"/>
            </w:rPr>
          </w:rPrChange>
        </w:rPr>
      </w:pPr>
      <w:r w:rsidRPr="00BF6CA6">
        <w:rPr>
          <w:rFonts w:asciiTheme="minorHAnsi" w:hAnsiTheme="minorHAnsi"/>
          <w:sz w:val="22"/>
          <w:szCs w:val="22"/>
          <w:rPrChange w:id="1022" w:author="aljaykum" w:date="2016-11-08T10:11:00Z">
            <w:rPr>
              <w:rFonts w:asciiTheme="minorHAnsi" w:hAnsiTheme="minorHAnsi"/>
              <w:color w:val="0000FF"/>
              <w:sz w:val="22"/>
              <w:szCs w:val="22"/>
              <w:highlight w:val="yellow"/>
              <w:u w:val="single"/>
            </w:rPr>
          </w:rPrChange>
        </w:rPr>
        <w:t xml:space="preserve">FMLA can be taken in </w:t>
      </w:r>
      <w:del w:id="1023" w:author="aljaykum" w:date="2016-11-08T10:11:00Z">
        <w:r w:rsidRPr="00BF6CA6">
          <w:rPr>
            <w:rFonts w:asciiTheme="minorHAnsi" w:hAnsiTheme="minorHAnsi"/>
            <w:sz w:val="22"/>
            <w:szCs w:val="22"/>
            <w:rPrChange w:id="1024" w:author="aljaykum" w:date="2016-11-08T10:11:00Z">
              <w:rPr>
                <w:rFonts w:asciiTheme="minorHAnsi" w:hAnsiTheme="minorHAnsi"/>
                <w:color w:val="0000FF"/>
                <w:sz w:val="22"/>
                <w:szCs w:val="22"/>
                <w:highlight w:val="yellow"/>
                <w:u w:val="single"/>
              </w:rPr>
            </w:rPrChange>
          </w:rPr>
          <w:delText xml:space="preserve">days </w:delText>
        </w:r>
      </w:del>
      <w:del w:id="1025" w:author="aljaykum" w:date="2016-11-08T10:10:00Z">
        <w:r w:rsidRPr="00BF6CA6">
          <w:rPr>
            <w:rFonts w:asciiTheme="minorHAnsi" w:hAnsiTheme="minorHAnsi"/>
            <w:sz w:val="22"/>
            <w:szCs w:val="22"/>
            <w:rPrChange w:id="1026" w:author="aljaykum" w:date="2016-11-08T10:11:00Z">
              <w:rPr>
                <w:rFonts w:asciiTheme="minorHAnsi" w:hAnsiTheme="minorHAnsi"/>
                <w:color w:val="0000FF"/>
                <w:sz w:val="22"/>
                <w:szCs w:val="22"/>
                <w:highlight w:val="yellow"/>
                <w:u w:val="single"/>
              </w:rPr>
            </w:rPrChange>
          </w:rPr>
          <w:delText xml:space="preserve">only and not in </w:delText>
        </w:r>
      </w:del>
      <w:r w:rsidRPr="00BF6CA6">
        <w:rPr>
          <w:rFonts w:asciiTheme="minorHAnsi" w:hAnsiTheme="minorHAnsi"/>
          <w:sz w:val="22"/>
          <w:szCs w:val="22"/>
          <w:rPrChange w:id="1027" w:author="aljaykum" w:date="2016-11-08T10:11:00Z">
            <w:rPr>
              <w:rFonts w:asciiTheme="minorHAnsi" w:hAnsiTheme="minorHAnsi"/>
              <w:color w:val="0000FF"/>
              <w:sz w:val="22"/>
              <w:szCs w:val="22"/>
              <w:highlight w:val="yellow"/>
              <w:u w:val="single"/>
            </w:rPr>
          </w:rPrChange>
        </w:rPr>
        <w:t>hours</w:t>
      </w:r>
      <w:ins w:id="1028" w:author="aljaykum" w:date="2016-11-08T10:11:00Z">
        <w:r w:rsidRPr="00BF6CA6">
          <w:rPr>
            <w:rFonts w:asciiTheme="minorHAnsi" w:hAnsiTheme="minorHAnsi"/>
            <w:sz w:val="22"/>
            <w:szCs w:val="22"/>
            <w:rPrChange w:id="1029" w:author="aljaykum" w:date="2016-11-08T10:11:00Z">
              <w:rPr>
                <w:rFonts w:asciiTheme="minorHAnsi" w:hAnsiTheme="minorHAnsi"/>
                <w:color w:val="0000FF"/>
                <w:sz w:val="22"/>
                <w:szCs w:val="22"/>
                <w:highlight w:val="yellow"/>
                <w:u w:val="single"/>
              </w:rPr>
            </w:rPrChange>
          </w:rPr>
          <w:t xml:space="preserve"> </w:t>
        </w:r>
        <w:r w:rsidRPr="00BF6CA6">
          <w:rPr>
            <w:rFonts w:asciiTheme="minorHAnsi" w:hAnsiTheme="minorHAnsi"/>
            <w:sz w:val="22"/>
            <w:szCs w:val="22"/>
            <w:rPrChange w:id="1030" w:author="aljaykum" w:date="2016-11-08T10:11:00Z">
              <w:rPr>
                <w:rFonts w:asciiTheme="minorHAnsi" w:hAnsiTheme="minorHAnsi"/>
                <w:color w:val="0000FF"/>
                <w:sz w:val="22"/>
                <w:szCs w:val="22"/>
                <w:highlight w:val="yellow"/>
                <w:u w:val="single"/>
              </w:rPr>
            </w:rPrChange>
          </w:rPr>
          <w:sym w:font="Wingdings" w:char="F0E0"/>
        </w:r>
        <w:r w:rsidRPr="00BF6CA6">
          <w:rPr>
            <w:rFonts w:asciiTheme="minorHAnsi" w:hAnsiTheme="minorHAnsi"/>
            <w:sz w:val="22"/>
            <w:szCs w:val="22"/>
            <w:rPrChange w:id="1031" w:author="aljaykum" w:date="2016-11-08T10:11:00Z">
              <w:rPr>
                <w:rFonts w:asciiTheme="minorHAnsi" w:hAnsiTheme="minorHAnsi"/>
                <w:color w:val="0000FF"/>
                <w:sz w:val="22"/>
                <w:szCs w:val="22"/>
                <w:highlight w:val="yellow"/>
                <w:u w:val="single"/>
              </w:rPr>
            </w:rPrChange>
          </w:rPr>
          <w:t xml:space="preserve"> as confirmed by Liz</w:t>
        </w:r>
      </w:ins>
      <w:r w:rsidRPr="00BF6CA6">
        <w:rPr>
          <w:rFonts w:asciiTheme="minorHAnsi" w:hAnsiTheme="minorHAnsi"/>
          <w:sz w:val="22"/>
          <w:szCs w:val="22"/>
          <w:rPrChange w:id="1032" w:author="aljaykum" w:date="2016-11-08T10:11:00Z">
            <w:rPr>
              <w:rFonts w:asciiTheme="minorHAnsi" w:hAnsiTheme="minorHAnsi"/>
              <w:color w:val="0000FF"/>
              <w:sz w:val="22"/>
              <w:szCs w:val="22"/>
              <w:highlight w:val="yellow"/>
              <w:u w:val="single"/>
            </w:rPr>
          </w:rPrChange>
        </w:rPr>
        <w:t>.</w:t>
      </w:r>
    </w:p>
    <w:p w:rsidR="00A34141" w:rsidRPr="008E6B5A" w:rsidRDefault="00AA5576" w:rsidP="00A34141">
      <w:pPr>
        <w:pStyle w:val="Num1"/>
        <w:numPr>
          <w:ilvl w:val="0"/>
          <w:numId w:val="30"/>
        </w:numPr>
        <w:rPr>
          <w:rFonts w:asciiTheme="minorHAnsi" w:hAnsiTheme="minorHAnsi"/>
          <w:sz w:val="22"/>
          <w:szCs w:val="22"/>
        </w:rPr>
      </w:pPr>
      <w:r w:rsidRPr="00AA5576">
        <w:rPr>
          <w:rFonts w:asciiTheme="minorHAnsi" w:hAnsiTheme="minorHAnsi"/>
          <w:sz w:val="22"/>
          <w:szCs w:val="22"/>
        </w:rPr>
        <w:t>This request in LMS will trigger an email alert to employee’s supervisor for its approval (approve/reject). Reminders will be sent to supervisor 15 days prior to leave start date.</w:t>
      </w:r>
    </w:p>
    <w:p w:rsidR="00A34141" w:rsidRPr="008E6B5A" w:rsidRDefault="00AA5576" w:rsidP="00A34141">
      <w:pPr>
        <w:pStyle w:val="Num1"/>
        <w:numPr>
          <w:ilvl w:val="0"/>
          <w:numId w:val="30"/>
        </w:numPr>
        <w:rPr>
          <w:rFonts w:asciiTheme="minorHAnsi" w:hAnsiTheme="minorHAnsi"/>
          <w:sz w:val="22"/>
          <w:szCs w:val="22"/>
        </w:rPr>
      </w:pPr>
      <w:r w:rsidRPr="00AA5576">
        <w:rPr>
          <w:rFonts w:asciiTheme="minorHAnsi" w:hAnsiTheme="minorHAnsi"/>
          <w:sz w:val="22"/>
          <w:szCs w:val="22"/>
        </w:rPr>
        <w:t>Once the request is approved by supervisor, an email alert will be triggered to people process team for their decision. Reminders will be sent to people process every day prior to leave start date.</w:t>
      </w:r>
    </w:p>
    <w:p w:rsidR="002B6A94" w:rsidRPr="008E6B5A" w:rsidRDefault="00AA5576" w:rsidP="00EE5AA8">
      <w:pPr>
        <w:pStyle w:val="Num1"/>
        <w:numPr>
          <w:ilvl w:val="0"/>
          <w:numId w:val="30"/>
        </w:numPr>
        <w:spacing w:before="0"/>
        <w:rPr>
          <w:rFonts w:asciiTheme="minorHAnsi" w:hAnsiTheme="minorHAnsi"/>
          <w:sz w:val="22"/>
          <w:szCs w:val="22"/>
          <w:highlight w:val="yellow"/>
        </w:rPr>
      </w:pPr>
      <w:r w:rsidRPr="00AA5576">
        <w:rPr>
          <w:rFonts w:asciiTheme="minorHAnsi" w:hAnsiTheme="minorHAnsi"/>
          <w:sz w:val="22"/>
          <w:szCs w:val="22"/>
        </w:rPr>
        <w:t>Mail to be sent post leave application to supervisor</w:t>
      </w:r>
    </w:p>
    <w:tbl>
      <w:tblPr>
        <w:tblStyle w:val="TableGrid"/>
        <w:tblW w:w="0" w:type="auto"/>
        <w:tblInd w:w="360" w:type="dxa"/>
        <w:tblLook w:val="04A0" w:firstRow="1" w:lastRow="0" w:firstColumn="1" w:lastColumn="0" w:noHBand="0" w:noVBand="1"/>
      </w:tblPr>
      <w:tblGrid>
        <w:gridCol w:w="8525"/>
      </w:tblGrid>
      <w:tr w:rsidR="00A34141" w:rsidRPr="008E6B5A" w:rsidTr="00A34141">
        <w:tc>
          <w:tcPr>
            <w:tcW w:w="8885" w:type="dxa"/>
          </w:tcPr>
          <w:p w:rsidR="00A34141" w:rsidRPr="008E6B5A" w:rsidRDefault="00AA5576" w:rsidP="00A34141">
            <w:pPr>
              <w:pStyle w:val="Num1"/>
              <w:spacing w:before="0"/>
              <w:rPr>
                <w:rFonts w:asciiTheme="minorHAnsi" w:hAnsiTheme="minorHAnsi"/>
                <w:sz w:val="22"/>
                <w:szCs w:val="22"/>
              </w:rPr>
            </w:pPr>
            <w:r w:rsidRPr="00AA5576">
              <w:rPr>
                <w:rFonts w:asciiTheme="minorHAnsi" w:hAnsiTheme="minorHAnsi"/>
                <w:sz w:val="22"/>
                <w:szCs w:val="22"/>
              </w:rPr>
              <w:t>From: Employee</w:t>
            </w:r>
          </w:p>
          <w:p w:rsidR="00A34141" w:rsidRPr="008E6B5A" w:rsidRDefault="00AA5576" w:rsidP="00A34141">
            <w:pPr>
              <w:pStyle w:val="Num1"/>
              <w:spacing w:before="0"/>
              <w:rPr>
                <w:rFonts w:asciiTheme="minorHAnsi" w:hAnsiTheme="minorHAnsi"/>
                <w:sz w:val="22"/>
                <w:szCs w:val="22"/>
              </w:rPr>
            </w:pPr>
            <w:r w:rsidRPr="00AA5576">
              <w:rPr>
                <w:rFonts w:asciiTheme="minorHAnsi" w:hAnsiTheme="minorHAnsi"/>
                <w:sz w:val="22"/>
                <w:szCs w:val="22"/>
              </w:rPr>
              <w:t>To: Supervisor</w:t>
            </w:r>
          </w:p>
          <w:p w:rsidR="00A34141" w:rsidRPr="008E6B5A" w:rsidRDefault="00AA5576" w:rsidP="00A34141">
            <w:pPr>
              <w:pStyle w:val="Num1"/>
              <w:spacing w:before="0"/>
              <w:rPr>
                <w:rFonts w:asciiTheme="minorHAnsi" w:hAnsiTheme="minorHAnsi"/>
                <w:sz w:val="22"/>
                <w:szCs w:val="22"/>
              </w:rPr>
            </w:pPr>
            <w:r w:rsidRPr="00AA5576">
              <w:rPr>
                <w:rFonts w:asciiTheme="minorHAnsi" w:hAnsiTheme="minorHAnsi"/>
                <w:sz w:val="22"/>
                <w:szCs w:val="22"/>
              </w:rPr>
              <w:t>CC: Employee</w:t>
            </w:r>
          </w:p>
          <w:p w:rsidR="00A34141" w:rsidRPr="008E6B5A" w:rsidRDefault="00A34141" w:rsidP="00A34141">
            <w:pPr>
              <w:pStyle w:val="Num1"/>
              <w:spacing w:before="0"/>
              <w:rPr>
                <w:rFonts w:asciiTheme="minorHAnsi" w:hAnsiTheme="minorHAnsi"/>
                <w:sz w:val="22"/>
                <w:szCs w:val="22"/>
              </w:rPr>
            </w:pPr>
          </w:p>
          <w:p w:rsidR="00A34141" w:rsidRPr="008E6B5A" w:rsidRDefault="00AA5576" w:rsidP="00A34141">
            <w:pPr>
              <w:pStyle w:val="Num1"/>
              <w:spacing w:before="0"/>
              <w:rPr>
                <w:rFonts w:asciiTheme="minorHAnsi" w:hAnsiTheme="minorHAnsi"/>
                <w:sz w:val="22"/>
                <w:szCs w:val="22"/>
              </w:rPr>
            </w:pPr>
            <w:r w:rsidRPr="00AA5576">
              <w:rPr>
                <w:rFonts w:asciiTheme="minorHAnsi" w:hAnsiTheme="minorHAnsi"/>
                <w:sz w:val="22"/>
                <w:szCs w:val="22"/>
              </w:rPr>
              <w:t>Subject:</w:t>
            </w:r>
            <w:r w:rsidRPr="00AA5576">
              <w:rPr>
                <w:rFonts w:asciiTheme="minorHAnsi" w:hAnsiTheme="minorHAnsi"/>
              </w:rPr>
              <w:t xml:space="preserve"> </w:t>
            </w:r>
            <w:ins w:id="1033" w:author="aljaykum" w:date="2016-11-08T10:11:00Z">
              <w:r w:rsidR="00593F37" w:rsidRPr="00495F8B">
                <w:rPr>
                  <w:rFonts w:asciiTheme="minorHAnsi" w:hAnsiTheme="minorHAnsi"/>
                  <w:sz w:val="22"/>
                  <w:szCs w:val="22"/>
                </w:rPr>
                <w:t xml:space="preserve">&lt;Leave Type&gt; </w:t>
              </w:r>
              <w:r w:rsidR="00593F37" w:rsidRPr="00495F8B">
                <w:rPr>
                  <w:rFonts w:asciiTheme="minorHAnsi" w:hAnsiTheme="minorHAnsi" w:cs="Tahoma"/>
                  <w:sz w:val="22"/>
                  <w:szCs w:val="22"/>
                </w:rPr>
                <w:t>submitted by &lt;Employee Name&gt;</w:t>
              </w:r>
            </w:ins>
            <w:del w:id="1034" w:author="aljaykum" w:date="2016-11-08T10:11:00Z">
              <w:r w:rsidRPr="00AA5576" w:rsidDel="00593F37">
                <w:rPr>
                  <w:rFonts w:asciiTheme="minorHAnsi" w:hAnsiTheme="minorHAnsi"/>
                  <w:sz w:val="22"/>
                  <w:szCs w:val="22"/>
                </w:rPr>
                <w:delText>Leave application</w:delText>
              </w:r>
            </w:del>
          </w:p>
          <w:p w:rsidR="00A34141" w:rsidRPr="008E6B5A" w:rsidRDefault="00A34141" w:rsidP="00A34141">
            <w:pPr>
              <w:pStyle w:val="Num1"/>
              <w:spacing w:before="0"/>
              <w:rPr>
                <w:rFonts w:asciiTheme="minorHAnsi" w:hAnsiTheme="minorHAnsi"/>
                <w:sz w:val="22"/>
                <w:szCs w:val="22"/>
              </w:rPr>
            </w:pPr>
          </w:p>
          <w:p w:rsidR="00A34141" w:rsidRPr="008E6B5A" w:rsidRDefault="00AA5576" w:rsidP="00A34141">
            <w:pPr>
              <w:pStyle w:val="Num1"/>
              <w:spacing w:before="0"/>
              <w:rPr>
                <w:rFonts w:asciiTheme="minorHAnsi" w:hAnsiTheme="minorHAnsi"/>
                <w:sz w:val="22"/>
                <w:szCs w:val="22"/>
              </w:rPr>
            </w:pPr>
            <w:r w:rsidRPr="00AA5576">
              <w:rPr>
                <w:rFonts w:asciiTheme="minorHAnsi" w:hAnsiTheme="minorHAnsi"/>
                <w:sz w:val="22"/>
                <w:szCs w:val="22"/>
              </w:rPr>
              <w:t>Body:</w:t>
            </w:r>
          </w:p>
          <w:p w:rsidR="00A34141" w:rsidRPr="00593F37" w:rsidRDefault="00BF6CA6" w:rsidP="00A34141">
            <w:pPr>
              <w:spacing w:after="240"/>
              <w:rPr>
                <w:rFonts w:asciiTheme="minorHAnsi" w:hAnsiTheme="minorHAnsi"/>
                <w:sz w:val="22"/>
                <w:szCs w:val="22"/>
                <w:rPrChange w:id="1035" w:author="aljaykum" w:date="2016-11-08T10:12:00Z">
                  <w:rPr>
                    <w:rFonts w:asciiTheme="minorHAnsi" w:hAnsiTheme="minorHAnsi"/>
                  </w:rPr>
                </w:rPrChange>
              </w:rPr>
            </w:pPr>
            <w:r w:rsidRPr="00BF6CA6">
              <w:rPr>
                <w:rFonts w:asciiTheme="minorHAnsi" w:hAnsiTheme="minorHAnsi"/>
                <w:sz w:val="22"/>
                <w:szCs w:val="22"/>
                <w:rPrChange w:id="1036" w:author="aljaykum" w:date="2016-11-08T10:12:00Z">
                  <w:rPr>
                    <w:rFonts w:asciiTheme="minorHAnsi" w:hAnsiTheme="minorHAnsi"/>
                    <w:color w:val="0000FF"/>
                    <w:u w:val="single"/>
                  </w:rPr>
                </w:rPrChange>
              </w:rPr>
              <w:t xml:space="preserve">Hi, </w:t>
            </w:r>
            <w:r w:rsidRPr="00BF6CA6">
              <w:rPr>
                <w:rFonts w:asciiTheme="minorHAnsi" w:hAnsiTheme="minorHAnsi"/>
                <w:sz w:val="22"/>
                <w:szCs w:val="22"/>
                <w:rPrChange w:id="1037" w:author="aljaykum" w:date="2016-11-08T10:12:00Z">
                  <w:rPr>
                    <w:rFonts w:asciiTheme="minorHAnsi" w:hAnsiTheme="minorHAnsi"/>
                    <w:color w:val="0000FF"/>
                    <w:u w:val="single"/>
                  </w:rPr>
                </w:rPrChange>
              </w:rPr>
              <w:br/>
            </w:r>
            <w:r w:rsidRPr="00BF6CA6">
              <w:rPr>
                <w:rFonts w:asciiTheme="minorHAnsi" w:hAnsiTheme="minorHAnsi"/>
                <w:sz w:val="22"/>
                <w:szCs w:val="22"/>
                <w:rPrChange w:id="1038" w:author="aljaykum" w:date="2016-11-08T10:12:00Z">
                  <w:rPr>
                    <w:rFonts w:asciiTheme="minorHAnsi" w:hAnsiTheme="minorHAnsi"/>
                    <w:color w:val="0000FF"/>
                    <w:u w:val="single"/>
                  </w:rPr>
                </w:rPrChange>
              </w:rPr>
              <w:br/>
              <w:t xml:space="preserve">This is to inform you that </w:t>
            </w:r>
            <w:del w:id="1039" w:author="aljaykum" w:date="2016-11-08T10:12:00Z">
              <w:r w:rsidRPr="00BF6CA6">
                <w:rPr>
                  <w:rFonts w:asciiTheme="minorHAnsi" w:hAnsiTheme="minorHAnsi"/>
                  <w:sz w:val="22"/>
                  <w:szCs w:val="22"/>
                  <w:rPrChange w:id="1040" w:author="aljaykum" w:date="2016-11-08T10:12:00Z">
                    <w:rPr>
                      <w:rFonts w:asciiTheme="minorHAnsi" w:hAnsiTheme="minorHAnsi"/>
                      <w:color w:val="0000FF"/>
                      <w:u w:val="single"/>
                    </w:rPr>
                  </w:rPrChange>
                </w:rPr>
                <w:delText>Karen Powers (38380_FS)</w:delText>
              </w:r>
            </w:del>
            <w:ins w:id="1041" w:author="aljaykum" w:date="2016-11-08T10:12:00Z">
              <w:r w:rsidR="00593F37">
                <w:rPr>
                  <w:rFonts w:asciiTheme="minorHAnsi" w:hAnsiTheme="minorHAnsi"/>
                  <w:sz w:val="22"/>
                  <w:szCs w:val="22"/>
                </w:rPr>
                <w:t>&lt;Employee Name (ID)&gt;</w:t>
              </w:r>
            </w:ins>
            <w:r w:rsidRPr="00BF6CA6">
              <w:rPr>
                <w:rFonts w:asciiTheme="minorHAnsi" w:hAnsiTheme="minorHAnsi"/>
                <w:sz w:val="22"/>
                <w:szCs w:val="22"/>
                <w:rPrChange w:id="1042" w:author="aljaykum" w:date="2016-11-08T10:12:00Z">
                  <w:rPr>
                    <w:rFonts w:asciiTheme="minorHAnsi" w:hAnsiTheme="minorHAnsi"/>
                    <w:color w:val="0000FF"/>
                    <w:u w:val="single"/>
                  </w:rPr>
                </w:rPrChange>
              </w:rPr>
              <w:t xml:space="preserve"> has submitted following leave </w:t>
            </w:r>
            <w:del w:id="1043" w:author="aljaykum" w:date="2016-11-08T10:21:00Z">
              <w:r w:rsidRPr="00BF6CA6">
                <w:rPr>
                  <w:rFonts w:asciiTheme="minorHAnsi" w:hAnsiTheme="minorHAnsi"/>
                  <w:sz w:val="22"/>
                  <w:szCs w:val="22"/>
                  <w:rPrChange w:id="1044" w:author="aljaykum" w:date="2016-11-08T10:12:00Z">
                    <w:rPr>
                      <w:rFonts w:asciiTheme="minorHAnsi" w:hAnsiTheme="minorHAnsi"/>
                      <w:color w:val="0000FF"/>
                      <w:u w:val="single"/>
                    </w:rPr>
                  </w:rPrChange>
                </w:rPr>
                <w:delText>plan</w:delText>
              </w:r>
            </w:del>
            <w:ins w:id="1045" w:author="aljaykum" w:date="2016-11-08T10:21:00Z">
              <w:r w:rsidR="00623271">
                <w:rPr>
                  <w:rFonts w:asciiTheme="minorHAnsi" w:hAnsiTheme="minorHAnsi"/>
                  <w:sz w:val="22"/>
                  <w:szCs w:val="22"/>
                </w:rPr>
                <w:t>request</w:t>
              </w:r>
            </w:ins>
            <w:r w:rsidRPr="00BF6CA6">
              <w:rPr>
                <w:rFonts w:asciiTheme="minorHAnsi" w:hAnsiTheme="minorHAnsi"/>
                <w:sz w:val="22"/>
                <w:szCs w:val="22"/>
                <w:rPrChange w:id="1046" w:author="aljaykum" w:date="2016-11-08T10:12:00Z">
                  <w:rPr>
                    <w:rFonts w:asciiTheme="minorHAnsi" w:hAnsiTheme="minorHAnsi"/>
                    <w:color w:val="0000FF"/>
                    <w:u w:val="single"/>
                  </w:rPr>
                </w:rPrChange>
              </w:rPr>
              <w:t>.</w:t>
            </w:r>
          </w:p>
          <w:tbl>
            <w:tblPr>
              <w:tblW w:w="8084"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1567"/>
              <w:gridCol w:w="1568"/>
              <w:gridCol w:w="3177"/>
              <w:gridCol w:w="1772"/>
            </w:tblGrid>
            <w:tr w:rsidR="00A34141" w:rsidRPr="00593F37" w:rsidTr="00A34141">
              <w:trPr>
                <w:trHeight w:val="689"/>
              </w:trPr>
              <w:tc>
                <w:tcPr>
                  <w:tcW w:w="156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047" w:author="aljaykum" w:date="2016-11-08T10:12:00Z">
                        <w:rPr>
                          <w:rFonts w:asciiTheme="minorHAnsi" w:hAnsiTheme="minorHAnsi" w:cs="Times New Roman"/>
                          <w:b/>
                          <w:bCs/>
                          <w:sz w:val="24"/>
                          <w:szCs w:val="24"/>
                        </w:rPr>
                      </w:rPrChange>
                    </w:rPr>
                  </w:pPr>
                  <w:del w:id="1048" w:author="aljaykum" w:date="2016-11-08T10:12:00Z">
                    <w:r w:rsidRPr="00BF6CA6">
                      <w:rPr>
                        <w:rFonts w:asciiTheme="minorHAnsi" w:hAnsiTheme="minorHAnsi"/>
                        <w:b/>
                        <w:bCs/>
                        <w:sz w:val="22"/>
                        <w:szCs w:val="22"/>
                        <w:rPrChange w:id="1049" w:author="aljaykum" w:date="2016-11-08T10:12:00Z">
                          <w:rPr>
                            <w:rFonts w:asciiTheme="minorHAnsi" w:hAnsiTheme="minorHAnsi"/>
                            <w:b/>
                            <w:bCs/>
                            <w:color w:val="0000FF"/>
                            <w:u w:val="single"/>
                          </w:rPr>
                        </w:rPrChange>
                      </w:rPr>
                      <w:delText>New Leave Start Date</w:delText>
                    </w:r>
                  </w:del>
                  <w:ins w:id="1050" w:author="aljaykum" w:date="2016-11-08T10:12:00Z">
                    <w:r w:rsidR="00593F37">
                      <w:rPr>
                        <w:rFonts w:asciiTheme="minorHAnsi" w:hAnsiTheme="minorHAnsi"/>
                        <w:b/>
                        <w:bCs/>
                        <w:sz w:val="22"/>
                        <w:szCs w:val="22"/>
                      </w:rPr>
                      <w:t>Leave Type</w:t>
                    </w:r>
                  </w:ins>
                </w:p>
              </w:tc>
              <w:tc>
                <w:tcPr>
                  <w:tcW w:w="1568"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051" w:author="aljaykum" w:date="2016-11-08T10:12:00Z">
                        <w:rPr>
                          <w:rFonts w:asciiTheme="minorHAnsi" w:hAnsiTheme="minorHAnsi" w:cs="Times New Roman"/>
                          <w:b/>
                          <w:bCs/>
                          <w:sz w:val="24"/>
                          <w:szCs w:val="24"/>
                        </w:rPr>
                      </w:rPrChange>
                    </w:rPr>
                  </w:pPr>
                  <w:del w:id="1052" w:author="aljaykum" w:date="2016-11-08T10:12:00Z">
                    <w:r w:rsidRPr="00BF6CA6">
                      <w:rPr>
                        <w:rFonts w:asciiTheme="minorHAnsi" w:hAnsiTheme="minorHAnsi"/>
                        <w:b/>
                        <w:bCs/>
                        <w:sz w:val="22"/>
                        <w:szCs w:val="22"/>
                        <w:rPrChange w:id="1053" w:author="aljaykum" w:date="2016-11-08T10:12:00Z">
                          <w:rPr>
                            <w:rFonts w:asciiTheme="minorHAnsi" w:hAnsiTheme="minorHAnsi"/>
                            <w:b/>
                            <w:bCs/>
                            <w:color w:val="0000FF"/>
                            <w:u w:val="single"/>
                          </w:rPr>
                        </w:rPrChange>
                      </w:rPr>
                      <w:delText>New Leave End Date</w:delText>
                    </w:r>
                  </w:del>
                  <w:ins w:id="1054" w:author="aljaykum" w:date="2016-11-08T10:12:00Z">
                    <w:r w:rsidR="00593F37">
                      <w:rPr>
                        <w:rFonts w:asciiTheme="minorHAnsi" w:hAnsiTheme="minorHAnsi"/>
                        <w:b/>
                        <w:bCs/>
                        <w:sz w:val="22"/>
                        <w:szCs w:val="22"/>
                      </w:rPr>
                      <w:t>Start Date</w:t>
                    </w:r>
                  </w:ins>
                </w:p>
              </w:tc>
              <w:tc>
                <w:tcPr>
                  <w:tcW w:w="317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055" w:author="aljaykum" w:date="2016-11-08T10:12:00Z">
                        <w:rPr>
                          <w:rFonts w:asciiTheme="minorHAnsi" w:hAnsiTheme="minorHAnsi" w:cs="Times New Roman"/>
                          <w:b/>
                          <w:bCs/>
                          <w:sz w:val="24"/>
                          <w:szCs w:val="24"/>
                        </w:rPr>
                      </w:rPrChange>
                    </w:rPr>
                  </w:pPr>
                  <w:del w:id="1056" w:author="aljaykum" w:date="2016-11-08T10:12:00Z">
                    <w:r w:rsidRPr="00BF6CA6">
                      <w:rPr>
                        <w:rFonts w:asciiTheme="minorHAnsi" w:hAnsiTheme="minorHAnsi"/>
                        <w:b/>
                        <w:bCs/>
                        <w:sz w:val="22"/>
                        <w:szCs w:val="22"/>
                        <w:rPrChange w:id="1057" w:author="aljaykum" w:date="2016-11-08T10:12:00Z">
                          <w:rPr>
                            <w:rFonts w:asciiTheme="minorHAnsi" w:hAnsiTheme="minorHAnsi"/>
                            <w:b/>
                            <w:bCs/>
                            <w:color w:val="0000FF"/>
                            <w:u w:val="single"/>
                          </w:rPr>
                        </w:rPrChange>
                      </w:rPr>
                      <w:delText>Leave Type</w:delText>
                    </w:r>
                  </w:del>
                  <w:ins w:id="1058" w:author="aljaykum" w:date="2016-11-08T10:12:00Z">
                    <w:r w:rsidR="00593F37">
                      <w:rPr>
                        <w:rFonts w:asciiTheme="minorHAnsi" w:hAnsiTheme="minorHAnsi"/>
                        <w:b/>
                        <w:bCs/>
                        <w:sz w:val="22"/>
                        <w:szCs w:val="22"/>
                      </w:rPr>
                      <w:t>End Date</w:t>
                    </w:r>
                  </w:ins>
                </w:p>
              </w:tc>
              <w:tc>
                <w:tcPr>
                  <w:tcW w:w="1772"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059" w:author="aljaykum" w:date="2016-11-08T10:12:00Z">
                        <w:rPr>
                          <w:rFonts w:asciiTheme="minorHAnsi" w:hAnsiTheme="minorHAnsi" w:cs="Times New Roman"/>
                          <w:b/>
                          <w:bCs/>
                          <w:sz w:val="24"/>
                          <w:szCs w:val="24"/>
                        </w:rPr>
                      </w:rPrChange>
                    </w:rPr>
                  </w:pPr>
                  <w:del w:id="1060" w:author="aljaykum" w:date="2016-11-08T10:12:00Z">
                    <w:r w:rsidRPr="00BF6CA6">
                      <w:rPr>
                        <w:rFonts w:asciiTheme="minorHAnsi" w:hAnsiTheme="minorHAnsi"/>
                        <w:b/>
                        <w:bCs/>
                        <w:sz w:val="22"/>
                        <w:szCs w:val="22"/>
                        <w:rPrChange w:id="1061" w:author="aljaykum" w:date="2016-11-08T10:12:00Z">
                          <w:rPr>
                            <w:rFonts w:asciiTheme="minorHAnsi" w:hAnsiTheme="minorHAnsi"/>
                            <w:b/>
                            <w:bCs/>
                            <w:color w:val="0000FF"/>
                            <w:u w:val="single"/>
                          </w:rPr>
                        </w:rPrChange>
                      </w:rPr>
                      <w:delText>Effective No. Of leave</w:delText>
                    </w:r>
                  </w:del>
                  <w:ins w:id="1062" w:author="aljaykum" w:date="2016-11-08T10:12:00Z">
                    <w:r w:rsidR="00593F37">
                      <w:rPr>
                        <w:rFonts w:asciiTheme="minorHAnsi" w:hAnsiTheme="minorHAnsi"/>
                        <w:b/>
                        <w:bCs/>
                        <w:sz w:val="22"/>
                        <w:szCs w:val="22"/>
                      </w:rPr>
                      <w:t>Effective Leave</w:t>
                    </w:r>
                  </w:ins>
                </w:p>
              </w:tc>
            </w:tr>
            <w:tr w:rsidR="00A34141" w:rsidRPr="00593F37" w:rsidTr="00A34141">
              <w:trPr>
                <w:trHeight w:val="689"/>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A34141">
                  <w:pPr>
                    <w:jc w:val="center"/>
                    <w:rPr>
                      <w:rFonts w:asciiTheme="minorHAnsi" w:hAnsiTheme="minorHAnsi" w:cs="Times New Roman"/>
                      <w:sz w:val="22"/>
                      <w:szCs w:val="22"/>
                      <w:rPrChange w:id="1063" w:author="aljaykum" w:date="2016-11-08T10:12: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A34141">
                  <w:pPr>
                    <w:jc w:val="center"/>
                    <w:rPr>
                      <w:rFonts w:asciiTheme="minorHAnsi" w:hAnsiTheme="minorHAnsi" w:cs="Times New Roman"/>
                      <w:sz w:val="22"/>
                      <w:szCs w:val="22"/>
                      <w:rPrChange w:id="1064" w:author="aljaykum" w:date="2016-11-08T10:12: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BF6CA6">
                  <w:pPr>
                    <w:jc w:val="center"/>
                    <w:rPr>
                      <w:rFonts w:asciiTheme="minorHAnsi" w:hAnsiTheme="minorHAnsi" w:cs="Times New Roman"/>
                      <w:sz w:val="22"/>
                      <w:szCs w:val="22"/>
                      <w:rPrChange w:id="1065" w:author="aljaykum" w:date="2016-11-08T10:12:00Z">
                        <w:rPr>
                          <w:rFonts w:asciiTheme="minorHAnsi" w:hAnsiTheme="minorHAnsi" w:cs="Times New Roman"/>
                          <w:sz w:val="24"/>
                          <w:szCs w:val="24"/>
                        </w:rPr>
                      </w:rPrChange>
                    </w:rPr>
                  </w:pPr>
                  <w:del w:id="1066" w:author="aljaykum" w:date="2016-11-08T10:12:00Z">
                    <w:r w:rsidRPr="00BF6CA6">
                      <w:rPr>
                        <w:rFonts w:asciiTheme="minorHAnsi" w:hAnsiTheme="minorHAnsi"/>
                        <w:sz w:val="22"/>
                        <w:szCs w:val="22"/>
                        <w:rPrChange w:id="1067" w:author="aljaykum" w:date="2016-11-08T10:12:00Z">
                          <w:rPr>
                            <w:rFonts w:asciiTheme="minorHAnsi" w:hAnsiTheme="minorHAnsi"/>
                            <w:color w:val="0000FF"/>
                            <w:u w:val="single"/>
                          </w:rPr>
                        </w:rPrChange>
                      </w:rPr>
                      <w:delText>Family Medical Leave of Absence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BF6CA6">
                  <w:pPr>
                    <w:jc w:val="center"/>
                    <w:rPr>
                      <w:rFonts w:asciiTheme="minorHAnsi" w:hAnsiTheme="minorHAnsi" w:cs="Times New Roman"/>
                      <w:sz w:val="22"/>
                      <w:szCs w:val="22"/>
                      <w:rPrChange w:id="1068" w:author="aljaykum" w:date="2016-11-08T10:12:00Z">
                        <w:rPr>
                          <w:rFonts w:asciiTheme="minorHAnsi" w:hAnsiTheme="minorHAnsi" w:cs="Times New Roman"/>
                          <w:sz w:val="24"/>
                          <w:szCs w:val="24"/>
                        </w:rPr>
                      </w:rPrChange>
                    </w:rPr>
                  </w:pPr>
                  <w:r w:rsidRPr="00BF6CA6">
                    <w:rPr>
                      <w:rFonts w:asciiTheme="minorHAnsi" w:hAnsiTheme="minorHAnsi"/>
                      <w:sz w:val="22"/>
                      <w:szCs w:val="22"/>
                      <w:rPrChange w:id="1069" w:author="aljaykum" w:date="2016-11-08T10:12:00Z">
                        <w:rPr>
                          <w:rFonts w:asciiTheme="minorHAnsi" w:hAnsiTheme="minorHAnsi"/>
                          <w:color w:val="0000FF"/>
                          <w:u w:val="single"/>
                        </w:rPr>
                      </w:rPrChange>
                    </w:rPr>
                    <w:t>&lt;&gt; hours(s)</w:t>
                  </w:r>
                </w:p>
              </w:tc>
            </w:tr>
          </w:tbl>
          <w:p w:rsidR="00593F37" w:rsidRDefault="00593F37" w:rsidP="00A34141">
            <w:pPr>
              <w:rPr>
                <w:ins w:id="1070" w:author="aljaykum" w:date="2016-11-08T10:19:00Z"/>
                <w:rFonts w:asciiTheme="minorHAnsi" w:hAnsiTheme="minorHAnsi"/>
                <w:sz w:val="22"/>
                <w:szCs w:val="22"/>
              </w:rPr>
            </w:pPr>
            <w:ins w:id="1071" w:author="aljaykum" w:date="2016-11-08T10:19:00Z">
              <w:r>
                <w:rPr>
                  <w:rFonts w:asciiTheme="minorHAnsi" w:hAnsiTheme="minorHAnsi"/>
                  <w:sz w:val="22"/>
                  <w:szCs w:val="22"/>
                </w:rPr>
                <w:t>Remarks:</w:t>
              </w:r>
            </w:ins>
          </w:p>
          <w:p w:rsidR="00593F37" w:rsidRDefault="00593F37" w:rsidP="00A34141">
            <w:pPr>
              <w:rPr>
                <w:ins w:id="1072" w:author="aljaykum" w:date="2016-11-08T10:19:00Z"/>
                <w:rFonts w:asciiTheme="minorHAnsi" w:hAnsiTheme="minorHAnsi"/>
                <w:sz w:val="22"/>
                <w:szCs w:val="22"/>
              </w:rPr>
            </w:pPr>
          </w:p>
          <w:p w:rsidR="00A34141" w:rsidRPr="00593F37" w:rsidRDefault="00BF6CA6" w:rsidP="00A34141">
            <w:pPr>
              <w:rPr>
                <w:rFonts w:asciiTheme="minorHAnsi" w:hAnsiTheme="minorHAnsi"/>
                <w:sz w:val="22"/>
                <w:szCs w:val="22"/>
                <w:rPrChange w:id="1073" w:author="aljaykum" w:date="2016-11-08T10:12:00Z">
                  <w:rPr>
                    <w:rFonts w:asciiTheme="minorHAnsi" w:hAnsiTheme="minorHAnsi"/>
                  </w:rPr>
                </w:rPrChange>
              </w:rPr>
            </w:pPr>
            <w:r w:rsidRPr="00BF6CA6">
              <w:rPr>
                <w:rFonts w:asciiTheme="minorHAnsi" w:hAnsiTheme="minorHAnsi"/>
                <w:sz w:val="22"/>
                <w:szCs w:val="22"/>
                <w:rPrChange w:id="1074" w:author="aljaykum" w:date="2016-11-08T10:12:00Z">
                  <w:rPr>
                    <w:rFonts w:asciiTheme="minorHAnsi" w:hAnsiTheme="minorHAnsi"/>
                    <w:color w:val="0000FF"/>
                    <w:u w:val="single"/>
                  </w:rPr>
                </w:rPrChange>
              </w:rPr>
              <w:t xml:space="preserve">Note: </w:t>
            </w:r>
          </w:p>
          <w:p w:rsidR="00A34141" w:rsidRPr="00593F37" w:rsidRDefault="00BF6CA6" w:rsidP="00A34141">
            <w:pPr>
              <w:numPr>
                <w:ilvl w:val="0"/>
                <w:numId w:val="54"/>
              </w:numPr>
              <w:kinsoku/>
              <w:spacing w:before="100" w:beforeAutospacing="1" w:after="100" w:afterAutospacing="1" w:line="240" w:lineRule="auto"/>
              <w:rPr>
                <w:rFonts w:asciiTheme="minorHAnsi" w:hAnsiTheme="minorHAnsi"/>
                <w:sz w:val="22"/>
                <w:szCs w:val="22"/>
                <w:rPrChange w:id="1075" w:author="aljaykum" w:date="2016-11-08T10:12:00Z">
                  <w:rPr>
                    <w:rFonts w:asciiTheme="minorHAnsi" w:hAnsiTheme="minorHAnsi"/>
                  </w:rPr>
                </w:rPrChange>
              </w:rPr>
            </w:pPr>
            <w:r w:rsidRPr="00BF6CA6">
              <w:rPr>
                <w:rFonts w:asciiTheme="minorHAnsi" w:hAnsiTheme="minorHAnsi"/>
                <w:sz w:val="22"/>
                <w:szCs w:val="22"/>
                <w:rPrChange w:id="1076" w:author="aljaykum" w:date="2016-11-08T10:12:00Z">
                  <w:rPr>
                    <w:rFonts w:asciiTheme="minorHAnsi" w:hAnsiTheme="minorHAnsi"/>
                    <w:color w:val="0000FF"/>
                    <w:u w:val="single"/>
                  </w:rPr>
                </w:rPrChange>
              </w:rPr>
              <w:t xml:space="preserve">Please login to </w:t>
            </w:r>
            <w:r w:rsidRPr="00BF6CA6">
              <w:rPr>
                <w:rFonts w:asciiTheme="minorHAnsi" w:hAnsiTheme="minorHAnsi"/>
                <w:sz w:val="22"/>
                <w:szCs w:val="22"/>
                <w:rPrChange w:id="1077" w:author="aljaykum" w:date="2016-11-08T10:12:00Z">
                  <w:rPr>
                    <w:color w:val="0000FF"/>
                    <w:u w:val="single"/>
                  </w:rPr>
                </w:rPrChange>
              </w:rPr>
              <w:fldChar w:fldCharType="begin"/>
            </w:r>
            <w:r w:rsidRPr="00BF6CA6">
              <w:rPr>
                <w:rFonts w:asciiTheme="minorHAnsi" w:hAnsiTheme="minorHAnsi"/>
                <w:sz w:val="22"/>
                <w:szCs w:val="22"/>
                <w:rPrChange w:id="1078" w:author="aljaykum" w:date="2016-11-08T10:12:00Z">
                  <w:rPr>
                    <w:color w:val="0000FF"/>
                    <w:u w:val="single"/>
                  </w:rPr>
                </w:rPrChange>
              </w:rPr>
              <w:instrText>HYPERLINK "https://lms.fs.capgemini.com"</w:instrText>
            </w:r>
            <w:r w:rsidRPr="00BF6CA6">
              <w:rPr>
                <w:rFonts w:asciiTheme="minorHAnsi" w:hAnsiTheme="minorHAnsi"/>
                <w:sz w:val="22"/>
                <w:szCs w:val="22"/>
                <w:rPrChange w:id="1079" w:author="aljaykum" w:date="2016-11-08T10:12:00Z">
                  <w:rPr>
                    <w:color w:val="0000FF"/>
                    <w:u w:val="single"/>
                  </w:rPr>
                </w:rPrChange>
              </w:rPr>
              <w:fldChar w:fldCharType="separate"/>
            </w:r>
            <w:r w:rsidRPr="00BF6CA6">
              <w:rPr>
                <w:rStyle w:val="Hyperlink"/>
                <w:rFonts w:asciiTheme="minorHAnsi" w:hAnsiTheme="minorHAnsi"/>
                <w:sz w:val="22"/>
                <w:szCs w:val="22"/>
                <w:rPrChange w:id="1080" w:author="aljaykum" w:date="2016-11-08T10:12:00Z">
                  <w:rPr>
                    <w:rStyle w:val="Hyperlink"/>
                    <w:rFonts w:asciiTheme="minorHAnsi" w:hAnsiTheme="minorHAnsi"/>
                  </w:rPr>
                </w:rPrChange>
              </w:rPr>
              <w:t>&lt;new</w:t>
            </w:r>
            <w:r w:rsidRPr="00BF6CA6">
              <w:rPr>
                <w:rFonts w:asciiTheme="minorHAnsi" w:hAnsiTheme="minorHAnsi"/>
                <w:sz w:val="22"/>
                <w:szCs w:val="22"/>
                <w:rPrChange w:id="1081" w:author="aljaykum" w:date="2016-11-08T10:12:00Z">
                  <w:rPr>
                    <w:color w:val="0000FF"/>
                    <w:u w:val="single"/>
                  </w:rPr>
                </w:rPrChange>
              </w:rPr>
              <w:fldChar w:fldCharType="end"/>
            </w:r>
            <w:r w:rsidRPr="00BF6CA6">
              <w:rPr>
                <w:rFonts w:asciiTheme="minorHAnsi" w:hAnsiTheme="minorHAnsi"/>
                <w:sz w:val="22"/>
                <w:szCs w:val="22"/>
                <w:rPrChange w:id="1082" w:author="aljaykum" w:date="2016-11-08T10:12:00Z">
                  <w:rPr>
                    <w:rFonts w:asciiTheme="minorHAnsi" w:hAnsiTheme="minorHAnsi"/>
                    <w:color w:val="0000FF"/>
                    <w:u w:val="single"/>
                  </w:rPr>
                </w:rPrChange>
              </w:rPr>
              <w:t xml:space="preserve"> application url&gt; to access LMS application </w:t>
            </w:r>
          </w:p>
          <w:p w:rsidR="00A34141" w:rsidRPr="00593F37" w:rsidRDefault="00BF6CA6" w:rsidP="00A34141">
            <w:pPr>
              <w:numPr>
                <w:ilvl w:val="0"/>
                <w:numId w:val="54"/>
              </w:numPr>
              <w:kinsoku/>
              <w:spacing w:before="100" w:beforeAutospacing="1" w:after="100" w:afterAutospacing="1" w:line="240" w:lineRule="auto"/>
              <w:rPr>
                <w:rFonts w:asciiTheme="minorHAnsi" w:hAnsiTheme="minorHAnsi"/>
                <w:sz w:val="22"/>
                <w:szCs w:val="22"/>
                <w:rPrChange w:id="1083" w:author="aljaykum" w:date="2016-11-08T10:12:00Z">
                  <w:rPr>
                    <w:rFonts w:asciiTheme="minorHAnsi" w:hAnsiTheme="minorHAnsi"/>
                  </w:rPr>
                </w:rPrChange>
              </w:rPr>
            </w:pPr>
            <w:r w:rsidRPr="00BF6CA6">
              <w:rPr>
                <w:rFonts w:asciiTheme="minorHAnsi" w:hAnsiTheme="minorHAnsi"/>
                <w:sz w:val="22"/>
                <w:szCs w:val="22"/>
                <w:rPrChange w:id="1084" w:author="aljaykum" w:date="2016-11-08T10:12:00Z">
                  <w:rPr>
                    <w:rFonts w:asciiTheme="minorHAnsi" w:hAnsiTheme="minorHAnsi"/>
                    <w:color w:val="0000FF"/>
                    <w:u w:val="single"/>
                  </w:rPr>
                </w:rPrChange>
              </w:rPr>
              <w:t xml:space="preserve">For any technical/functional issues, kindly raise your service request using: </w:t>
            </w:r>
            <w:r w:rsidRPr="00BF6CA6">
              <w:rPr>
                <w:rFonts w:asciiTheme="minorHAnsi" w:hAnsiTheme="minorHAnsi"/>
                <w:sz w:val="22"/>
                <w:szCs w:val="22"/>
                <w:rPrChange w:id="1085" w:author="aljaykum" w:date="2016-11-08T10:12:00Z">
                  <w:rPr>
                    <w:color w:val="0000FF"/>
                    <w:u w:val="single"/>
                  </w:rPr>
                </w:rPrChange>
              </w:rPr>
              <w:fldChar w:fldCharType="begin"/>
            </w:r>
            <w:r w:rsidRPr="00BF6CA6">
              <w:rPr>
                <w:rFonts w:asciiTheme="minorHAnsi" w:hAnsiTheme="minorHAnsi"/>
                <w:sz w:val="22"/>
                <w:szCs w:val="22"/>
                <w:rPrChange w:id="1086" w:author="aljaykum" w:date="2016-11-08T10:12: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087" w:author="aljaykum" w:date="2016-11-08T10:12:00Z">
                  <w:rPr>
                    <w:color w:val="0000FF"/>
                    <w:u w:val="single"/>
                  </w:rPr>
                </w:rPrChange>
              </w:rPr>
              <w:fldChar w:fldCharType="separate"/>
            </w:r>
            <w:r w:rsidRPr="00BF6CA6">
              <w:rPr>
                <w:rStyle w:val="Hyperlink"/>
                <w:rFonts w:asciiTheme="minorHAnsi" w:hAnsiTheme="minorHAnsi"/>
                <w:sz w:val="22"/>
                <w:szCs w:val="22"/>
                <w:rPrChange w:id="1088" w:author="aljaykum" w:date="2016-11-08T10:12:00Z">
                  <w:rPr>
                    <w:rStyle w:val="Hyperlink"/>
                    <w:rFonts w:asciiTheme="minorHAnsi" w:hAnsiTheme="minorHAnsi"/>
                  </w:rPr>
                </w:rPrChange>
              </w:rPr>
              <w:t>FS SBU Service desk portal</w:t>
            </w:r>
            <w:r w:rsidRPr="00BF6CA6">
              <w:rPr>
                <w:rFonts w:asciiTheme="minorHAnsi" w:hAnsiTheme="minorHAnsi"/>
                <w:sz w:val="22"/>
                <w:szCs w:val="22"/>
                <w:rPrChange w:id="1089" w:author="aljaykum" w:date="2016-11-08T10:12:00Z">
                  <w:rPr>
                    <w:color w:val="0000FF"/>
                    <w:u w:val="single"/>
                  </w:rPr>
                </w:rPrChange>
              </w:rPr>
              <w:fldChar w:fldCharType="end"/>
            </w:r>
            <w:r w:rsidRPr="00BF6CA6">
              <w:rPr>
                <w:rFonts w:asciiTheme="minorHAnsi" w:hAnsiTheme="minorHAnsi"/>
                <w:sz w:val="22"/>
                <w:szCs w:val="22"/>
                <w:rPrChange w:id="1090" w:author="aljaykum" w:date="2016-11-08T10:12:00Z">
                  <w:rPr>
                    <w:rFonts w:asciiTheme="minorHAnsi" w:hAnsiTheme="minorHAnsi"/>
                    <w:color w:val="0000FF"/>
                    <w:u w:val="single"/>
                  </w:rPr>
                </w:rPrChange>
              </w:rPr>
              <w:t xml:space="preserve"> (Employee Management &gt;&gt; Leave Management System). </w:t>
            </w:r>
          </w:p>
          <w:p w:rsidR="00783519" w:rsidRPr="00593F37" w:rsidRDefault="00BF6CA6">
            <w:pPr>
              <w:rPr>
                <w:rFonts w:asciiTheme="minorHAnsi" w:hAnsiTheme="minorHAnsi"/>
                <w:sz w:val="22"/>
                <w:szCs w:val="22"/>
                <w:rPrChange w:id="1091" w:author="aljaykum" w:date="2016-11-08T10:12:00Z">
                  <w:rPr>
                    <w:rFonts w:asciiTheme="minorHAnsi" w:hAnsiTheme="minorHAnsi"/>
                    <w:sz w:val="24"/>
                    <w:szCs w:val="24"/>
                  </w:rPr>
                </w:rPrChange>
              </w:rPr>
            </w:pPr>
            <w:r w:rsidRPr="00BF6CA6">
              <w:rPr>
                <w:rFonts w:asciiTheme="minorHAnsi" w:hAnsiTheme="minorHAnsi"/>
                <w:sz w:val="22"/>
                <w:szCs w:val="22"/>
                <w:rPrChange w:id="1092" w:author="aljaykum" w:date="2016-11-08T10:12:00Z">
                  <w:rPr>
                    <w:rFonts w:asciiTheme="minorHAnsi" w:hAnsiTheme="minorHAnsi"/>
                    <w:color w:val="0000FF"/>
                    <w:u w:val="single"/>
                  </w:rPr>
                </w:rPrChange>
              </w:rPr>
              <w:br/>
              <w:t>Regards,</w:t>
            </w:r>
            <w:r w:rsidRPr="00BF6CA6">
              <w:rPr>
                <w:rFonts w:asciiTheme="minorHAnsi" w:hAnsiTheme="minorHAnsi"/>
                <w:sz w:val="22"/>
                <w:szCs w:val="22"/>
                <w:rPrChange w:id="1093" w:author="aljaykum" w:date="2016-11-08T10:12:00Z">
                  <w:rPr>
                    <w:rFonts w:asciiTheme="minorHAnsi" w:hAnsiTheme="minorHAnsi"/>
                    <w:color w:val="0000FF"/>
                    <w:u w:val="single"/>
                  </w:rPr>
                </w:rPrChange>
              </w:rPr>
              <w:br/>
              <w:t xml:space="preserve">Employee Name(ID) </w:t>
            </w:r>
          </w:p>
          <w:p w:rsidR="00A34141" w:rsidRPr="008E6B5A" w:rsidRDefault="00A34141" w:rsidP="00A34141">
            <w:pPr>
              <w:pStyle w:val="Num1"/>
              <w:spacing w:before="0"/>
              <w:rPr>
                <w:rFonts w:asciiTheme="minorHAnsi" w:hAnsiTheme="minorHAnsi"/>
                <w:sz w:val="22"/>
                <w:szCs w:val="22"/>
                <w:highlight w:val="yellow"/>
              </w:rPr>
            </w:pPr>
          </w:p>
        </w:tc>
      </w:tr>
    </w:tbl>
    <w:p w:rsidR="00783519" w:rsidRPr="00593F37" w:rsidRDefault="00BF6CA6">
      <w:pPr>
        <w:pStyle w:val="Num1"/>
        <w:spacing w:before="0"/>
        <w:ind w:left="360"/>
        <w:rPr>
          <w:rFonts w:asciiTheme="minorHAnsi" w:hAnsiTheme="minorHAnsi"/>
          <w:sz w:val="22"/>
          <w:szCs w:val="22"/>
          <w:rPrChange w:id="1094"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095" w:author="aljaykum" w:date="2016-11-08T10:13:00Z">
            <w:rPr>
              <w:rFonts w:asciiTheme="minorHAnsi" w:hAnsiTheme="minorHAnsi"/>
              <w:color w:val="0000FF"/>
              <w:sz w:val="22"/>
              <w:szCs w:val="22"/>
              <w:highlight w:val="yellow"/>
              <w:u w:val="single"/>
            </w:rPr>
          </w:rPrChange>
        </w:rPr>
        <w:lastRenderedPageBreak/>
        <w:t>Mail to be sent post supervisor approval to HR Admin</w:t>
      </w:r>
    </w:p>
    <w:tbl>
      <w:tblPr>
        <w:tblStyle w:val="TableGrid"/>
        <w:tblW w:w="0" w:type="auto"/>
        <w:tblLook w:val="04A0" w:firstRow="1" w:lastRow="0" w:firstColumn="1" w:lastColumn="0" w:noHBand="0" w:noVBand="1"/>
      </w:tblPr>
      <w:tblGrid>
        <w:gridCol w:w="8885"/>
      </w:tblGrid>
      <w:tr w:rsidR="00A34141" w:rsidRPr="008E6B5A" w:rsidTr="00A34141">
        <w:tc>
          <w:tcPr>
            <w:tcW w:w="8885" w:type="dxa"/>
          </w:tcPr>
          <w:p w:rsidR="00A34141" w:rsidRPr="00593F37" w:rsidRDefault="00BF6CA6" w:rsidP="00A34141">
            <w:pPr>
              <w:pStyle w:val="Num1"/>
              <w:spacing w:before="0"/>
              <w:rPr>
                <w:rFonts w:asciiTheme="minorHAnsi" w:hAnsiTheme="minorHAnsi"/>
                <w:sz w:val="22"/>
                <w:szCs w:val="22"/>
                <w:rPrChange w:id="1096"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097" w:author="aljaykum" w:date="2016-11-08T10:13:00Z">
                  <w:rPr>
                    <w:rFonts w:asciiTheme="minorHAnsi" w:hAnsiTheme="minorHAnsi"/>
                    <w:color w:val="0000FF"/>
                    <w:sz w:val="22"/>
                    <w:szCs w:val="22"/>
                    <w:highlight w:val="yellow"/>
                    <w:u w:val="single"/>
                  </w:rPr>
                </w:rPrChange>
              </w:rPr>
              <w:t>From: Supervisor</w:t>
            </w:r>
          </w:p>
          <w:p w:rsidR="00A34141" w:rsidRPr="00593F37" w:rsidRDefault="00BF6CA6" w:rsidP="00A34141">
            <w:pPr>
              <w:pStyle w:val="Num1"/>
              <w:spacing w:before="0"/>
              <w:rPr>
                <w:rFonts w:asciiTheme="minorHAnsi" w:hAnsiTheme="minorHAnsi"/>
                <w:sz w:val="22"/>
                <w:szCs w:val="22"/>
                <w:rPrChange w:id="1098"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099" w:author="aljaykum" w:date="2016-11-08T10:13:00Z">
                  <w:rPr>
                    <w:rFonts w:asciiTheme="minorHAnsi" w:hAnsiTheme="minorHAnsi"/>
                    <w:color w:val="0000FF"/>
                    <w:sz w:val="22"/>
                    <w:szCs w:val="22"/>
                    <w:highlight w:val="yellow"/>
                    <w:u w:val="single"/>
                  </w:rPr>
                </w:rPrChange>
              </w:rPr>
              <w:t>To:</w:t>
            </w:r>
            <w:ins w:id="1100" w:author="aljaykum" w:date="2016-11-08T10:13:00Z">
              <w:r w:rsidR="00593F37">
                <w:rPr>
                  <w:rFonts w:asciiTheme="minorHAnsi" w:hAnsiTheme="minorHAnsi"/>
                  <w:sz w:val="22"/>
                  <w:szCs w:val="22"/>
                </w:rPr>
                <w:t xml:space="preserve"> </w:t>
              </w:r>
            </w:ins>
            <w:r w:rsidRPr="00BF6CA6">
              <w:rPr>
                <w:rFonts w:asciiTheme="minorHAnsi" w:hAnsiTheme="minorHAnsi"/>
                <w:sz w:val="22"/>
                <w:szCs w:val="22"/>
                <w:rPrChange w:id="1101" w:author="aljaykum" w:date="2016-11-08T10:13:00Z">
                  <w:rPr>
                    <w:rFonts w:asciiTheme="minorHAnsi" w:hAnsiTheme="minorHAnsi"/>
                    <w:color w:val="0000FF"/>
                    <w:sz w:val="22"/>
                    <w:szCs w:val="22"/>
                    <w:highlight w:val="yellow"/>
                    <w:u w:val="single"/>
                  </w:rPr>
                </w:rPrChange>
              </w:rPr>
              <w:t>US HR Admin</w:t>
            </w:r>
          </w:p>
          <w:p w:rsidR="00A34141" w:rsidRPr="00593F37" w:rsidRDefault="00BF6CA6" w:rsidP="00A34141">
            <w:pPr>
              <w:pStyle w:val="Num1"/>
              <w:spacing w:before="0"/>
              <w:rPr>
                <w:rFonts w:asciiTheme="minorHAnsi" w:hAnsiTheme="minorHAnsi"/>
                <w:sz w:val="22"/>
                <w:szCs w:val="22"/>
                <w:rPrChange w:id="1102"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103" w:author="aljaykum" w:date="2016-11-08T10:13:00Z">
                  <w:rPr>
                    <w:rFonts w:asciiTheme="minorHAnsi" w:hAnsiTheme="minorHAnsi"/>
                    <w:color w:val="0000FF"/>
                    <w:sz w:val="22"/>
                    <w:szCs w:val="22"/>
                    <w:highlight w:val="yellow"/>
                    <w:u w:val="single"/>
                  </w:rPr>
                </w:rPrChange>
              </w:rPr>
              <w:t>CC:</w:t>
            </w:r>
            <w:ins w:id="1104" w:author="aljaykum" w:date="2016-11-08T10:13:00Z">
              <w:r w:rsidR="00593F37">
                <w:rPr>
                  <w:rFonts w:asciiTheme="minorHAnsi" w:hAnsiTheme="minorHAnsi"/>
                  <w:sz w:val="22"/>
                  <w:szCs w:val="22"/>
                </w:rPr>
                <w:t xml:space="preserve"> </w:t>
              </w:r>
            </w:ins>
            <w:r w:rsidRPr="00BF6CA6">
              <w:rPr>
                <w:rFonts w:asciiTheme="minorHAnsi" w:hAnsiTheme="minorHAnsi"/>
                <w:sz w:val="22"/>
                <w:szCs w:val="22"/>
                <w:rPrChange w:id="1105" w:author="aljaykum" w:date="2016-11-08T10:13:00Z">
                  <w:rPr>
                    <w:rFonts w:asciiTheme="minorHAnsi" w:hAnsiTheme="minorHAnsi"/>
                    <w:color w:val="0000FF"/>
                    <w:sz w:val="22"/>
                    <w:szCs w:val="22"/>
                    <w:highlight w:val="yellow"/>
                    <w:u w:val="single"/>
                  </w:rPr>
                </w:rPrChange>
              </w:rPr>
              <w:t>Employee</w:t>
            </w:r>
          </w:p>
          <w:p w:rsidR="00A34141" w:rsidRPr="00593F37" w:rsidRDefault="00A34141" w:rsidP="00A34141">
            <w:pPr>
              <w:pStyle w:val="Num1"/>
              <w:spacing w:before="0"/>
              <w:rPr>
                <w:rFonts w:asciiTheme="minorHAnsi" w:hAnsiTheme="minorHAnsi"/>
                <w:sz w:val="22"/>
                <w:szCs w:val="22"/>
                <w:rPrChange w:id="1106" w:author="aljaykum" w:date="2016-11-08T10:13:00Z">
                  <w:rPr>
                    <w:rFonts w:asciiTheme="minorHAnsi" w:hAnsiTheme="minorHAnsi"/>
                    <w:sz w:val="22"/>
                    <w:szCs w:val="22"/>
                    <w:highlight w:val="yellow"/>
                  </w:rPr>
                </w:rPrChange>
              </w:rPr>
            </w:pPr>
          </w:p>
          <w:p w:rsidR="00A34141" w:rsidRPr="00593F37" w:rsidRDefault="00BF6CA6" w:rsidP="00A34141">
            <w:pPr>
              <w:pStyle w:val="Num1"/>
              <w:spacing w:before="0"/>
              <w:rPr>
                <w:rFonts w:asciiTheme="minorHAnsi" w:hAnsiTheme="minorHAnsi"/>
                <w:sz w:val="22"/>
                <w:szCs w:val="22"/>
                <w:rPrChange w:id="1107"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108" w:author="aljaykum" w:date="2016-11-08T10:13:00Z">
                  <w:rPr>
                    <w:rFonts w:asciiTheme="minorHAnsi" w:hAnsiTheme="minorHAnsi"/>
                    <w:color w:val="0000FF"/>
                    <w:sz w:val="22"/>
                    <w:szCs w:val="22"/>
                    <w:highlight w:val="yellow"/>
                    <w:u w:val="single"/>
                  </w:rPr>
                </w:rPrChange>
              </w:rPr>
              <w:t xml:space="preserve">Subject: </w:t>
            </w:r>
            <w:del w:id="1109" w:author="aljaykum" w:date="2016-11-08T10:13:00Z">
              <w:r w:rsidRPr="00BF6CA6">
                <w:rPr>
                  <w:rFonts w:asciiTheme="minorHAnsi" w:hAnsiTheme="minorHAnsi"/>
                  <w:sz w:val="22"/>
                  <w:szCs w:val="22"/>
                  <w:rPrChange w:id="1110" w:author="aljaykum" w:date="2016-11-08T10:13:00Z">
                    <w:rPr>
                      <w:rFonts w:asciiTheme="minorHAnsi" w:hAnsiTheme="minorHAnsi"/>
                      <w:color w:val="0000FF"/>
                      <w:sz w:val="22"/>
                      <w:szCs w:val="22"/>
                      <w:u w:val="single"/>
                    </w:rPr>
                  </w:rPrChange>
                </w:rPr>
                <w:delText>Leave approved by supervisor</w:delText>
              </w:r>
            </w:del>
            <w:ins w:id="1111" w:author="aljaykum" w:date="2016-11-08T10:13:00Z">
              <w:r w:rsidR="00593F37">
                <w:rPr>
                  <w:rFonts w:asciiTheme="minorHAnsi" w:hAnsiTheme="minorHAnsi"/>
                  <w:sz w:val="22"/>
                  <w:szCs w:val="22"/>
                </w:rPr>
                <w:t>&lt;Leave Type</w:t>
              </w:r>
            </w:ins>
            <w:ins w:id="1112" w:author="aljaykum" w:date="2016-11-08T10:18:00Z">
              <w:r w:rsidR="00593F37">
                <w:rPr>
                  <w:rFonts w:asciiTheme="minorHAnsi" w:hAnsiTheme="minorHAnsi"/>
                  <w:sz w:val="22"/>
                  <w:szCs w:val="22"/>
                </w:rPr>
                <w:t>&gt; approved by Supervisor &lt;Supervisor Name&gt;</w:t>
              </w:r>
            </w:ins>
          </w:p>
          <w:p w:rsidR="00A34141" w:rsidRPr="00593F37" w:rsidRDefault="00A34141" w:rsidP="00A34141">
            <w:pPr>
              <w:pStyle w:val="Num1"/>
              <w:spacing w:before="0"/>
              <w:rPr>
                <w:rFonts w:asciiTheme="minorHAnsi" w:hAnsiTheme="minorHAnsi"/>
                <w:sz w:val="22"/>
                <w:szCs w:val="22"/>
                <w:rPrChange w:id="1113" w:author="aljaykum" w:date="2016-11-08T10:13:00Z">
                  <w:rPr>
                    <w:rFonts w:asciiTheme="minorHAnsi" w:hAnsiTheme="minorHAnsi"/>
                    <w:sz w:val="22"/>
                    <w:szCs w:val="22"/>
                    <w:highlight w:val="yellow"/>
                  </w:rPr>
                </w:rPrChange>
              </w:rPr>
            </w:pPr>
          </w:p>
          <w:p w:rsidR="00A34141" w:rsidRPr="00593F37" w:rsidRDefault="00BF6CA6" w:rsidP="00A34141">
            <w:pPr>
              <w:pStyle w:val="Num1"/>
              <w:spacing w:before="0"/>
              <w:rPr>
                <w:rFonts w:asciiTheme="minorHAnsi" w:hAnsiTheme="minorHAnsi"/>
                <w:sz w:val="22"/>
                <w:szCs w:val="22"/>
                <w:rPrChange w:id="1114"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115" w:author="aljaykum" w:date="2016-11-08T10:13:00Z">
                  <w:rPr>
                    <w:rFonts w:asciiTheme="minorHAnsi" w:hAnsiTheme="minorHAnsi"/>
                    <w:color w:val="0000FF"/>
                    <w:sz w:val="22"/>
                    <w:szCs w:val="22"/>
                    <w:highlight w:val="yellow"/>
                    <w:u w:val="single"/>
                  </w:rPr>
                </w:rPrChange>
              </w:rPr>
              <w:t>Body:</w:t>
            </w:r>
          </w:p>
          <w:p w:rsidR="00A34141" w:rsidRPr="00593F37" w:rsidRDefault="00BF6CA6" w:rsidP="00A34141">
            <w:pPr>
              <w:rPr>
                <w:rFonts w:asciiTheme="minorHAnsi" w:hAnsiTheme="minorHAnsi"/>
                <w:sz w:val="22"/>
                <w:szCs w:val="22"/>
                <w:rPrChange w:id="1116" w:author="aljaykum" w:date="2016-11-08T10:18:00Z">
                  <w:rPr>
                    <w:rFonts w:asciiTheme="minorHAnsi" w:hAnsiTheme="minorHAnsi"/>
                  </w:rPr>
                </w:rPrChange>
              </w:rPr>
            </w:pPr>
            <w:r w:rsidRPr="00BF6CA6">
              <w:rPr>
                <w:rFonts w:asciiTheme="minorHAnsi" w:hAnsiTheme="minorHAnsi"/>
                <w:sz w:val="22"/>
                <w:szCs w:val="22"/>
                <w:rPrChange w:id="1117" w:author="aljaykum" w:date="2016-11-08T10:18:00Z">
                  <w:rPr>
                    <w:rFonts w:asciiTheme="minorHAnsi" w:hAnsiTheme="minorHAnsi"/>
                    <w:color w:val="0000FF"/>
                    <w:u w:val="single"/>
                  </w:rPr>
                </w:rPrChange>
              </w:rPr>
              <w:t xml:space="preserve">Hi, </w:t>
            </w:r>
            <w:r w:rsidRPr="00BF6CA6">
              <w:rPr>
                <w:rFonts w:asciiTheme="minorHAnsi" w:hAnsiTheme="minorHAnsi"/>
                <w:sz w:val="22"/>
                <w:szCs w:val="22"/>
                <w:rPrChange w:id="1118" w:author="aljaykum" w:date="2016-11-08T10:18:00Z">
                  <w:rPr>
                    <w:rFonts w:asciiTheme="minorHAnsi" w:hAnsiTheme="minorHAnsi"/>
                    <w:color w:val="0000FF"/>
                    <w:u w:val="single"/>
                  </w:rPr>
                </w:rPrChange>
              </w:rPr>
              <w:br/>
            </w:r>
            <w:r w:rsidRPr="00BF6CA6">
              <w:rPr>
                <w:rFonts w:asciiTheme="minorHAnsi" w:hAnsiTheme="minorHAnsi"/>
                <w:sz w:val="22"/>
                <w:szCs w:val="22"/>
                <w:rPrChange w:id="1119" w:author="aljaykum" w:date="2016-11-08T10:18:00Z">
                  <w:rPr>
                    <w:rFonts w:asciiTheme="minorHAnsi" w:hAnsiTheme="minorHAnsi"/>
                    <w:color w:val="0000FF"/>
                    <w:u w:val="single"/>
                  </w:rPr>
                </w:rPrChange>
              </w:rPr>
              <w:br/>
              <w:t xml:space="preserve">This is to inform you that following leave </w:t>
            </w:r>
            <w:del w:id="1120" w:author="aljaykum" w:date="2016-11-08T10:21:00Z">
              <w:r w:rsidRPr="00BF6CA6">
                <w:rPr>
                  <w:rFonts w:asciiTheme="minorHAnsi" w:hAnsiTheme="minorHAnsi"/>
                  <w:sz w:val="22"/>
                  <w:szCs w:val="22"/>
                  <w:rPrChange w:id="1121" w:author="aljaykum" w:date="2016-11-08T10:18:00Z">
                    <w:rPr>
                      <w:rFonts w:asciiTheme="minorHAnsi" w:hAnsiTheme="minorHAnsi"/>
                      <w:color w:val="0000FF"/>
                      <w:u w:val="single"/>
                    </w:rPr>
                  </w:rPrChange>
                </w:rPr>
                <w:delText xml:space="preserve">plan </w:delText>
              </w:r>
            </w:del>
            <w:ins w:id="1122" w:author="aljaykum" w:date="2016-11-08T10:21:00Z">
              <w:r w:rsidR="00623271">
                <w:rPr>
                  <w:rFonts w:asciiTheme="minorHAnsi" w:hAnsiTheme="minorHAnsi"/>
                  <w:sz w:val="22"/>
                  <w:szCs w:val="22"/>
                </w:rPr>
                <w:t>request</w:t>
              </w:r>
              <w:r w:rsidRPr="00BF6CA6">
                <w:rPr>
                  <w:rFonts w:asciiTheme="minorHAnsi" w:hAnsiTheme="minorHAnsi"/>
                  <w:sz w:val="22"/>
                  <w:szCs w:val="22"/>
                  <w:rPrChange w:id="1123" w:author="aljaykum" w:date="2016-11-08T10:18:00Z">
                    <w:rPr>
                      <w:rFonts w:asciiTheme="minorHAnsi" w:hAnsiTheme="minorHAnsi"/>
                      <w:color w:val="0000FF"/>
                      <w:u w:val="single"/>
                    </w:rPr>
                  </w:rPrChange>
                </w:rPr>
                <w:t xml:space="preserve"> </w:t>
              </w:r>
            </w:ins>
            <w:r w:rsidRPr="00BF6CA6">
              <w:rPr>
                <w:rFonts w:asciiTheme="minorHAnsi" w:hAnsiTheme="minorHAnsi"/>
                <w:sz w:val="22"/>
                <w:szCs w:val="22"/>
                <w:rPrChange w:id="1124" w:author="aljaykum" w:date="2016-11-08T10:18:00Z">
                  <w:rPr>
                    <w:rFonts w:asciiTheme="minorHAnsi" w:hAnsiTheme="minorHAnsi"/>
                    <w:color w:val="0000FF"/>
                    <w:u w:val="single"/>
                  </w:rPr>
                </w:rPrChange>
              </w:rPr>
              <w:t xml:space="preserve">submitted by </w:t>
            </w:r>
            <w:del w:id="1125" w:author="aljaykum" w:date="2016-11-08T10:19:00Z">
              <w:r w:rsidRPr="00BF6CA6">
                <w:rPr>
                  <w:rFonts w:asciiTheme="minorHAnsi" w:hAnsiTheme="minorHAnsi"/>
                  <w:sz w:val="22"/>
                  <w:szCs w:val="22"/>
                  <w:rPrChange w:id="1126" w:author="aljaykum" w:date="2016-11-08T10:18:00Z">
                    <w:rPr>
                      <w:rFonts w:asciiTheme="minorHAnsi" w:hAnsiTheme="minorHAnsi"/>
                      <w:color w:val="0000FF"/>
                      <w:u w:val="single"/>
                    </w:rPr>
                  </w:rPrChange>
                </w:rPr>
                <w:delText xml:space="preserve">Karen Powers </w:delText>
              </w:r>
            </w:del>
            <w:ins w:id="1127" w:author="aljaykum" w:date="2016-11-08T10:19:00Z">
              <w:r w:rsidR="00593F37">
                <w:rPr>
                  <w:rFonts w:asciiTheme="minorHAnsi" w:hAnsiTheme="minorHAnsi"/>
                  <w:sz w:val="22"/>
                  <w:szCs w:val="22"/>
                </w:rPr>
                <w:t xml:space="preserve">&lt;Employee Name </w:t>
              </w:r>
            </w:ins>
            <w:r w:rsidRPr="00BF6CA6">
              <w:rPr>
                <w:rFonts w:asciiTheme="minorHAnsi" w:hAnsiTheme="minorHAnsi"/>
                <w:sz w:val="22"/>
                <w:szCs w:val="22"/>
                <w:rPrChange w:id="1128" w:author="aljaykum" w:date="2016-11-08T10:18:00Z">
                  <w:rPr>
                    <w:rFonts w:asciiTheme="minorHAnsi" w:hAnsiTheme="minorHAnsi"/>
                    <w:color w:val="0000FF"/>
                    <w:u w:val="single"/>
                  </w:rPr>
                </w:rPrChange>
              </w:rPr>
              <w:t>(</w:t>
            </w:r>
            <w:del w:id="1129" w:author="aljaykum" w:date="2016-11-08T10:19:00Z">
              <w:r w:rsidRPr="00BF6CA6">
                <w:rPr>
                  <w:rFonts w:asciiTheme="minorHAnsi" w:hAnsiTheme="minorHAnsi"/>
                  <w:sz w:val="22"/>
                  <w:szCs w:val="22"/>
                  <w:rPrChange w:id="1130" w:author="aljaykum" w:date="2016-11-08T10:18:00Z">
                    <w:rPr>
                      <w:rFonts w:asciiTheme="minorHAnsi" w:hAnsiTheme="minorHAnsi"/>
                      <w:color w:val="0000FF"/>
                      <w:u w:val="single"/>
                    </w:rPr>
                  </w:rPrChange>
                </w:rPr>
                <w:delText>38380_FS</w:delText>
              </w:r>
            </w:del>
            <w:ins w:id="1131" w:author="aljaykum" w:date="2016-11-08T10:19:00Z">
              <w:r w:rsidR="00593F37">
                <w:rPr>
                  <w:rFonts w:asciiTheme="minorHAnsi" w:hAnsiTheme="minorHAnsi"/>
                  <w:sz w:val="22"/>
                  <w:szCs w:val="22"/>
                </w:rPr>
                <w:t>ID</w:t>
              </w:r>
            </w:ins>
            <w:r w:rsidRPr="00BF6CA6">
              <w:rPr>
                <w:rFonts w:asciiTheme="minorHAnsi" w:hAnsiTheme="minorHAnsi"/>
                <w:sz w:val="22"/>
                <w:szCs w:val="22"/>
                <w:rPrChange w:id="1132" w:author="aljaykum" w:date="2016-11-08T10:18:00Z">
                  <w:rPr>
                    <w:rFonts w:asciiTheme="minorHAnsi" w:hAnsiTheme="minorHAnsi"/>
                    <w:color w:val="0000FF"/>
                    <w:u w:val="single"/>
                  </w:rPr>
                </w:rPrChange>
              </w:rPr>
              <w:t>)</w:t>
            </w:r>
            <w:ins w:id="1133" w:author="aljaykum" w:date="2016-11-08T10:19:00Z">
              <w:r w:rsidR="00593F37">
                <w:rPr>
                  <w:rFonts w:asciiTheme="minorHAnsi" w:hAnsiTheme="minorHAnsi"/>
                  <w:sz w:val="22"/>
                  <w:szCs w:val="22"/>
                </w:rPr>
                <w:t>&gt;</w:t>
              </w:r>
            </w:ins>
            <w:r w:rsidRPr="00BF6CA6">
              <w:rPr>
                <w:rFonts w:asciiTheme="minorHAnsi" w:hAnsiTheme="minorHAnsi"/>
                <w:sz w:val="22"/>
                <w:szCs w:val="22"/>
                <w:rPrChange w:id="1134" w:author="aljaykum" w:date="2016-11-08T10:18:00Z">
                  <w:rPr>
                    <w:rFonts w:asciiTheme="minorHAnsi" w:hAnsiTheme="minorHAnsi"/>
                    <w:color w:val="0000FF"/>
                    <w:u w:val="single"/>
                  </w:rPr>
                </w:rPrChange>
              </w:rPr>
              <w:t xml:space="preserve"> has been approved.</w:t>
            </w:r>
            <w:r w:rsidRPr="00BF6CA6">
              <w:rPr>
                <w:rFonts w:asciiTheme="minorHAnsi" w:hAnsiTheme="minorHAnsi"/>
                <w:sz w:val="22"/>
                <w:szCs w:val="22"/>
                <w:rPrChange w:id="1135" w:author="aljaykum" w:date="2016-11-08T10:18:00Z">
                  <w:rPr>
                    <w:rFonts w:asciiTheme="minorHAnsi" w:hAnsiTheme="minorHAnsi"/>
                    <w:color w:val="0000FF"/>
                    <w:u w:val="single"/>
                  </w:rPr>
                </w:rPrChange>
              </w:rPr>
              <w:br/>
            </w:r>
            <w:r w:rsidRPr="00BF6CA6">
              <w:rPr>
                <w:rFonts w:asciiTheme="minorHAnsi" w:hAnsiTheme="minorHAnsi"/>
                <w:sz w:val="22"/>
                <w:szCs w:val="22"/>
                <w:rPrChange w:id="1136" w:author="aljaykum" w:date="2016-11-08T10:18:00Z">
                  <w:rPr>
                    <w:rFonts w:asciiTheme="minorHAnsi" w:hAnsiTheme="minorHAnsi"/>
                    <w:color w:val="0000FF"/>
                    <w:u w:val="single"/>
                  </w:rPr>
                </w:rPrChange>
              </w:rPr>
              <w:br/>
              <w:t>This is pending for your approval.</w:t>
            </w:r>
          </w:p>
          <w:tbl>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84"/>
              <w:gridCol w:w="2083"/>
              <w:gridCol w:w="2700"/>
              <w:gridCol w:w="2133"/>
            </w:tblGrid>
            <w:tr w:rsidR="00A34141" w:rsidRPr="00593F37" w:rsidTr="00A34141">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BF6CA6" w:rsidRPr="00BF6CA6" w:rsidRDefault="00BF6CA6">
                  <w:pPr>
                    <w:jc w:val="center"/>
                    <w:rPr>
                      <w:rFonts w:asciiTheme="minorHAnsi" w:hAnsiTheme="minorHAnsi" w:cs="Times New Roman"/>
                      <w:b/>
                      <w:bCs/>
                      <w:sz w:val="22"/>
                      <w:szCs w:val="22"/>
                      <w:rPrChange w:id="1137" w:author="aljaykum" w:date="2016-11-08T10:18:00Z">
                        <w:rPr>
                          <w:rFonts w:asciiTheme="minorHAnsi" w:hAnsiTheme="minorHAnsi" w:cs="Times New Roman"/>
                          <w:b/>
                          <w:bCs/>
                          <w:sz w:val="24"/>
                          <w:szCs w:val="24"/>
                        </w:rPr>
                      </w:rPrChange>
                    </w:rPr>
                  </w:pPr>
                  <w:r w:rsidRPr="00BF6CA6">
                    <w:rPr>
                      <w:rFonts w:asciiTheme="minorHAnsi" w:hAnsiTheme="minorHAnsi"/>
                      <w:b/>
                      <w:bCs/>
                      <w:sz w:val="22"/>
                      <w:szCs w:val="22"/>
                      <w:rPrChange w:id="1138" w:author="aljaykum" w:date="2016-11-08T10:18:00Z">
                        <w:rPr>
                          <w:rFonts w:asciiTheme="minorHAnsi" w:hAnsiTheme="minorHAnsi"/>
                          <w:b/>
                          <w:bCs/>
                          <w:color w:val="0000FF"/>
                          <w:u w:val="single"/>
                        </w:rPr>
                      </w:rPrChange>
                    </w:rPr>
                    <w:t xml:space="preserve">Leave </w:t>
                  </w:r>
                  <w:del w:id="1139" w:author="aljaykum" w:date="2016-11-08T10:19:00Z">
                    <w:r w:rsidRPr="00BF6CA6">
                      <w:rPr>
                        <w:rFonts w:asciiTheme="minorHAnsi" w:hAnsiTheme="minorHAnsi"/>
                        <w:b/>
                        <w:bCs/>
                        <w:sz w:val="22"/>
                        <w:szCs w:val="22"/>
                        <w:rPrChange w:id="1140" w:author="aljaykum" w:date="2016-11-08T10:18:00Z">
                          <w:rPr>
                            <w:rFonts w:asciiTheme="minorHAnsi" w:hAnsiTheme="minorHAnsi"/>
                            <w:b/>
                            <w:bCs/>
                            <w:color w:val="0000FF"/>
                            <w:u w:val="single"/>
                          </w:rPr>
                        </w:rPrChange>
                      </w:rPr>
                      <w:delText>Start Date</w:delText>
                    </w:r>
                  </w:del>
                  <w:ins w:id="1141" w:author="aljaykum" w:date="2016-11-08T10:19:00Z">
                    <w:r w:rsidR="00593F37">
                      <w:rPr>
                        <w:rFonts w:asciiTheme="minorHAnsi" w:hAnsiTheme="minorHAnsi"/>
                        <w:b/>
                        <w:bCs/>
                        <w:sz w:val="22"/>
                        <w:szCs w:val="22"/>
                      </w:rPr>
                      <w:t>Type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142" w:author="aljaykum" w:date="2016-11-08T10:18:00Z">
                        <w:rPr>
                          <w:rFonts w:asciiTheme="minorHAnsi" w:hAnsiTheme="minorHAnsi" w:cs="Times New Roman"/>
                          <w:b/>
                          <w:bCs/>
                          <w:sz w:val="24"/>
                          <w:szCs w:val="24"/>
                        </w:rPr>
                      </w:rPrChange>
                    </w:rPr>
                  </w:pPr>
                  <w:del w:id="1143" w:author="aljaykum" w:date="2016-11-08T10:20:00Z">
                    <w:r w:rsidRPr="00BF6CA6">
                      <w:rPr>
                        <w:rFonts w:asciiTheme="minorHAnsi" w:hAnsiTheme="minorHAnsi"/>
                        <w:b/>
                        <w:bCs/>
                        <w:sz w:val="22"/>
                        <w:szCs w:val="22"/>
                        <w:rPrChange w:id="1144" w:author="aljaykum" w:date="2016-11-08T10:18:00Z">
                          <w:rPr>
                            <w:rFonts w:asciiTheme="minorHAnsi" w:hAnsiTheme="minorHAnsi"/>
                            <w:b/>
                            <w:bCs/>
                            <w:color w:val="0000FF"/>
                            <w:u w:val="single"/>
                          </w:rPr>
                        </w:rPrChange>
                      </w:rPr>
                      <w:delText>Leave End Date</w:delText>
                    </w:r>
                  </w:del>
                  <w:ins w:id="1145" w:author="aljaykum" w:date="2016-11-08T10:20:00Z">
                    <w:r w:rsidR="00593F37">
                      <w:rPr>
                        <w:rFonts w:asciiTheme="minorHAnsi" w:hAnsiTheme="minorHAnsi"/>
                        <w:b/>
                        <w:bCs/>
                        <w:sz w:val="22"/>
                        <w:szCs w:val="22"/>
                      </w:rPr>
                      <w:t>Start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146" w:author="aljaykum" w:date="2016-11-08T10:18:00Z">
                        <w:rPr>
                          <w:rFonts w:asciiTheme="minorHAnsi" w:hAnsiTheme="minorHAnsi" w:cs="Times New Roman"/>
                          <w:b/>
                          <w:bCs/>
                          <w:sz w:val="24"/>
                          <w:szCs w:val="24"/>
                        </w:rPr>
                      </w:rPrChange>
                    </w:rPr>
                  </w:pPr>
                  <w:del w:id="1147" w:author="aljaykum" w:date="2016-11-08T10:20:00Z">
                    <w:r w:rsidRPr="00BF6CA6">
                      <w:rPr>
                        <w:rFonts w:asciiTheme="minorHAnsi" w:hAnsiTheme="minorHAnsi"/>
                        <w:b/>
                        <w:bCs/>
                        <w:sz w:val="22"/>
                        <w:szCs w:val="22"/>
                        <w:rPrChange w:id="1148" w:author="aljaykum" w:date="2016-11-08T10:18:00Z">
                          <w:rPr>
                            <w:rFonts w:asciiTheme="minorHAnsi" w:hAnsiTheme="minorHAnsi"/>
                            <w:b/>
                            <w:bCs/>
                            <w:color w:val="0000FF"/>
                            <w:u w:val="single"/>
                          </w:rPr>
                        </w:rPrChange>
                      </w:rPr>
                      <w:delText>Leave Type</w:delText>
                    </w:r>
                  </w:del>
                  <w:ins w:id="1149" w:author="aljaykum" w:date="2016-11-08T10:20:00Z">
                    <w:r w:rsidR="00593F37">
                      <w:rPr>
                        <w:rFonts w:asciiTheme="minorHAnsi" w:hAnsiTheme="minorHAnsi"/>
                        <w:b/>
                        <w:bCs/>
                        <w:sz w:val="22"/>
                        <w:szCs w:val="22"/>
                      </w:rPr>
                      <w:t>End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A34141" w:rsidRPr="00593F37" w:rsidRDefault="00BF6CA6">
                  <w:pPr>
                    <w:jc w:val="center"/>
                    <w:rPr>
                      <w:rFonts w:asciiTheme="minorHAnsi" w:hAnsiTheme="minorHAnsi" w:cs="Times New Roman"/>
                      <w:b/>
                      <w:bCs/>
                      <w:sz w:val="22"/>
                      <w:szCs w:val="22"/>
                      <w:rPrChange w:id="1150" w:author="aljaykum" w:date="2016-11-08T10:18:00Z">
                        <w:rPr>
                          <w:rFonts w:asciiTheme="minorHAnsi" w:hAnsiTheme="minorHAnsi" w:cs="Times New Roman"/>
                          <w:b/>
                          <w:bCs/>
                          <w:sz w:val="24"/>
                          <w:szCs w:val="24"/>
                        </w:rPr>
                      </w:rPrChange>
                    </w:rPr>
                  </w:pPr>
                  <w:del w:id="1151" w:author="aljaykum" w:date="2016-11-08T10:20:00Z">
                    <w:r w:rsidRPr="00BF6CA6">
                      <w:rPr>
                        <w:rFonts w:asciiTheme="minorHAnsi" w:hAnsiTheme="minorHAnsi"/>
                        <w:b/>
                        <w:bCs/>
                        <w:sz w:val="22"/>
                        <w:szCs w:val="22"/>
                        <w:rPrChange w:id="1152" w:author="aljaykum" w:date="2016-11-08T10:18:00Z">
                          <w:rPr>
                            <w:rFonts w:asciiTheme="minorHAnsi" w:hAnsiTheme="minorHAnsi"/>
                            <w:b/>
                            <w:bCs/>
                            <w:color w:val="0000FF"/>
                            <w:u w:val="single"/>
                          </w:rPr>
                        </w:rPrChange>
                      </w:rPr>
                      <w:delText>Effective No. Of leave</w:delText>
                    </w:r>
                  </w:del>
                  <w:ins w:id="1153" w:author="aljaykum" w:date="2016-11-08T10:20:00Z">
                    <w:r w:rsidR="00593F37">
                      <w:rPr>
                        <w:rFonts w:asciiTheme="minorHAnsi" w:hAnsiTheme="minorHAnsi"/>
                        <w:b/>
                        <w:bCs/>
                        <w:sz w:val="22"/>
                        <w:szCs w:val="22"/>
                      </w:rPr>
                      <w:t>Effective Leave</w:t>
                    </w:r>
                  </w:ins>
                </w:p>
              </w:tc>
            </w:tr>
            <w:tr w:rsidR="00A34141" w:rsidRPr="00593F37" w:rsidTr="00A34141">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A34141">
                  <w:pPr>
                    <w:rPr>
                      <w:rFonts w:asciiTheme="minorHAnsi" w:hAnsiTheme="minorHAnsi" w:cs="Times New Roman"/>
                      <w:sz w:val="22"/>
                      <w:szCs w:val="22"/>
                      <w:rPrChange w:id="1154" w:author="aljaykum" w:date="2016-11-08T10:18: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A34141">
                  <w:pPr>
                    <w:rPr>
                      <w:rFonts w:asciiTheme="minorHAnsi" w:hAnsiTheme="minorHAnsi" w:cs="Times New Roman"/>
                      <w:sz w:val="22"/>
                      <w:szCs w:val="22"/>
                      <w:rPrChange w:id="1155" w:author="aljaykum" w:date="2016-11-08T10:18: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BF6CA6">
                  <w:pPr>
                    <w:rPr>
                      <w:rFonts w:asciiTheme="minorHAnsi" w:hAnsiTheme="minorHAnsi" w:cs="Times New Roman"/>
                      <w:sz w:val="22"/>
                      <w:szCs w:val="22"/>
                      <w:rPrChange w:id="1156" w:author="aljaykum" w:date="2016-11-08T10:18:00Z">
                        <w:rPr>
                          <w:rFonts w:asciiTheme="minorHAnsi" w:hAnsiTheme="minorHAnsi" w:cs="Times New Roman"/>
                          <w:sz w:val="24"/>
                          <w:szCs w:val="24"/>
                        </w:rPr>
                      </w:rPrChange>
                    </w:rPr>
                  </w:pPr>
                  <w:del w:id="1157" w:author="aljaykum" w:date="2016-11-08T10:20:00Z">
                    <w:r w:rsidRPr="00BF6CA6">
                      <w:rPr>
                        <w:rFonts w:asciiTheme="minorHAnsi" w:hAnsiTheme="minorHAnsi"/>
                        <w:sz w:val="22"/>
                        <w:szCs w:val="22"/>
                        <w:rPrChange w:id="1158" w:author="aljaykum" w:date="2016-11-08T10:18:00Z">
                          <w:rPr>
                            <w:rFonts w:asciiTheme="minorHAnsi" w:hAnsiTheme="minorHAnsi"/>
                            <w:color w:val="0000FF"/>
                            <w:u w:val="single"/>
                          </w:rPr>
                        </w:rPrChange>
                      </w:rPr>
                      <w:delText>Family Medical Leave of Absence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A34141" w:rsidRPr="00593F37" w:rsidRDefault="00BF6CA6">
                  <w:pPr>
                    <w:rPr>
                      <w:rFonts w:asciiTheme="minorHAnsi" w:hAnsiTheme="minorHAnsi" w:cs="Times New Roman"/>
                      <w:sz w:val="22"/>
                      <w:szCs w:val="22"/>
                      <w:rPrChange w:id="1159" w:author="aljaykum" w:date="2016-11-08T10:18:00Z">
                        <w:rPr>
                          <w:rFonts w:asciiTheme="minorHAnsi" w:hAnsiTheme="minorHAnsi" w:cs="Times New Roman"/>
                          <w:sz w:val="24"/>
                          <w:szCs w:val="24"/>
                        </w:rPr>
                      </w:rPrChange>
                    </w:rPr>
                  </w:pPr>
                  <w:r w:rsidRPr="00BF6CA6">
                    <w:rPr>
                      <w:rFonts w:asciiTheme="minorHAnsi" w:hAnsiTheme="minorHAnsi"/>
                      <w:sz w:val="22"/>
                      <w:szCs w:val="22"/>
                      <w:rPrChange w:id="1160" w:author="aljaykum" w:date="2016-11-08T10:18:00Z">
                        <w:rPr>
                          <w:rFonts w:asciiTheme="minorHAnsi" w:hAnsiTheme="minorHAnsi"/>
                          <w:color w:val="0000FF"/>
                          <w:u w:val="single"/>
                        </w:rPr>
                      </w:rPrChange>
                    </w:rPr>
                    <w:t>&lt;&gt; hours(s)</w:t>
                  </w:r>
                </w:p>
              </w:tc>
            </w:tr>
          </w:tbl>
          <w:p w:rsidR="00A34141" w:rsidRPr="00593F37" w:rsidRDefault="00BF6CA6" w:rsidP="00A34141">
            <w:pPr>
              <w:rPr>
                <w:rFonts w:asciiTheme="minorHAnsi" w:hAnsiTheme="minorHAnsi"/>
                <w:sz w:val="22"/>
                <w:szCs w:val="22"/>
                <w:rPrChange w:id="1161" w:author="aljaykum" w:date="2016-11-08T10:18:00Z">
                  <w:rPr>
                    <w:rFonts w:asciiTheme="minorHAnsi" w:hAnsiTheme="minorHAnsi"/>
                  </w:rPr>
                </w:rPrChange>
              </w:rPr>
            </w:pPr>
            <w:r w:rsidRPr="00BF6CA6">
              <w:rPr>
                <w:rFonts w:asciiTheme="minorHAnsi" w:hAnsiTheme="minorHAnsi"/>
                <w:sz w:val="22"/>
                <w:szCs w:val="22"/>
                <w:rPrChange w:id="1162" w:author="aljaykum" w:date="2016-11-08T10:18:00Z">
                  <w:rPr>
                    <w:rFonts w:asciiTheme="minorHAnsi" w:hAnsiTheme="minorHAnsi"/>
                    <w:color w:val="0000FF"/>
                    <w:u w:val="single"/>
                  </w:rPr>
                </w:rPrChange>
              </w:rPr>
              <w:br/>
              <w:t>Approver Remarks: &lt;Remarks&gt;</w:t>
            </w:r>
            <w:r w:rsidRPr="00BF6CA6">
              <w:rPr>
                <w:rFonts w:asciiTheme="minorHAnsi" w:hAnsiTheme="minorHAnsi"/>
                <w:sz w:val="22"/>
                <w:szCs w:val="22"/>
                <w:rPrChange w:id="1163" w:author="aljaykum" w:date="2016-11-08T10:18:00Z">
                  <w:rPr>
                    <w:rFonts w:asciiTheme="minorHAnsi" w:hAnsiTheme="minorHAnsi"/>
                    <w:color w:val="0000FF"/>
                    <w:u w:val="single"/>
                  </w:rPr>
                </w:rPrChange>
              </w:rPr>
              <w:br/>
            </w:r>
            <w:r w:rsidRPr="00BF6CA6">
              <w:rPr>
                <w:rFonts w:asciiTheme="minorHAnsi" w:hAnsiTheme="minorHAnsi"/>
                <w:sz w:val="22"/>
                <w:szCs w:val="22"/>
                <w:rPrChange w:id="1164" w:author="aljaykum" w:date="2016-11-08T10:18:00Z">
                  <w:rPr>
                    <w:rFonts w:asciiTheme="minorHAnsi" w:hAnsiTheme="minorHAnsi"/>
                    <w:color w:val="0000FF"/>
                    <w:u w:val="single"/>
                  </w:rPr>
                </w:rPrChange>
              </w:rPr>
              <w:br/>
              <w:t xml:space="preserve">Note: </w:t>
            </w:r>
          </w:p>
          <w:p w:rsidR="00A34141" w:rsidRPr="00593F37" w:rsidRDefault="00BF6CA6" w:rsidP="00A34141">
            <w:pPr>
              <w:numPr>
                <w:ilvl w:val="0"/>
                <w:numId w:val="55"/>
              </w:numPr>
              <w:kinsoku/>
              <w:spacing w:before="100" w:beforeAutospacing="1" w:after="100" w:afterAutospacing="1" w:line="240" w:lineRule="auto"/>
              <w:rPr>
                <w:rFonts w:asciiTheme="minorHAnsi" w:hAnsiTheme="minorHAnsi"/>
                <w:sz w:val="22"/>
                <w:szCs w:val="22"/>
                <w:rPrChange w:id="1165" w:author="aljaykum" w:date="2016-11-08T10:18:00Z">
                  <w:rPr>
                    <w:rFonts w:asciiTheme="minorHAnsi" w:hAnsiTheme="minorHAnsi"/>
                  </w:rPr>
                </w:rPrChange>
              </w:rPr>
            </w:pPr>
            <w:r w:rsidRPr="00BF6CA6">
              <w:rPr>
                <w:rFonts w:asciiTheme="minorHAnsi" w:hAnsiTheme="minorHAnsi"/>
                <w:sz w:val="22"/>
                <w:szCs w:val="22"/>
                <w:rPrChange w:id="1166" w:author="aljaykum" w:date="2016-11-08T10:18:00Z">
                  <w:rPr>
                    <w:rFonts w:asciiTheme="minorHAnsi" w:hAnsiTheme="minorHAnsi"/>
                    <w:color w:val="0000FF"/>
                    <w:u w:val="single"/>
                  </w:rPr>
                </w:rPrChange>
              </w:rPr>
              <w:t xml:space="preserve">Please login to </w:t>
            </w:r>
            <w:r w:rsidRPr="00BF6CA6">
              <w:rPr>
                <w:rFonts w:asciiTheme="minorHAnsi" w:hAnsiTheme="minorHAnsi"/>
                <w:sz w:val="22"/>
                <w:szCs w:val="22"/>
                <w:rPrChange w:id="1167" w:author="aljaykum" w:date="2016-11-08T10:18:00Z">
                  <w:rPr>
                    <w:color w:val="0000FF"/>
                    <w:u w:val="single"/>
                  </w:rPr>
                </w:rPrChange>
              </w:rPr>
              <w:fldChar w:fldCharType="begin"/>
            </w:r>
            <w:r w:rsidRPr="00BF6CA6">
              <w:rPr>
                <w:rFonts w:asciiTheme="minorHAnsi" w:hAnsiTheme="minorHAnsi"/>
                <w:sz w:val="22"/>
                <w:szCs w:val="22"/>
                <w:rPrChange w:id="1168" w:author="aljaykum" w:date="2016-11-08T10:18:00Z">
                  <w:rPr>
                    <w:color w:val="0000FF"/>
                    <w:u w:val="single"/>
                  </w:rPr>
                </w:rPrChange>
              </w:rPr>
              <w:instrText>HYPERLINK "https://lms.fs.capgemini.com"</w:instrText>
            </w:r>
            <w:r w:rsidRPr="00BF6CA6">
              <w:rPr>
                <w:rFonts w:asciiTheme="minorHAnsi" w:hAnsiTheme="minorHAnsi"/>
                <w:sz w:val="22"/>
                <w:szCs w:val="22"/>
                <w:rPrChange w:id="1169" w:author="aljaykum" w:date="2016-11-08T10:18:00Z">
                  <w:rPr>
                    <w:color w:val="0000FF"/>
                    <w:u w:val="single"/>
                  </w:rPr>
                </w:rPrChange>
              </w:rPr>
              <w:fldChar w:fldCharType="separate"/>
            </w:r>
            <w:r w:rsidRPr="00BF6CA6">
              <w:rPr>
                <w:rStyle w:val="Hyperlink"/>
                <w:rFonts w:asciiTheme="minorHAnsi" w:hAnsiTheme="minorHAnsi"/>
                <w:sz w:val="22"/>
                <w:szCs w:val="22"/>
                <w:rPrChange w:id="1170" w:author="aljaykum" w:date="2016-11-08T10:18:00Z">
                  <w:rPr>
                    <w:rStyle w:val="Hyperlink"/>
                    <w:rFonts w:asciiTheme="minorHAnsi" w:hAnsiTheme="minorHAnsi"/>
                  </w:rPr>
                </w:rPrChange>
              </w:rPr>
              <w:t>&lt;new</w:t>
            </w:r>
            <w:r w:rsidRPr="00BF6CA6">
              <w:rPr>
                <w:rFonts w:asciiTheme="minorHAnsi" w:hAnsiTheme="minorHAnsi"/>
                <w:sz w:val="22"/>
                <w:szCs w:val="22"/>
                <w:rPrChange w:id="1171" w:author="aljaykum" w:date="2016-11-08T10:18:00Z">
                  <w:rPr>
                    <w:color w:val="0000FF"/>
                    <w:u w:val="single"/>
                  </w:rPr>
                </w:rPrChange>
              </w:rPr>
              <w:fldChar w:fldCharType="end"/>
            </w:r>
            <w:r w:rsidRPr="00BF6CA6">
              <w:rPr>
                <w:rFonts w:asciiTheme="minorHAnsi" w:hAnsiTheme="minorHAnsi"/>
                <w:sz w:val="22"/>
                <w:szCs w:val="22"/>
                <w:rPrChange w:id="1172" w:author="aljaykum" w:date="2016-11-08T10:18:00Z">
                  <w:rPr>
                    <w:rFonts w:asciiTheme="minorHAnsi" w:hAnsiTheme="minorHAnsi"/>
                    <w:color w:val="0000FF"/>
                    <w:u w:val="single"/>
                  </w:rPr>
                </w:rPrChange>
              </w:rPr>
              <w:t xml:space="preserve"> LMS url&gt; to access LMS application </w:t>
            </w:r>
          </w:p>
          <w:p w:rsidR="00A34141" w:rsidRPr="00593F37" w:rsidRDefault="00BF6CA6" w:rsidP="00A34141">
            <w:pPr>
              <w:numPr>
                <w:ilvl w:val="0"/>
                <w:numId w:val="55"/>
              </w:numPr>
              <w:kinsoku/>
              <w:spacing w:before="100" w:beforeAutospacing="1" w:after="100" w:afterAutospacing="1" w:line="240" w:lineRule="auto"/>
              <w:rPr>
                <w:rFonts w:asciiTheme="minorHAnsi" w:hAnsiTheme="minorHAnsi"/>
                <w:sz w:val="22"/>
                <w:szCs w:val="22"/>
                <w:rPrChange w:id="1173" w:author="aljaykum" w:date="2016-11-08T10:18:00Z">
                  <w:rPr>
                    <w:rFonts w:asciiTheme="minorHAnsi" w:hAnsiTheme="minorHAnsi"/>
                  </w:rPr>
                </w:rPrChange>
              </w:rPr>
            </w:pPr>
            <w:r w:rsidRPr="00BF6CA6">
              <w:rPr>
                <w:rFonts w:asciiTheme="minorHAnsi" w:hAnsiTheme="minorHAnsi"/>
                <w:sz w:val="22"/>
                <w:szCs w:val="22"/>
                <w:rPrChange w:id="1174" w:author="aljaykum" w:date="2016-11-08T10:18:00Z">
                  <w:rPr>
                    <w:rFonts w:asciiTheme="minorHAnsi" w:hAnsiTheme="minorHAnsi"/>
                    <w:color w:val="0000FF"/>
                    <w:u w:val="single"/>
                  </w:rPr>
                </w:rPrChange>
              </w:rPr>
              <w:t xml:space="preserve">For any technical/functional issues, kindly raise your service request </w:t>
            </w:r>
            <w:del w:id="1175" w:author="aljaykum" w:date="2016-11-08T10:21:00Z">
              <w:r w:rsidRPr="00BF6CA6">
                <w:rPr>
                  <w:rFonts w:asciiTheme="minorHAnsi" w:hAnsiTheme="minorHAnsi"/>
                  <w:sz w:val="22"/>
                  <w:szCs w:val="22"/>
                  <w:rPrChange w:id="1176" w:author="aljaykum" w:date="2016-11-08T10:18:00Z">
                    <w:rPr>
                      <w:rFonts w:asciiTheme="minorHAnsi" w:hAnsiTheme="minorHAnsi"/>
                      <w:color w:val="0000FF"/>
                      <w:u w:val="single"/>
                    </w:rPr>
                  </w:rPrChange>
                </w:rPr>
                <w:delText>using :</w:delText>
              </w:r>
            </w:del>
            <w:ins w:id="1177" w:author="aljaykum" w:date="2016-11-08T10:21:00Z">
              <w:r w:rsidRPr="00BF6CA6">
                <w:rPr>
                  <w:rFonts w:asciiTheme="minorHAnsi" w:hAnsiTheme="minorHAnsi"/>
                  <w:sz w:val="22"/>
                  <w:szCs w:val="22"/>
                  <w:rPrChange w:id="1178" w:author="aljaykum" w:date="2016-11-08T10:18:00Z">
                    <w:rPr>
                      <w:rFonts w:asciiTheme="minorHAnsi" w:hAnsiTheme="minorHAnsi"/>
                      <w:color w:val="0000FF"/>
                      <w:sz w:val="22"/>
                      <w:szCs w:val="22"/>
                      <w:u w:val="single"/>
                    </w:rPr>
                  </w:rPrChange>
                </w:rPr>
                <w:t>using:</w:t>
              </w:r>
            </w:ins>
            <w:r w:rsidRPr="00BF6CA6">
              <w:rPr>
                <w:rFonts w:asciiTheme="minorHAnsi" w:hAnsiTheme="minorHAnsi"/>
                <w:sz w:val="22"/>
                <w:szCs w:val="22"/>
                <w:rPrChange w:id="1179" w:author="aljaykum" w:date="2016-11-08T10:18:00Z">
                  <w:rPr>
                    <w:rFonts w:asciiTheme="minorHAnsi" w:hAnsiTheme="minorHAnsi"/>
                    <w:color w:val="0000FF"/>
                    <w:u w:val="single"/>
                  </w:rPr>
                </w:rPrChange>
              </w:rPr>
              <w:t xml:space="preserve"> </w:t>
            </w:r>
            <w:r w:rsidRPr="00BF6CA6">
              <w:rPr>
                <w:rFonts w:asciiTheme="minorHAnsi" w:hAnsiTheme="minorHAnsi"/>
                <w:sz w:val="22"/>
                <w:szCs w:val="22"/>
                <w:rPrChange w:id="1180" w:author="aljaykum" w:date="2016-11-08T10:18:00Z">
                  <w:rPr>
                    <w:color w:val="0000FF"/>
                    <w:u w:val="single"/>
                  </w:rPr>
                </w:rPrChange>
              </w:rPr>
              <w:fldChar w:fldCharType="begin"/>
            </w:r>
            <w:r w:rsidRPr="00BF6CA6">
              <w:rPr>
                <w:rFonts w:asciiTheme="minorHAnsi" w:hAnsiTheme="minorHAnsi"/>
                <w:sz w:val="22"/>
                <w:szCs w:val="22"/>
                <w:rPrChange w:id="1181" w:author="aljaykum" w:date="2016-11-08T10:18: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182" w:author="aljaykum" w:date="2016-11-08T10:18:00Z">
                  <w:rPr>
                    <w:color w:val="0000FF"/>
                    <w:u w:val="single"/>
                  </w:rPr>
                </w:rPrChange>
              </w:rPr>
              <w:fldChar w:fldCharType="separate"/>
            </w:r>
            <w:r w:rsidRPr="00BF6CA6">
              <w:rPr>
                <w:rStyle w:val="Hyperlink"/>
                <w:rFonts w:asciiTheme="minorHAnsi" w:hAnsiTheme="minorHAnsi"/>
                <w:sz w:val="22"/>
                <w:szCs w:val="22"/>
                <w:rPrChange w:id="1183" w:author="aljaykum" w:date="2016-11-08T10:18:00Z">
                  <w:rPr>
                    <w:rStyle w:val="Hyperlink"/>
                    <w:rFonts w:asciiTheme="minorHAnsi" w:hAnsiTheme="minorHAnsi"/>
                  </w:rPr>
                </w:rPrChange>
              </w:rPr>
              <w:t>FS SBU Service desk portal</w:t>
            </w:r>
            <w:r w:rsidRPr="00BF6CA6">
              <w:rPr>
                <w:rFonts w:asciiTheme="minorHAnsi" w:hAnsiTheme="minorHAnsi"/>
                <w:sz w:val="22"/>
                <w:szCs w:val="22"/>
                <w:rPrChange w:id="1184" w:author="aljaykum" w:date="2016-11-08T10:18:00Z">
                  <w:rPr>
                    <w:color w:val="0000FF"/>
                    <w:u w:val="single"/>
                  </w:rPr>
                </w:rPrChange>
              </w:rPr>
              <w:fldChar w:fldCharType="end"/>
            </w:r>
            <w:r w:rsidRPr="00BF6CA6">
              <w:rPr>
                <w:rFonts w:asciiTheme="minorHAnsi" w:hAnsiTheme="minorHAnsi"/>
                <w:sz w:val="22"/>
                <w:szCs w:val="22"/>
                <w:rPrChange w:id="1185" w:author="aljaykum" w:date="2016-11-08T10:18:00Z">
                  <w:rPr>
                    <w:rFonts w:asciiTheme="minorHAnsi" w:hAnsiTheme="minorHAnsi"/>
                    <w:color w:val="0000FF"/>
                    <w:u w:val="single"/>
                  </w:rPr>
                </w:rPrChange>
              </w:rPr>
              <w:t xml:space="preserve"> (Employee Management &gt;&gt; Leave Management System). </w:t>
            </w:r>
          </w:p>
          <w:p w:rsidR="00A34141" w:rsidRPr="00593F37" w:rsidRDefault="00BF6CA6" w:rsidP="00A34141">
            <w:pPr>
              <w:numPr>
                <w:ilvl w:val="0"/>
                <w:numId w:val="55"/>
              </w:numPr>
              <w:kinsoku/>
              <w:spacing w:before="100" w:beforeAutospacing="1" w:after="100" w:afterAutospacing="1" w:line="240" w:lineRule="auto"/>
              <w:rPr>
                <w:rFonts w:asciiTheme="minorHAnsi" w:hAnsiTheme="minorHAnsi"/>
                <w:sz w:val="22"/>
                <w:szCs w:val="22"/>
                <w:rPrChange w:id="1186" w:author="aljaykum" w:date="2016-11-08T10:18:00Z">
                  <w:rPr>
                    <w:rFonts w:asciiTheme="minorHAnsi" w:hAnsiTheme="minorHAnsi"/>
                  </w:rPr>
                </w:rPrChange>
              </w:rPr>
            </w:pPr>
            <w:r w:rsidRPr="00BF6CA6">
              <w:rPr>
                <w:rFonts w:asciiTheme="minorHAnsi" w:hAnsiTheme="minorHAnsi"/>
                <w:sz w:val="22"/>
                <w:szCs w:val="22"/>
                <w:rPrChange w:id="1187" w:author="aljaykum" w:date="2016-11-08T10:18:00Z">
                  <w:rPr>
                    <w:rFonts w:asciiTheme="minorHAnsi" w:hAnsiTheme="minorHAnsi"/>
                    <w:color w:val="0000FF"/>
                    <w:u w:val="single"/>
                  </w:rPr>
                </w:rPrChange>
              </w:rPr>
              <w:t xml:space="preserve">Contact Person: Michelle Odisho </w:t>
            </w:r>
          </w:p>
          <w:p w:rsidR="00783519" w:rsidRPr="00593F37" w:rsidRDefault="00BF6CA6">
            <w:pPr>
              <w:spacing w:after="240"/>
              <w:rPr>
                <w:rFonts w:asciiTheme="minorHAnsi" w:hAnsiTheme="minorHAnsi"/>
                <w:sz w:val="22"/>
                <w:szCs w:val="22"/>
                <w:rPrChange w:id="1188" w:author="aljaykum" w:date="2016-11-08T10:13:00Z">
                  <w:rPr>
                    <w:rFonts w:asciiTheme="minorHAnsi" w:hAnsiTheme="minorHAnsi"/>
                    <w:sz w:val="22"/>
                    <w:szCs w:val="22"/>
                    <w:highlight w:val="yellow"/>
                  </w:rPr>
                </w:rPrChange>
              </w:rPr>
            </w:pPr>
            <w:r w:rsidRPr="00BF6CA6">
              <w:rPr>
                <w:rFonts w:asciiTheme="minorHAnsi" w:hAnsiTheme="minorHAnsi"/>
                <w:sz w:val="22"/>
                <w:szCs w:val="22"/>
                <w:rPrChange w:id="1189" w:author="aljaykum" w:date="2016-11-08T10:18:00Z">
                  <w:rPr>
                    <w:rFonts w:asciiTheme="minorHAnsi" w:hAnsiTheme="minorHAnsi"/>
                    <w:color w:val="0000FF"/>
                    <w:u w:val="single"/>
                  </w:rPr>
                </w:rPrChange>
              </w:rPr>
              <w:br/>
              <w:t>Regards,</w:t>
            </w:r>
            <w:r w:rsidRPr="00BF6CA6">
              <w:rPr>
                <w:rFonts w:asciiTheme="minorHAnsi" w:hAnsiTheme="minorHAnsi"/>
                <w:sz w:val="22"/>
                <w:szCs w:val="22"/>
                <w:rPrChange w:id="1190" w:author="aljaykum" w:date="2016-11-08T10:18:00Z">
                  <w:rPr>
                    <w:rFonts w:asciiTheme="minorHAnsi" w:hAnsiTheme="minorHAnsi"/>
                    <w:color w:val="0000FF"/>
                    <w:u w:val="single"/>
                  </w:rPr>
                </w:rPrChange>
              </w:rPr>
              <w:br/>
              <w:t>Employee Name(ID)</w:t>
            </w:r>
          </w:p>
        </w:tc>
      </w:tr>
    </w:tbl>
    <w:p w:rsidR="00783519" w:rsidRDefault="00783519">
      <w:pPr>
        <w:pStyle w:val="Num1"/>
        <w:spacing w:before="0"/>
        <w:rPr>
          <w:rFonts w:asciiTheme="minorHAnsi" w:hAnsiTheme="minorHAnsi"/>
          <w:sz w:val="22"/>
          <w:szCs w:val="22"/>
          <w:highlight w:val="yellow"/>
        </w:rPr>
      </w:pPr>
    </w:p>
    <w:p w:rsidR="00EE5AA8" w:rsidRPr="008E6B5A" w:rsidRDefault="00EE5AA8" w:rsidP="00912C74">
      <w:pPr>
        <w:pStyle w:val="Num1"/>
        <w:spacing w:before="0"/>
        <w:rPr>
          <w:rFonts w:asciiTheme="minorHAnsi" w:hAnsiTheme="minorHAnsi"/>
        </w:rPr>
      </w:pPr>
    </w:p>
    <w:p w:rsidR="00912C74" w:rsidRPr="00593F37" w:rsidRDefault="00BF6CA6" w:rsidP="00912C74">
      <w:pPr>
        <w:pStyle w:val="Num1"/>
        <w:spacing w:before="0"/>
        <w:rPr>
          <w:rFonts w:asciiTheme="minorHAnsi" w:hAnsiTheme="minorHAnsi"/>
          <w:sz w:val="22"/>
          <w:szCs w:val="22"/>
          <w:u w:val="single"/>
          <w:rPrChange w:id="1191" w:author="aljaykum" w:date="2016-11-08T10:20:00Z">
            <w:rPr>
              <w:rFonts w:asciiTheme="minorHAnsi" w:hAnsiTheme="minorHAnsi"/>
              <w:u w:val="single"/>
            </w:rPr>
          </w:rPrChange>
        </w:rPr>
      </w:pPr>
      <w:bookmarkStart w:id="1192" w:name="Jury"/>
      <w:r w:rsidRPr="00BF6CA6">
        <w:rPr>
          <w:rFonts w:asciiTheme="minorHAnsi" w:hAnsiTheme="minorHAnsi"/>
          <w:sz w:val="22"/>
          <w:szCs w:val="22"/>
          <w:u w:val="single"/>
          <w:rPrChange w:id="1193" w:author="aljaykum" w:date="2016-11-08T10:20:00Z">
            <w:rPr>
              <w:rFonts w:asciiTheme="minorHAnsi" w:hAnsiTheme="minorHAnsi"/>
              <w:color w:val="0000FF"/>
              <w:u w:val="single"/>
            </w:rPr>
          </w:rPrChange>
        </w:rPr>
        <w:t>Apply Jury Leave</w:t>
      </w:r>
    </w:p>
    <w:bookmarkEnd w:id="1192"/>
    <w:p w:rsidR="00912C74" w:rsidRPr="008E6B5A" w:rsidRDefault="00AA5576" w:rsidP="00912C74">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Jury Leave</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lastRenderedPageBreak/>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DD1D0A" w:rsidRPr="008E6B5A" w:rsidRDefault="00AA5576" w:rsidP="00DD1D0A">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12C74" w:rsidRPr="008E6B5A" w:rsidRDefault="00AA5576" w:rsidP="00DD1D0A">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 copy for stub receipt is required.</w:t>
      </w:r>
    </w:p>
    <w:p w:rsidR="00912C74" w:rsidRPr="008E6B5A" w:rsidRDefault="00BF6CA6" w:rsidP="00912C74">
      <w:pPr>
        <w:pStyle w:val="Num1"/>
        <w:numPr>
          <w:ilvl w:val="0"/>
          <w:numId w:val="34"/>
        </w:numPr>
        <w:spacing w:before="0"/>
        <w:rPr>
          <w:rFonts w:asciiTheme="minorHAnsi" w:hAnsiTheme="minorHAnsi"/>
          <w:sz w:val="22"/>
          <w:szCs w:val="22"/>
        </w:rPr>
      </w:pPr>
      <w:r w:rsidRPr="00BF6CA6">
        <w:rPr>
          <w:rFonts w:asciiTheme="minorHAnsi" w:hAnsiTheme="minorHAnsi"/>
          <w:sz w:val="22"/>
          <w:szCs w:val="22"/>
          <w:rPrChange w:id="1194" w:author="aljaykum" w:date="2016-11-08T10:20:00Z">
            <w:rPr>
              <w:rFonts w:asciiTheme="minorHAnsi" w:hAnsiTheme="minorHAnsi"/>
              <w:color w:val="0000FF"/>
              <w:u w:val="single"/>
            </w:rPr>
          </w:rPrChange>
        </w:rPr>
        <w:t>Employees are eligible for up to two (2) weeks pay</w:t>
      </w:r>
    </w:p>
    <w:p w:rsidR="00433A1C" w:rsidRPr="00593F37" w:rsidRDefault="00BF6CA6" w:rsidP="00433A1C">
      <w:pPr>
        <w:pStyle w:val="Num1"/>
        <w:numPr>
          <w:ilvl w:val="0"/>
          <w:numId w:val="34"/>
        </w:numPr>
        <w:rPr>
          <w:rFonts w:asciiTheme="minorHAnsi" w:hAnsiTheme="minorHAnsi"/>
          <w:sz w:val="22"/>
          <w:szCs w:val="22"/>
          <w:rPrChange w:id="1195" w:author="aljaykum" w:date="2016-11-08T10:20:00Z">
            <w:rPr>
              <w:rFonts w:asciiTheme="minorHAnsi" w:hAnsiTheme="minorHAnsi"/>
            </w:rPr>
          </w:rPrChange>
        </w:rPr>
      </w:pPr>
      <w:r w:rsidRPr="00BF6CA6">
        <w:rPr>
          <w:rFonts w:asciiTheme="minorHAnsi" w:hAnsiTheme="minorHAnsi"/>
          <w:sz w:val="22"/>
          <w:szCs w:val="22"/>
          <w:rPrChange w:id="1196" w:author="aljaykum" w:date="2016-11-08T10:20:00Z">
            <w:rPr>
              <w:rFonts w:asciiTheme="minorHAnsi" w:hAnsiTheme="minorHAnsi"/>
              <w:color w:val="0000FF"/>
              <w:u w:val="single"/>
            </w:rPr>
          </w:rPrChange>
        </w:rPr>
        <w:t>Once the request is submitted by employee, an email alert will be triggered to people process team for their decision (approve/reject). Reminders will be sent to people process 15 days prior to leave start date.</w:t>
      </w:r>
    </w:p>
    <w:p w:rsidR="00433A1C" w:rsidRPr="008E6B5A" w:rsidRDefault="00AA5576" w:rsidP="00912C74">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 xml:space="preserve">Mail to be sent </w:t>
      </w:r>
    </w:p>
    <w:tbl>
      <w:tblPr>
        <w:tblStyle w:val="TableGrid"/>
        <w:tblW w:w="0" w:type="auto"/>
        <w:tblLook w:val="04A0" w:firstRow="1" w:lastRow="0" w:firstColumn="1" w:lastColumn="0" w:noHBand="0" w:noVBand="1"/>
      </w:tblPr>
      <w:tblGrid>
        <w:gridCol w:w="8885"/>
      </w:tblGrid>
      <w:tr w:rsidR="00433A1C" w:rsidRPr="008E6B5A" w:rsidTr="00433A1C">
        <w:tc>
          <w:tcPr>
            <w:tcW w:w="8885" w:type="dxa"/>
          </w:tcPr>
          <w:p w:rsidR="00433A1C" w:rsidRPr="00623271" w:rsidRDefault="00BF6CA6" w:rsidP="00433A1C">
            <w:pPr>
              <w:pStyle w:val="Num1"/>
              <w:spacing w:before="0"/>
              <w:rPr>
                <w:rFonts w:asciiTheme="minorHAnsi" w:hAnsiTheme="minorHAnsi"/>
                <w:sz w:val="22"/>
                <w:szCs w:val="22"/>
              </w:rPr>
            </w:pPr>
            <w:r w:rsidRPr="00BF6CA6">
              <w:rPr>
                <w:rFonts w:asciiTheme="minorHAnsi" w:hAnsiTheme="minorHAnsi"/>
                <w:sz w:val="22"/>
                <w:szCs w:val="22"/>
                <w:rPrChange w:id="1197" w:author="aljaykum" w:date="2016-11-08T10:21:00Z">
                  <w:rPr>
                    <w:rFonts w:asciiTheme="minorHAnsi" w:hAnsiTheme="minorHAnsi"/>
                    <w:color w:val="0000FF"/>
                    <w:sz w:val="22"/>
                    <w:szCs w:val="22"/>
                    <w:u w:val="single"/>
                  </w:rPr>
                </w:rPrChange>
              </w:rPr>
              <w:t>From : Employee</w:t>
            </w:r>
          </w:p>
          <w:p w:rsidR="00433A1C" w:rsidRPr="00623271" w:rsidRDefault="00BF6CA6" w:rsidP="00433A1C">
            <w:pPr>
              <w:pStyle w:val="Num1"/>
              <w:spacing w:before="0"/>
              <w:rPr>
                <w:rFonts w:asciiTheme="minorHAnsi" w:hAnsiTheme="minorHAnsi"/>
                <w:sz w:val="22"/>
                <w:szCs w:val="22"/>
              </w:rPr>
            </w:pPr>
            <w:r w:rsidRPr="00BF6CA6">
              <w:rPr>
                <w:rFonts w:asciiTheme="minorHAnsi" w:hAnsiTheme="minorHAnsi"/>
                <w:sz w:val="22"/>
                <w:szCs w:val="22"/>
                <w:rPrChange w:id="1198" w:author="aljaykum" w:date="2016-11-08T10:21:00Z">
                  <w:rPr>
                    <w:rFonts w:asciiTheme="minorHAnsi" w:hAnsiTheme="minorHAnsi"/>
                    <w:color w:val="0000FF"/>
                    <w:sz w:val="22"/>
                    <w:szCs w:val="22"/>
                    <w:u w:val="single"/>
                  </w:rPr>
                </w:rPrChange>
              </w:rPr>
              <w:t>To: US HR Admin(s)</w:t>
            </w:r>
          </w:p>
          <w:p w:rsidR="00433A1C" w:rsidRPr="00623271" w:rsidRDefault="00BF6CA6" w:rsidP="00433A1C">
            <w:pPr>
              <w:pStyle w:val="Num1"/>
              <w:spacing w:before="0"/>
              <w:rPr>
                <w:rFonts w:asciiTheme="minorHAnsi" w:hAnsiTheme="minorHAnsi"/>
                <w:sz w:val="22"/>
                <w:szCs w:val="22"/>
              </w:rPr>
            </w:pPr>
            <w:r w:rsidRPr="00BF6CA6">
              <w:rPr>
                <w:rFonts w:asciiTheme="minorHAnsi" w:hAnsiTheme="minorHAnsi"/>
                <w:sz w:val="22"/>
                <w:szCs w:val="22"/>
                <w:rPrChange w:id="1199" w:author="aljaykum" w:date="2016-11-08T10:21:00Z">
                  <w:rPr>
                    <w:rFonts w:asciiTheme="minorHAnsi" w:hAnsiTheme="minorHAnsi"/>
                    <w:color w:val="0000FF"/>
                    <w:sz w:val="22"/>
                    <w:szCs w:val="22"/>
                    <w:u w:val="single"/>
                  </w:rPr>
                </w:rPrChange>
              </w:rPr>
              <w:t>CC: Employee, Supervisor</w:t>
            </w:r>
          </w:p>
          <w:p w:rsidR="00433A1C" w:rsidRPr="00623271" w:rsidRDefault="00433A1C" w:rsidP="00433A1C">
            <w:pPr>
              <w:pStyle w:val="Num1"/>
              <w:spacing w:before="0"/>
              <w:rPr>
                <w:rFonts w:asciiTheme="minorHAnsi" w:hAnsiTheme="minorHAnsi"/>
                <w:sz w:val="22"/>
                <w:szCs w:val="22"/>
              </w:rPr>
            </w:pPr>
          </w:p>
          <w:p w:rsidR="00433A1C" w:rsidRPr="00623271" w:rsidRDefault="00BF6CA6" w:rsidP="00433A1C">
            <w:pPr>
              <w:pStyle w:val="Num1"/>
              <w:spacing w:before="0"/>
              <w:rPr>
                <w:rFonts w:asciiTheme="minorHAnsi" w:hAnsiTheme="minorHAnsi"/>
                <w:sz w:val="22"/>
                <w:szCs w:val="22"/>
              </w:rPr>
            </w:pPr>
            <w:r w:rsidRPr="00BF6CA6">
              <w:rPr>
                <w:rFonts w:asciiTheme="minorHAnsi" w:hAnsiTheme="minorHAnsi"/>
                <w:sz w:val="22"/>
                <w:szCs w:val="22"/>
                <w:rPrChange w:id="1200" w:author="aljaykum" w:date="2016-11-08T10:21:00Z">
                  <w:rPr>
                    <w:rFonts w:asciiTheme="minorHAnsi" w:hAnsiTheme="minorHAnsi"/>
                    <w:color w:val="0000FF"/>
                    <w:sz w:val="22"/>
                    <w:szCs w:val="22"/>
                    <w:u w:val="single"/>
                  </w:rPr>
                </w:rPrChange>
              </w:rPr>
              <w:t xml:space="preserve">Subject: </w:t>
            </w:r>
            <w:ins w:id="1201" w:author="aljaykum" w:date="2016-11-08T10:21:00Z">
              <w:r w:rsidRPr="00BF6CA6">
                <w:rPr>
                  <w:rFonts w:asciiTheme="minorHAnsi" w:hAnsiTheme="minorHAnsi"/>
                  <w:sz w:val="22"/>
                  <w:szCs w:val="22"/>
                  <w:rPrChange w:id="1202" w:author="aljaykum" w:date="2016-11-08T10:21: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203" w:author="aljaykum" w:date="2016-11-08T10:21:00Z">
                    <w:rPr>
                      <w:rFonts w:asciiTheme="minorHAnsi" w:hAnsiTheme="minorHAnsi" w:cs="Tahoma"/>
                      <w:color w:val="0000FF"/>
                      <w:sz w:val="22"/>
                      <w:szCs w:val="22"/>
                      <w:u w:val="single"/>
                    </w:rPr>
                  </w:rPrChange>
                </w:rPr>
                <w:t>submitted by &lt;Employee Name&gt;</w:t>
              </w:r>
            </w:ins>
            <w:del w:id="1204" w:author="aljaykum" w:date="2016-11-08T10:21:00Z">
              <w:r w:rsidRPr="00BF6CA6">
                <w:rPr>
                  <w:rFonts w:asciiTheme="minorHAnsi" w:hAnsiTheme="minorHAnsi"/>
                  <w:sz w:val="22"/>
                  <w:szCs w:val="22"/>
                  <w:rPrChange w:id="1205" w:author="aljaykum" w:date="2016-11-08T10:21:00Z">
                    <w:rPr>
                      <w:rFonts w:asciiTheme="minorHAnsi" w:hAnsiTheme="minorHAnsi"/>
                      <w:color w:val="0000FF"/>
                      <w:sz w:val="22"/>
                      <w:szCs w:val="22"/>
                      <w:u w:val="single"/>
                    </w:rPr>
                  </w:rPrChange>
                </w:rPr>
                <w:delText>Leave application</w:delText>
              </w:r>
            </w:del>
          </w:p>
          <w:p w:rsidR="00433A1C" w:rsidRPr="00623271" w:rsidRDefault="00433A1C" w:rsidP="00433A1C">
            <w:pPr>
              <w:pStyle w:val="Num1"/>
              <w:spacing w:before="0"/>
              <w:rPr>
                <w:rFonts w:asciiTheme="minorHAnsi" w:hAnsiTheme="minorHAnsi"/>
                <w:sz w:val="22"/>
                <w:szCs w:val="22"/>
              </w:rPr>
            </w:pPr>
          </w:p>
          <w:p w:rsidR="00433A1C" w:rsidRPr="00623271" w:rsidRDefault="00BF6CA6" w:rsidP="00433A1C">
            <w:pPr>
              <w:pStyle w:val="Num1"/>
              <w:spacing w:before="0"/>
              <w:rPr>
                <w:rFonts w:asciiTheme="minorHAnsi" w:hAnsiTheme="minorHAnsi"/>
                <w:sz w:val="22"/>
                <w:szCs w:val="22"/>
              </w:rPr>
            </w:pPr>
            <w:r w:rsidRPr="00BF6CA6">
              <w:rPr>
                <w:rFonts w:asciiTheme="minorHAnsi" w:hAnsiTheme="minorHAnsi"/>
                <w:sz w:val="22"/>
                <w:szCs w:val="22"/>
                <w:rPrChange w:id="1206" w:author="aljaykum" w:date="2016-11-08T10:21:00Z">
                  <w:rPr>
                    <w:rFonts w:asciiTheme="minorHAnsi" w:hAnsiTheme="minorHAnsi"/>
                    <w:color w:val="0000FF"/>
                    <w:sz w:val="22"/>
                    <w:szCs w:val="22"/>
                    <w:u w:val="single"/>
                  </w:rPr>
                </w:rPrChange>
              </w:rPr>
              <w:t>Body:</w:t>
            </w:r>
          </w:p>
          <w:p w:rsidR="00433A1C" w:rsidRPr="00623271" w:rsidRDefault="00BF6CA6" w:rsidP="00433A1C">
            <w:pPr>
              <w:spacing w:after="240"/>
              <w:rPr>
                <w:rFonts w:asciiTheme="minorHAnsi" w:hAnsiTheme="minorHAnsi"/>
                <w:sz w:val="22"/>
                <w:szCs w:val="22"/>
                <w:rPrChange w:id="1207" w:author="aljaykum" w:date="2016-11-08T10:21:00Z">
                  <w:rPr>
                    <w:rFonts w:asciiTheme="minorHAnsi" w:hAnsiTheme="minorHAnsi"/>
                  </w:rPr>
                </w:rPrChange>
              </w:rPr>
            </w:pPr>
            <w:r w:rsidRPr="00BF6CA6">
              <w:rPr>
                <w:rFonts w:asciiTheme="minorHAnsi" w:hAnsiTheme="minorHAnsi"/>
                <w:sz w:val="22"/>
                <w:szCs w:val="22"/>
                <w:rPrChange w:id="1208" w:author="aljaykum" w:date="2016-11-08T10:21:00Z">
                  <w:rPr>
                    <w:rFonts w:asciiTheme="minorHAnsi" w:hAnsiTheme="minorHAnsi"/>
                    <w:color w:val="0000FF"/>
                    <w:u w:val="single"/>
                  </w:rPr>
                </w:rPrChange>
              </w:rPr>
              <w:t xml:space="preserve">Hi, </w:t>
            </w:r>
            <w:r w:rsidRPr="00BF6CA6">
              <w:rPr>
                <w:rFonts w:asciiTheme="minorHAnsi" w:hAnsiTheme="minorHAnsi"/>
                <w:sz w:val="22"/>
                <w:szCs w:val="22"/>
                <w:rPrChange w:id="1209" w:author="aljaykum" w:date="2016-11-08T10:21:00Z">
                  <w:rPr>
                    <w:rFonts w:asciiTheme="minorHAnsi" w:hAnsiTheme="minorHAnsi"/>
                    <w:color w:val="0000FF"/>
                    <w:u w:val="single"/>
                  </w:rPr>
                </w:rPrChange>
              </w:rPr>
              <w:br/>
            </w:r>
            <w:r w:rsidRPr="00BF6CA6">
              <w:rPr>
                <w:rFonts w:asciiTheme="minorHAnsi" w:hAnsiTheme="minorHAnsi"/>
                <w:sz w:val="22"/>
                <w:szCs w:val="22"/>
                <w:rPrChange w:id="1210" w:author="aljaykum" w:date="2016-11-08T10:21:00Z">
                  <w:rPr>
                    <w:rFonts w:asciiTheme="minorHAnsi" w:hAnsiTheme="minorHAnsi"/>
                    <w:color w:val="0000FF"/>
                    <w:u w:val="single"/>
                  </w:rPr>
                </w:rPrChange>
              </w:rPr>
              <w:br/>
              <w:t xml:space="preserve">This is to inform you that Employee Name (ID) has submitted following leave </w:t>
            </w:r>
            <w:del w:id="1211" w:author="aljaykum" w:date="2016-11-08T10:21:00Z">
              <w:r w:rsidRPr="00BF6CA6">
                <w:rPr>
                  <w:rFonts w:asciiTheme="minorHAnsi" w:hAnsiTheme="minorHAnsi"/>
                  <w:sz w:val="22"/>
                  <w:szCs w:val="22"/>
                  <w:rPrChange w:id="1212" w:author="aljaykum" w:date="2016-11-08T10:21:00Z">
                    <w:rPr>
                      <w:rFonts w:asciiTheme="minorHAnsi" w:hAnsiTheme="minorHAnsi"/>
                      <w:color w:val="0000FF"/>
                      <w:u w:val="single"/>
                    </w:rPr>
                  </w:rPrChange>
                </w:rPr>
                <w:delText>plan</w:delText>
              </w:r>
            </w:del>
            <w:ins w:id="1213" w:author="aljaykum" w:date="2016-11-08T10:21:00Z">
              <w:r w:rsidR="00623271">
                <w:rPr>
                  <w:rFonts w:asciiTheme="minorHAnsi" w:hAnsiTheme="minorHAnsi"/>
                  <w:sz w:val="22"/>
                  <w:szCs w:val="22"/>
                </w:rPr>
                <w:t>request</w:t>
              </w:r>
            </w:ins>
            <w:r w:rsidRPr="00BF6CA6">
              <w:rPr>
                <w:rFonts w:asciiTheme="minorHAnsi" w:hAnsiTheme="minorHAnsi"/>
                <w:sz w:val="22"/>
                <w:szCs w:val="22"/>
                <w:rPrChange w:id="1214" w:author="aljaykum" w:date="2016-11-08T10:21:00Z">
                  <w:rPr>
                    <w:rFonts w:asciiTheme="minorHAnsi" w:hAnsiTheme="minorHAnsi"/>
                    <w:color w:val="0000FF"/>
                    <w:u w:val="single"/>
                  </w:rPr>
                </w:rPrChange>
              </w:rPr>
              <w:t>.</w:t>
            </w:r>
          </w:p>
          <w:tbl>
            <w:tblPr>
              <w:tblW w:w="8682"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135"/>
              <w:gridCol w:w="2135"/>
              <w:gridCol w:w="2135"/>
              <w:gridCol w:w="2277"/>
            </w:tblGrid>
            <w:tr w:rsidR="00433A1C" w:rsidRPr="00623271" w:rsidTr="00433A1C">
              <w:trPr>
                <w:trHeight w:val="706"/>
              </w:trPr>
              <w:tc>
                <w:tcPr>
                  <w:tcW w:w="213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433A1C" w:rsidRPr="00623271" w:rsidRDefault="00BF6CA6">
                  <w:pPr>
                    <w:jc w:val="center"/>
                    <w:rPr>
                      <w:rFonts w:asciiTheme="minorHAnsi" w:hAnsiTheme="minorHAnsi" w:cs="Times New Roman"/>
                      <w:b/>
                      <w:bCs/>
                      <w:sz w:val="22"/>
                      <w:szCs w:val="22"/>
                      <w:rPrChange w:id="1215" w:author="aljaykum" w:date="2016-11-08T10:21:00Z">
                        <w:rPr>
                          <w:rFonts w:asciiTheme="minorHAnsi" w:hAnsiTheme="minorHAnsi" w:cs="Times New Roman"/>
                          <w:b/>
                          <w:bCs/>
                          <w:sz w:val="24"/>
                          <w:szCs w:val="24"/>
                        </w:rPr>
                      </w:rPrChange>
                    </w:rPr>
                  </w:pPr>
                  <w:del w:id="1216" w:author="aljaykum" w:date="2016-11-08T10:22:00Z">
                    <w:r w:rsidRPr="00BF6CA6">
                      <w:rPr>
                        <w:rFonts w:asciiTheme="minorHAnsi" w:hAnsiTheme="minorHAnsi"/>
                        <w:b/>
                        <w:bCs/>
                        <w:sz w:val="22"/>
                        <w:szCs w:val="22"/>
                        <w:rPrChange w:id="1217" w:author="aljaykum" w:date="2016-11-08T10:21:00Z">
                          <w:rPr>
                            <w:rFonts w:asciiTheme="minorHAnsi" w:hAnsiTheme="minorHAnsi"/>
                            <w:b/>
                            <w:bCs/>
                            <w:color w:val="0000FF"/>
                            <w:u w:val="single"/>
                          </w:rPr>
                        </w:rPrChange>
                      </w:rPr>
                      <w:delText>New Leave Start Date</w:delText>
                    </w:r>
                  </w:del>
                  <w:ins w:id="1218" w:author="aljaykum" w:date="2016-11-08T10:22:00Z">
                    <w:r w:rsidR="00623271">
                      <w:rPr>
                        <w:rFonts w:asciiTheme="minorHAnsi" w:hAnsiTheme="minorHAnsi"/>
                        <w:b/>
                        <w:bCs/>
                        <w:sz w:val="22"/>
                        <w:szCs w:val="22"/>
                      </w:rPr>
                      <w:t>Leave Type</w:t>
                    </w:r>
                  </w:ins>
                </w:p>
              </w:tc>
              <w:tc>
                <w:tcPr>
                  <w:tcW w:w="213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433A1C" w:rsidRPr="00623271" w:rsidRDefault="00BF6CA6">
                  <w:pPr>
                    <w:jc w:val="center"/>
                    <w:rPr>
                      <w:rFonts w:asciiTheme="minorHAnsi" w:hAnsiTheme="minorHAnsi" w:cs="Times New Roman"/>
                      <w:b/>
                      <w:bCs/>
                      <w:sz w:val="22"/>
                      <w:szCs w:val="22"/>
                      <w:rPrChange w:id="1219" w:author="aljaykum" w:date="2016-11-08T10:21:00Z">
                        <w:rPr>
                          <w:rFonts w:asciiTheme="minorHAnsi" w:hAnsiTheme="minorHAnsi" w:cs="Times New Roman"/>
                          <w:b/>
                          <w:bCs/>
                          <w:sz w:val="24"/>
                          <w:szCs w:val="24"/>
                        </w:rPr>
                      </w:rPrChange>
                    </w:rPr>
                  </w:pPr>
                  <w:del w:id="1220" w:author="aljaykum" w:date="2016-11-08T10:22:00Z">
                    <w:r w:rsidRPr="00BF6CA6">
                      <w:rPr>
                        <w:rFonts w:asciiTheme="minorHAnsi" w:hAnsiTheme="minorHAnsi"/>
                        <w:b/>
                        <w:bCs/>
                        <w:sz w:val="22"/>
                        <w:szCs w:val="22"/>
                        <w:rPrChange w:id="1221" w:author="aljaykum" w:date="2016-11-08T10:21:00Z">
                          <w:rPr>
                            <w:rFonts w:asciiTheme="minorHAnsi" w:hAnsiTheme="minorHAnsi"/>
                            <w:b/>
                            <w:bCs/>
                            <w:color w:val="0000FF"/>
                            <w:u w:val="single"/>
                          </w:rPr>
                        </w:rPrChange>
                      </w:rPr>
                      <w:delText>New Leave End Date</w:delText>
                    </w:r>
                  </w:del>
                  <w:ins w:id="1222" w:author="aljaykum" w:date="2016-11-08T10:22:00Z">
                    <w:r w:rsidR="00623271">
                      <w:rPr>
                        <w:rFonts w:asciiTheme="minorHAnsi" w:hAnsiTheme="minorHAnsi"/>
                        <w:b/>
                        <w:bCs/>
                        <w:sz w:val="22"/>
                        <w:szCs w:val="22"/>
                      </w:rPr>
                      <w:t>Start Date</w:t>
                    </w:r>
                  </w:ins>
                </w:p>
              </w:tc>
              <w:tc>
                <w:tcPr>
                  <w:tcW w:w="213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433A1C" w:rsidRPr="00623271" w:rsidRDefault="00BF6CA6">
                  <w:pPr>
                    <w:jc w:val="center"/>
                    <w:rPr>
                      <w:rFonts w:asciiTheme="minorHAnsi" w:hAnsiTheme="minorHAnsi" w:cs="Times New Roman"/>
                      <w:b/>
                      <w:bCs/>
                      <w:sz w:val="22"/>
                      <w:szCs w:val="22"/>
                      <w:rPrChange w:id="1223" w:author="aljaykum" w:date="2016-11-08T10:21:00Z">
                        <w:rPr>
                          <w:rFonts w:asciiTheme="minorHAnsi" w:hAnsiTheme="minorHAnsi" w:cs="Times New Roman"/>
                          <w:b/>
                          <w:bCs/>
                          <w:sz w:val="24"/>
                          <w:szCs w:val="24"/>
                        </w:rPr>
                      </w:rPrChange>
                    </w:rPr>
                  </w:pPr>
                  <w:del w:id="1224" w:author="aljaykum" w:date="2016-11-08T10:22:00Z">
                    <w:r w:rsidRPr="00BF6CA6">
                      <w:rPr>
                        <w:rFonts w:asciiTheme="minorHAnsi" w:hAnsiTheme="minorHAnsi"/>
                        <w:b/>
                        <w:bCs/>
                        <w:sz w:val="22"/>
                        <w:szCs w:val="22"/>
                        <w:rPrChange w:id="1225" w:author="aljaykum" w:date="2016-11-08T10:21:00Z">
                          <w:rPr>
                            <w:rFonts w:asciiTheme="minorHAnsi" w:hAnsiTheme="minorHAnsi"/>
                            <w:b/>
                            <w:bCs/>
                            <w:color w:val="0000FF"/>
                            <w:u w:val="single"/>
                          </w:rPr>
                        </w:rPrChange>
                      </w:rPr>
                      <w:delText>Leave Type</w:delText>
                    </w:r>
                  </w:del>
                  <w:ins w:id="1226" w:author="aljaykum" w:date="2016-11-08T10:22:00Z">
                    <w:r w:rsidR="00623271">
                      <w:rPr>
                        <w:rFonts w:asciiTheme="minorHAnsi" w:hAnsiTheme="minorHAnsi"/>
                        <w:b/>
                        <w:bCs/>
                        <w:sz w:val="22"/>
                        <w:szCs w:val="22"/>
                      </w:rPr>
                      <w:t>End Date</w:t>
                    </w:r>
                  </w:ins>
                </w:p>
              </w:tc>
              <w:tc>
                <w:tcPr>
                  <w:tcW w:w="227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433A1C" w:rsidRPr="00623271" w:rsidRDefault="00BF6CA6">
                  <w:pPr>
                    <w:jc w:val="center"/>
                    <w:rPr>
                      <w:rFonts w:asciiTheme="minorHAnsi" w:hAnsiTheme="minorHAnsi" w:cs="Times New Roman"/>
                      <w:b/>
                      <w:bCs/>
                      <w:sz w:val="22"/>
                      <w:szCs w:val="22"/>
                      <w:rPrChange w:id="1227" w:author="aljaykum" w:date="2016-11-08T10:21:00Z">
                        <w:rPr>
                          <w:rFonts w:asciiTheme="minorHAnsi" w:hAnsiTheme="minorHAnsi" w:cs="Times New Roman"/>
                          <w:b/>
                          <w:bCs/>
                          <w:sz w:val="24"/>
                          <w:szCs w:val="24"/>
                        </w:rPr>
                      </w:rPrChange>
                    </w:rPr>
                  </w:pPr>
                  <w:del w:id="1228" w:author="aljaykum" w:date="2016-11-08T10:22:00Z">
                    <w:r w:rsidRPr="00BF6CA6">
                      <w:rPr>
                        <w:rFonts w:asciiTheme="minorHAnsi" w:hAnsiTheme="minorHAnsi"/>
                        <w:b/>
                        <w:bCs/>
                        <w:sz w:val="22"/>
                        <w:szCs w:val="22"/>
                        <w:rPrChange w:id="1229" w:author="aljaykum" w:date="2016-11-08T10:21:00Z">
                          <w:rPr>
                            <w:rFonts w:asciiTheme="minorHAnsi" w:hAnsiTheme="minorHAnsi"/>
                            <w:b/>
                            <w:bCs/>
                            <w:color w:val="0000FF"/>
                            <w:u w:val="single"/>
                          </w:rPr>
                        </w:rPrChange>
                      </w:rPr>
                      <w:delText>Effective No. Of leave</w:delText>
                    </w:r>
                  </w:del>
                  <w:ins w:id="1230" w:author="aljaykum" w:date="2016-11-08T10:22:00Z">
                    <w:r w:rsidR="00623271">
                      <w:rPr>
                        <w:rFonts w:asciiTheme="minorHAnsi" w:hAnsiTheme="minorHAnsi"/>
                        <w:b/>
                        <w:bCs/>
                        <w:sz w:val="22"/>
                        <w:szCs w:val="22"/>
                      </w:rPr>
                      <w:t>Effective Leave</w:t>
                    </w:r>
                  </w:ins>
                </w:p>
              </w:tc>
            </w:tr>
            <w:tr w:rsidR="00433A1C" w:rsidRPr="00623271" w:rsidTr="00433A1C">
              <w:trPr>
                <w:trHeight w:val="417"/>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33A1C" w:rsidRPr="00623271" w:rsidRDefault="00433A1C">
                  <w:pPr>
                    <w:jc w:val="center"/>
                    <w:rPr>
                      <w:rFonts w:asciiTheme="minorHAnsi" w:hAnsiTheme="minorHAnsi" w:cs="Times New Roman"/>
                      <w:sz w:val="22"/>
                      <w:szCs w:val="22"/>
                      <w:rPrChange w:id="1231" w:author="aljaykum" w:date="2016-11-08T10:21: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33A1C" w:rsidRPr="00623271" w:rsidRDefault="00433A1C">
                  <w:pPr>
                    <w:jc w:val="center"/>
                    <w:rPr>
                      <w:rFonts w:asciiTheme="minorHAnsi" w:hAnsiTheme="minorHAnsi" w:cs="Times New Roman"/>
                      <w:sz w:val="22"/>
                      <w:szCs w:val="22"/>
                      <w:rPrChange w:id="1232" w:author="aljaykum" w:date="2016-11-08T10:21: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33A1C" w:rsidRPr="00623271" w:rsidRDefault="00BF6CA6">
                  <w:pPr>
                    <w:jc w:val="center"/>
                    <w:rPr>
                      <w:rFonts w:asciiTheme="minorHAnsi" w:hAnsiTheme="minorHAnsi" w:cs="Times New Roman"/>
                      <w:sz w:val="22"/>
                      <w:szCs w:val="22"/>
                      <w:rPrChange w:id="1233" w:author="aljaykum" w:date="2016-11-08T10:21:00Z">
                        <w:rPr>
                          <w:rFonts w:asciiTheme="minorHAnsi" w:hAnsiTheme="minorHAnsi" w:cs="Times New Roman"/>
                          <w:sz w:val="24"/>
                          <w:szCs w:val="24"/>
                        </w:rPr>
                      </w:rPrChange>
                    </w:rPr>
                  </w:pPr>
                  <w:del w:id="1234" w:author="aljaykum" w:date="2016-11-08T10:22:00Z">
                    <w:r w:rsidRPr="00BF6CA6">
                      <w:rPr>
                        <w:rFonts w:asciiTheme="minorHAnsi" w:hAnsiTheme="minorHAnsi"/>
                        <w:sz w:val="22"/>
                        <w:szCs w:val="22"/>
                        <w:rPrChange w:id="1235" w:author="aljaykum" w:date="2016-11-08T10:21:00Z">
                          <w:rPr>
                            <w:rFonts w:asciiTheme="minorHAnsi" w:hAnsiTheme="minorHAnsi"/>
                            <w:color w:val="0000FF"/>
                            <w:u w:val="single"/>
                          </w:rPr>
                        </w:rPrChange>
                      </w:rPr>
                      <w:delText>Jury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33A1C" w:rsidRPr="00623271" w:rsidRDefault="00BF6CA6">
                  <w:pPr>
                    <w:jc w:val="center"/>
                    <w:rPr>
                      <w:rFonts w:asciiTheme="minorHAnsi" w:hAnsiTheme="minorHAnsi" w:cs="Times New Roman"/>
                      <w:sz w:val="22"/>
                      <w:szCs w:val="22"/>
                      <w:rPrChange w:id="1236" w:author="aljaykum" w:date="2016-11-08T10:21:00Z">
                        <w:rPr>
                          <w:rFonts w:asciiTheme="minorHAnsi" w:hAnsiTheme="minorHAnsi" w:cs="Times New Roman"/>
                          <w:sz w:val="24"/>
                          <w:szCs w:val="24"/>
                        </w:rPr>
                      </w:rPrChange>
                    </w:rPr>
                  </w:pPr>
                  <w:r w:rsidRPr="00BF6CA6">
                    <w:rPr>
                      <w:rFonts w:asciiTheme="minorHAnsi" w:hAnsiTheme="minorHAnsi"/>
                      <w:sz w:val="22"/>
                      <w:szCs w:val="22"/>
                      <w:rPrChange w:id="1237" w:author="aljaykum" w:date="2016-11-08T10:21:00Z">
                        <w:rPr>
                          <w:rFonts w:asciiTheme="minorHAnsi" w:hAnsiTheme="minorHAnsi"/>
                          <w:color w:val="0000FF"/>
                          <w:u w:val="single"/>
                        </w:rPr>
                      </w:rPrChange>
                    </w:rPr>
                    <w:t>&lt;&gt; day(s)</w:t>
                  </w:r>
                </w:p>
              </w:tc>
            </w:tr>
          </w:tbl>
          <w:p w:rsidR="00623271" w:rsidRDefault="00623271" w:rsidP="00433A1C">
            <w:pPr>
              <w:rPr>
                <w:ins w:id="1238" w:author="aljaykum" w:date="2016-11-08T10:22:00Z"/>
                <w:rFonts w:asciiTheme="minorHAnsi" w:hAnsiTheme="minorHAnsi"/>
                <w:sz w:val="22"/>
                <w:szCs w:val="22"/>
              </w:rPr>
            </w:pPr>
            <w:ins w:id="1239" w:author="aljaykum" w:date="2016-11-08T10:22:00Z">
              <w:r>
                <w:rPr>
                  <w:rFonts w:asciiTheme="minorHAnsi" w:hAnsiTheme="minorHAnsi"/>
                  <w:sz w:val="22"/>
                  <w:szCs w:val="22"/>
                </w:rPr>
                <w:t xml:space="preserve">Remarks: </w:t>
              </w:r>
            </w:ins>
          </w:p>
          <w:p w:rsidR="00433A1C" w:rsidRPr="00623271" w:rsidRDefault="00BF6CA6" w:rsidP="00433A1C">
            <w:pPr>
              <w:rPr>
                <w:rFonts w:asciiTheme="minorHAnsi" w:hAnsiTheme="minorHAnsi"/>
                <w:sz w:val="22"/>
                <w:szCs w:val="22"/>
                <w:rPrChange w:id="1240" w:author="aljaykum" w:date="2016-11-08T10:21:00Z">
                  <w:rPr>
                    <w:rFonts w:asciiTheme="minorHAnsi" w:hAnsiTheme="minorHAnsi"/>
                  </w:rPr>
                </w:rPrChange>
              </w:rPr>
            </w:pPr>
            <w:r w:rsidRPr="00BF6CA6">
              <w:rPr>
                <w:rFonts w:asciiTheme="minorHAnsi" w:hAnsiTheme="minorHAnsi"/>
                <w:sz w:val="22"/>
                <w:szCs w:val="22"/>
                <w:rPrChange w:id="1241" w:author="aljaykum" w:date="2016-11-08T10:21:00Z">
                  <w:rPr>
                    <w:rFonts w:asciiTheme="minorHAnsi" w:hAnsiTheme="minorHAnsi"/>
                    <w:color w:val="0000FF"/>
                    <w:u w:val="single"/>
                  </w:rPr>
                </w:rPrChange>
              </w:rPr>
              <w:t xml:space="preserve">Note: </w:t>
            </w:r>
          </w:p>
          <w:p w:rsidR="00433A1C" w:rsidRPr="00623271" w:rsidRDefault="00BF6CA6" w:rsidP="00433A1C">
            <w:pPr>
              <w:numPr>
                <w:ilvl w:val="0"/>
                <w:numId w:val="56"/>
              </w:numPr>
              <w:kinsoku/>
              <w:spacing w:before="100" w:beforeAutospacing="1" w:after="100" w:afterAutospacing="1" w:line="240" w:lineRule="auto"/>
              <w:rPr>
                <w:rFonts w:asciiTheme="minorHAnsi" w:hAnsiTheme="minorHAnsi"/>
                <w:sz w:val="22"/>
                <w:szCs w:val="22"/>
                <w:rPrChange w:id="1242" w:author="aljaykum" w:date="2016-11-08T10:21:00Z">
                  <w:rPr>
                    <w:rFonts w:asciiTheme="minorHAnsi" w:hAnsiTheme="minorHAnsi"/>
                  </w:rPr>
                </w:rPrChange>
              </w:rPr>
            </w:pPr>
            <w:r w:rsidRPr="00BF6CA6">
              <w:rPr>
                <w:rFonts w:asciiTheme="minorHAnsi" w:hAnsiTheme="minorHAnsi"/>
                <w:sz w:val="22"/>
                <w:szCs w:val="22"/>
                <w:rPrChange w:id="1243" w:author="aljaykum" w:date="2016-11-08T10:21:00Z">
                  <w:rPr>
                    <w:rFonts w:asciiTheme="minorHAnsi" w:hAnsiTheme="minorHAnsi"/>
                    <w:color w:val="0000FF"/>
                    <w:u w:val="single"/>
                  </w:rPr>
                </w:rPrChange>
              </w:rPr>
              <w:t xml:space="preserve">Please login to </w:t>
            </w:r>
            <w:r w:rsidRPr="00BF6CA6">
              <w:rPr>
                <w:rFonts w:asciiTheme="minorHAnsi" w:hAnsiTheme="minorHAnsi"/>
                <w:sz w:val="22"/>
                <w:szCs w:val="22"/>
                <w:rPrChange w:id="1244" w:author="aljaykum" w:date="2016-11-08T10:21:00Z">
                  <w:rPr>
                    <w:color w:val="0000FF"/>
                    <w:u w:val="single"/>
                  </w:rPr>
                </w:rPrChange>
              </w:rPr>
              <w:fldChar w:fldCharType="begin"/>
            </w:r>
            <w:r w:rsidRPr="00BF6CA6">
              <w:rPr>
                <w:rFonts w:asciiTheme="minorHAnsi" w:hAnsiTheme="minorHAnsi"/>
                <w:sz w:val="22"/>
                <w:szCs w:val="22"/>
                <w:rPrChange w:id="1245" w:author="aljaykum" w:date="2016-11-08T10:21:00Z">
                  <w:rPr>
                    <w:color w:val="0000FF"/>
                    <w:u w:val="single"/>
                  </w:rPr>
                </w:rPrChange>
              </w:rPr>
              <w:instrText>HYPERLINK "https://lms.fs.capgemini.com"</w:instrText>
            </w:r>
            <w:r w:rsidRPr="00BF6CA6">
              <w:rPr>
                <w:rFonts w:asciiTheme="minorHAnsi" w:hAnsiTheme="minorHAnsi"/>
                <w:sz w:val="22"/>
                <w:szCs w:val="22"/>
                <w:rPrChange w:id="1246" w:author="aljaykum" w:date="2016-11-08T10:21:00Z">
                  <w:rPr>
                    <w:color w:val="0000FF"/>
                    <w:u w:val="single"/>
                  </w:rPr>
                </w:rPrChange>
              </w:rPr>
              <w:fldChar w:fldCharType="separate"/>
            </w:r>
            <w:r w:rsidRPr="00BF6CA6">
              <w:rPr>
                <w:rStyle w:val="Hyperlink"/>
                <w:rFonts w:asciiTheme="minorHAnsi" w:hAnsiTheme="minorHAnsi"/>
                <w:sz w:val="22"/>
                <w:szCs w:val="22"/>
                <w:rPrChange w:id="1247" w:author="aljaykum" w:date="2016-11-08T10:21:00Z">
                  <w:rPr>
                    <w:rStyle w:val="Hyperlink"/>
                    <w:rFonts w:asciiTheme="minorHAnsi" w:hAnsiTheme="minorHAnsi"/>
                  </w:rPr>
                </w:rPrChange>
              </w:rPr>
              <w:t>&lt;new LMS URL&gt;</w:t>
            </w:r>
            <w:r w:rsidRPr="00BF6CA6">
              <w:rPr>
                <w:rFonts w:asciiTheme="minorHAnsi" w:hAnsiTheme="minorHAnsi"/>
                <w:sz w:val="22"/>
                <w:szCs w:val="22"/>
                <w:rPrChange w:id="1248" w:author="aljaykum" w:date="2016-11-08T10:21:00Z">
                  <w:rPr>
                    <w:color w:val="0000FF"/>
                    <w:u w:val="single"/>
                  </w:rPr>
                </w:rPrChange>
              </w:rPr>
              <w:fldChar w:fldCharType="end"/>
            </w:r>
            <w:r w:rsidRPr="00BF6CA6">
              <w:rPr>
                <w:rFonts w:asciiTheme="minorHAnsi" w:hAnsiTheme="minorHAnsi"/>
                <w:sz w:val="22"/>
                <w:szCs w:val="22"/>
                <w:rPrChange w:id="1249" w:author="aljaykum" w:date="2016-11-08T10:21:00Z">
                  <w:rPr>
                    <w:rFonts w:asciiTheme="minorHAnsi" w:hAnsiTheme="minorHAnsi"/>
                    <w:color w:val="0000FF"/>
                    <w:u w:val="single"/>
                  </w:rPr>
                </w:rPrChange>
              </w:rPr>
              <w:t xml:space="preserve"> to access LMS application </w:t>
            </w:r>
          </w:p>
          <w:p w:rsidR="00433A1C" w:rsidRPr="00623271" w:rsidRDefault="00BF6CA6" w:rsidP="00433A1C">
            <w:pPr>
              <w:numPr>
                <w:ilvl w:val="0"/>
                <w:numId w:val="56"/>
              </w:numPr>
              <w:kinsoku/>
              <w:spacing w:before="100" w:beforeAutospacing="1" w:after="100" w:afterAutospacing="1" w:line="240" w:lineRule="auto"/>
              <w:rPr>
                <w:rFonts w:asciiTheme="minorHAnsi" w:hAnsiTheme="minorHAnsi"/>
                <w:sz w:val="22"/>
                <w:szCs w:val="22"/>
                <w:rPrChange w:id="1250" w:author="aljaykum" w:date="2016-11-08T10:21:00Z">
                  <w:rPr>
                    <w:rFonts w:asciiTheme="minorHAnsi" w:hAnsiTheme="minorHAnsi"/>
                  </w:rPr>
                </w:rPrChange>
              </w:rPr>
            </w:pPr>
            <w:r w:rsidRPr="00BF6CA6">
              <w:rPr>
                <w:rFonts w:asciiTheme="minorHAnsi" w:hAnsiTheme="minorHAnsi"/>
                <w:sz w:val="22"/>
                <w:szCs w:val="22"/>
                <w:rPrChange w:id="1251" w:author="aljaykum" w:date="2016-11-08T10:21: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252" w:author="aljaykum" w:date="2016-11-08T10:21:00Z">
                  <w:rPr>
                    <w:color w:val="0000FF"/>
                    <w:u w:val="single"/>
                  </w:rPr>
                </w:rPrChange>
              </w:rPr>
              <w:fldChar w:fldCharType="begin"/>
            </w:r>
            <w:r w:rsidRPr="00BF6CA6">
              <w:rPr>
                <w:rFonts w:asciiTheme="minorHAnsi" w:hAnsiTheme="minorHAnsi"/>
                <w:sz w:val="22"/>
                <w:szCs w:val="22"/>
                <w:rPrChange w:id="1253" w:author="aljaykum" w:date="2016-11-08T10:21: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254" w:author="aljaykum" w:date="2016-11-08T10:21:00Z">
                  <w:rPr>
                    <w:color w:val="0000FF"/>
                    <w:u w:val="single"/>
                  </w:rPr>
                </w:rPrChange>
              </w:rPr>
              <w:fldChar w:fldCharType="separate"/>
            </w:r>
            <w:r w:rsidRPr="00BF6CA6">
              <w:rPr>
                <w:rStyle w:val="Hyperlink"/>
                <w:rFonts w:asciiTheme="minorHAnsi" w:hAnsiTheme="minorHAnsi"/>
                <w:sz w:val="22"/>
                <w:szCs w:val="22"/>
                <w:rPrChange w:id="1255" w:author="aljaykum" w:date="2016-11-08T10:21:00Z">
                  <w:rPr>
                    <w:rStyle w:val="Hyperlink"/>
                    <w:rFonts w:asciiTheme="minorHAnsi" w:hAnsiTheme="minorHAnsi"/>
                  </w:rPr>
                </w:rPrChange>
              </w:rPr>
              <w:t>FS SBU Service desk portal</w:t>
            </w:r>
            <w:r w:rsidRPr="00BF6CA6">
              <w:rPr>
                <w:rFonts w:asciiTheme="minorHAnsi" w:hAnsiTheme="minorHAnsi"/>
                <w:sz w:val="22"/>
                <w:szCs w:val="22"/>
                <w:rPrChange w:id="1256" w:author="aljaykum" w:date="2016-11-08T10:21:00Z">
                  <w:rPr>
                    <w:color w:val="0000FF"/>
                    <w:u w:val="single"/>
                  </w:rPr>
                </w:rPrChange>
              </w:rPr>
              <w:fldChar w:fldCharType="end"/>
            </w:r>
            <w:r w:rsidRPr="00BF6CA6">
              <w:rPr>
                <w:rFonts w:asciiTheme="minorHAnsi" w:hAnsiTheme="minorHAnsi"/>
                <w:sz w:val="22"/>
                <w:szCs w:val="22"/>
                <w:rPrChange w:id="1257" w:author="aljaykum" w:date="2016-11-08T10:21:00Z">
                  <w:rPr>
                    <w:rFonts w:asciiTheme="minorHAnsi" w:hAnsiTheme="minorHAnsi"/>
                    <w:color w:val="0000FF"/>
                    <w:u w:val="single"/>
                  </w:rPr>
                </w:rPrChange>
              </w:rPr>
              <w:t xml:space="preserve"> (Employee Management &gt;&gt; Leave Management System). </w:t>
            </w:r>
          </w:p>
          <w:p w:rsidR="00433A1C" w:rsidRPr="00623271" w:rsidRDefault="00BF6CA6" w:rsidP="00433A1C">
            <w:pPr>
              <w:rPr>
                <w:rFonts w:asciiTheme="minorHAnsi" w:hAnsiTheme="minorHAnsi"/>
                <w:sz w:val="22"/>
                <w:szCs w:val="22"/>
                <w:rPrChange w:id="1258" w:author="aljaykum" w:date="2016-11-08T10:21:00Z">
                  <w:rPr>
                    <w:rFonts w:asciiTheme="minorHAnsi" w:hAnsiTheme="minorHAnsi"/>
                    <w:sz w:val="24"/>
                    <w:szCs w:val="24"/>
                  </w:rPr>
                </w:rPrChange>
              </w:rPr>
            </w:pPr>
            <w:r w:rsidRPr="00BF6CA6">
              <w:rPr>
                <w:rFonts w:asciiTheme="minorHAnsi" w:hAnsiTheme="minorHAnsi"/>
                <w:sz w:val="22"/>
                <w:szCs w:val="22"/>
                <w:rPrChange w:id="1259" w:author="aljaykum" w:date="2016-11-08T10:21:00Z">
                  <w:rPr>
                    <w:rFonts w:asciiTheme="minorHAnsi" w:hAnsiTheme="minorHAnsi"/>
                    <w:color w:val="0000FF"/>
                    <w:u w:val="single"/>
                  </w:rPr>
                </w:rPrChange>
              </w:rPr>
              <w:br/>
              <w:t>Regards,</w:t>
            </w:r>
            <w:r w:rsidRPr="00BF6CA6">
              <w:rPr>
                <w:rFonts w:asciiTheme="minorHAnsi" w:hAnsiTheme="minorHAnsi"/>
                <w:sz w:val="22"/>
                <w:szCs w:val="22"/>
                <w:rPrChange w:id="1260" w:author="aljaykum" w:date="2016-11-08T10:21:00Z">
                  <w:rPr>
                    <w:rFonts w:asciiTheme="minorHAnsi" w:hAnsiTheme="minorHAnsi"/>
                    <w:color w:val="0000FF"/>
                    <w:u w:val="single"/>
                  </w:rPr>
                </w:rPrChange>
              </w:rPr>
              <w:br/>
              <w:t>Employee Name (ID)</w:t>
            </w:r>
          </w:p>
          <w:p w:rsidR="00433A1C" w:rsidRPr="00623271" w:rsidRDefault="00433A1C" w:rsidP="00433A1C">
            <w:pPr>
              <w:pStyle w:val="Num1"/>
              <w:spacing w:before="0"/>
              <w:rPr>
                <w:rFonts w:asciiTheme="minorHAnsi" w:hAnsiTheme="minorHAnsi"/>
                <w:sz w:val="22"/>
                <w:szCs w:val="22"/>
              </w:rPr>
            </w:pPr>
          </w:p>
        </w:tc>
      </w:tr>
    </w:tbl>
    <w:p w:rsidR="00783519" w:rsidRDefault="00783519">
      <w:pPr>
        <w:pStyle w:val="Num1"/>
        <w:spacing w:before="0"/>
        <w:rPr>
          <w:rFonts w:asciiTheme="minorHAnsi" w:hAnsiTheme="minorHAnsi"/>
          <w:sz w:val="22"/>
          <w:szCs w:val="22"/>
        </w:rPr>
      </w:pPr>
    </w:p>
    <w:p w:rsidR="00912C74" w:rsidRPr="008E6B5A" w:rsidRDefault="00912C74" w:rsidP="00912C74">
      <w:pPr>
        <w:pStyle w:val="Num1"/>
        <w:spacing w:before="0"/>
        <w:rPr>
          <w:rFonts w:asciiTheme="minorHAnsi" w:hAnsiTheme="minorHAnsi"/>
          <w:sz w:val="22"/>
          <w:szCs w:val="22"/>
        </w:rPr>
      </w:pPr>
    </w:p>
    <w:p w:rsidR="00912C74" w:rsidRPr="008E6B5A" w:rsidRDefault="00AA5576" w:rsidP="00912C74">
      <w:pPr>
        <w:pStyle w:val="Num1"/>
        <w:spacing w:before="0"/>
        <w:rPr>
          <w:rFonts w:asciiTheme="minorHAnsi" w:hAnsiTheme="minorHAnsi"/>
          <w:sz w:val="22"/>
          <w:szCs w:val="22"/>
          <w:u w:val="single"/>
        </w:rPr>
      </w:pPr>
      <w:bookmarkStart w:id="1261" w:name="Military"/>
      <w:r w:rsidRPr="00AA5576">
        <w:rPr>
          <w:rFonts w:asciiTheme="minorHAnsi" w:hAnsiTheme="minorHAnsi"/>
          <w:sz w:val="22"/>
          <w:szCs w:val="22"/>
          <w:u w:val="single"/>
        </w:rPr>
        <w:t>Apply Military Leave</w:t>
      </w:r>
    </w:p>
    <w:bookmarkEnd w:id="1261"/>
    <w:p w:rsidR="00912C74" w:rsidRPr="008E6B5A" w:rsidRDefault="00AA5576" w:rsidP="00912C74">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Military Leave</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lastRenderedPageBreak/>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912C7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747B4" w:rsidRPr="008E6B5A" w:rsidRDefault="00AA5576" w:rsidP="00912C7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12C74" w:rsidRPr="008E6B5A" w:rsidRDefault="00AA5576" w:rsidP="009747B4">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 copy for orders are required.</w:t>
      </w:r>
    </w:p>
    <w:p w:rsidR="009B5767" w:rsidRPr="008E6B5A" w:rsidRDefault="00AA5576" w:rsidP="009B5767">
      <w:pPr>
        <w:pStyle w:val="Num1"/>
        <w:numPr>
          <w:ilvl w:val="0"/>
          <w:numId w:val="30"/>
        </w:numPr>
        <w:rPr>
          <w:rFonts w:asciiTheme="minorHAnsi" w:hAnsiTheme="minorHAnsi"/>
          <w:sz w:val="22"/>
          <w:szCs w:val="22"/>
        </w:rPr>
      </w:pPr>
      <w:r w:rsidRPr="00AA5576">
        <w:rPr>
          <w:rFonts w:asciiTheme="minorHAnsi" w:hAnsiTheme="minorHAnsi"/>
          <w:sz w:val="22"/>
          <w:szCs w:val="22"/>
        </w:rPr>
        <w:t>Once the request is submitted by employee, an email alert will be triggered to people process team for their decision (approve/reject). Reminders will be sent to people process 15 days prior to leave start date.</w:t>
      </w:r>
    </w:p>
    <w:p w:rsidR="00783519" w:rsidRDefault="00AA5576">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Mail to be sent</w:t>
      </w:r>
    </w:p>
    <w:tbl>
      <w:tblPr>
        <w:tblStyle w:val="TableGrid"/>
        <w:tblW w:w="0" w:type="auto"/>
        <w:tblLook w:val="04A0" w:firstRow="1" w:lastRow="0" w:firstColumn="1" w:lastColumn="0" w:noHBand="0" w:noVBand="1"/>
      </w:tblPr>
      <w:tblGrid>
        <w:gridCol w:w="8885"/>
      </w:tblGrid>
      <w:tr w:rsidR="009B5767" w:rsidRPr="008E6B5A" w:rsidTr="009B5767">
        <w:tc>
          <w:tcPr>
            <w:tcW w:w="8885" w:type="dxa"/>
          </w:tcPr>
          <w:p w:rsidR="009B5767" w:rsidRPr="00623271" w:rsidRDefault="00BF6CA6" w:rsidP="009B5767">
            <w:pPr>
              <w:pStyle w:val="Num1"/>
              <w:spacing w:before="0"/>
              <w:rPr>
                <w:rFonts w:asciiTheme="minorHAnsi" w:hAnsiTheme="minorHAnsi"/>
                <w:sz w:val="22"/>
                <w:szCs w:val="22"/>
              </w:rPr>
            </w:pPr>
            <w:r w:rsidRPr="00BF6CA6">
              <w:rPr>
                <w:rFonts w:asciiTheme="minorHAnsi" w:hAnsiTheme="minorHAnsi"/>
                <w:sz w:val="22"/>
                <w:szCs w:val="22"/>
                <w:rPrChange w:id="1262" w:author="aljaykum" w:date="2016-11-08T10:22:00Z">
                  <w:rPr>
                    <w:rFonts w:asciiTheme="minorHAnsi" w:hAnsiTheme="minorHAnsi"/>
                    <w:color w:val="0000FF"/>
                    <w:sz w:val="22"/>
                    <w:szCs w:val="22"/>
                    <w:u w:val="single"/>
                  </w:rPr>
                </w:rPrChange>
              </w:rPr>
              <w:t>From: Employee</w:t>
            </w:r>
          </w:p>
          <w:p w:rsidR="009B5767" w:rsidRPr="00623271" w:rsidRDefault="00BF6CA6" w:rsidP="009B5767">
            <w:pPr>
              <w:pStyle w:val="Num1"/>
              <w:spacing w:before="0"/>
              <w:rPr>
                <w:rFonts w:asciiTheme="minorHAnsi" w:hAnsiTheme="minorHAnsi"/>
                <w:sz w:val="22"/>
                <w:szCs w:val="22"/>
              </w:rPr>
            </w:pPr>
            <w:r w:rsidRPr="00BF6CA6">
              <w:rPr>
                <w:rFonts w:asciiTheme="minorHAnsi" w:hAnsiTheme="minorHAnsi"/>
                <w:sz w:val="22"/>
                <w:szCs w:val="22"/>
                <w:rPrChange w:id="1263" w:author="aljaykum" w:date="2016-11-08T10:22:00Z">
                  <w:rPr>
                    <w:rFonts w:asciiTheme="minorHAnsi" w:hAnsiTheme="minorHAnsi"/>
                    <w:color w:val="0000FF"/>
                    <w:sz w:val="22"/>
                    <w:szCs w:val="22"/>
                    <w:u w:val="single"/>
                  </w:rPr>
                </w:rPrChange>
              </w:rPr>
              <w:t>To: US HR Admin(s)</w:t>
            </w:r>
          </w:p>
          <w:p w:rsidR="009B5767" w:rsidRPr="00623271" w:rsidRDefault="00BF6CA6" w:rsidP="009B5767">
            <w:pPr>
              <w:pStyle w:val="Num1"/>
              <w:spacing w:before="0"/>
              <w:rPr>
                <w:rFonts w:asciiTheme="minorHAnsi" w:hAnsiTheme="minorHAnsi"/>
                <w:sz w:val="22"/>
                <w:szCs w:val="22"/>
              </w:rPr>
            </w:pPr>
            <w:r w:rsidRPr="00BF6CA6">
              <w:rPr>
                <w:rFonts w:asciiTheme="minorHAnsi" w:hAnsiTheme="minorHAnsi"/>
                <w:sz w:val="22"/>
                <w:szCs w:val="22"/>
                <w:rPrChange w:id="1264" w:author="aljaykum" w:date="2016-11-08T10:22:00Z">
                  <w:rPr>
                    <w:rFonts w:asciiTheme="minorHAnsi" w:hAnsiTheme="minorHAnsi"/>
                    <w:color w:val="0000FF"/>
                    <w:sz w:val="22"/>
                    <w:szCs w:val="22"/>
                    <w:u w:val="single"/>
                  </w:rPr>
                </w:rPrChange>
              </w:rPr>
              <w:t>CC: Employee, Supervisor</w:t>
            </w:r>
          </w:p>
          <w:p w:rsidR="009B5767" w:rsidRPr="00623271" w:rsidRDefault="009B5767" w:rsidP="009B5767">
            <w:pPr>
              <w:pStyle w:val="Num1"/>
              <w:spacing w:before="0"/>
              <w:rPr>
                <w:rFonts w:asciiTheme="minorHAnsi" w:hAnsiTheme="minorHAnsi"/>
                <w:sz w:val="22"/>
                <w:szCs w:val="22"/>
              </w:rPr>
            </w:pPr>
          </w:p>
          <w:p w:rsidR="009B5767" w:rsidRPr="00623271" w:rsidRDefault="00BF6CA6" w:rsidP="009B5767">
            <w:pPr>
              <w:pStyle w:val="Num1"/>
              <w:spacing w:before="0"/>
              <w:rPr>
                <w:rFonts w:asciiTheme="minorHAnsi" w:hAnsiTheme="minorHAnsi"/>
                <w:sz w:val="22"/>
                <w:szCs w:val="22"/>
              </w:rPr>
            </w:pPr>
            <w:r w:rsidRPr="00BF6CA6">
              <w:rPr>
                <w:rFonts w:asciiTheme="minorHAnsi" w:hAnsiTheme="minorHAnsi"/>
                <w:sz w:val="22"/>
                <w:szCs w:val="22"/>
                <w:rPrChange w:id="1265" w:author="aljaykum" w:date="2016-11-08T10:22:00Z">
                  <w:rPr>
                    <w:rFonts w:asciiTheme="minorHAnsi" w:hAnsiTheme="minorHAnsi"/>
                    <w:color w:val="0000FF"/>
                    <w:sz w:val="22"/>
                    <w:szCs w:val="22"/>
                    <w:u w:val="single"/>
                  </w:rPr>
                </w:rPrChange>
              </w:rPr>
              <w:t xml:space="preserve">Subject: </w:t>
            </w:r>
            <w:ins w:id="1266" w:author="aljaykum" w:date="2016-11-08T10:22:00Z">
              <w:r w:rsidRPr="00BF6CA6">
                <w:rPr>
                  <w:rFonts w:asciiTheme="minorHAnsi" w:hAnsiTheme="minorHAnsi"/>
                  <w:sz w:val="22"/>
                  <w:szCs w:val="22"/>
                  <w:rPrChange w:id="1267" w:author="aljaykum" w:date="2016-11-08T10:22: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268" w:author="aljaykum" w:date="2016-11-08T10:22:00Z">
                    <w:rPr>
                      <w:rFonts w:asciiTheme="minorHAnsi" w:hAnsiTheme="minorHAnsi" w:cs="Tahoma"/>
                      <w:color w:val="0000FF"/>
                      <w:sz w:val="22"/>
                      <w:szCs w:val="22"/>
                      <w:u w:val="single"/>
                    </w:rPr>
                  </w:rPrChange>
                </w:rPr>
                <w:t>submitted by &lt;Employee Name&gt;</w:t>
              </w:r>
            </w:ins>
            <w:del w:id="1269" w:author="aljaykum" w:date="2016-11-08T10:22:00Z">
              <w:r w:rsidRPr="00BF6CA6">
                <w:rPr>
                  <w:rFonts w:asciiTheme="minorHAnsi" w:hAnsiTheme="minorHAnsi"/>
                  <w:sz w:val="22"/>
                  <w:szCs w:val="22"/>
                  <w:rPrChange w:id="1270" w:author="aljaykum" w:date="2016-11-08T10:22:00Z">
                    <w:rPr>
                      <w:rFonts w:asciiTheme="minorHAnsi" w:hAnsiTheme="minorHAnsi"/>
                      <w:color w:val="0000FF"/>
                      <w:sz w:val="22"/>
                      <w:szCs w:val="22"/>
                      <w:u w:val="single"/>
                    </w:rPr>
                  </w:rPrChange>
                </w:rPr>
                <w:delText>Leave application</w:delText>
              </w:r>
            </w:del>
          </w:p>
          <w:p w:rsidR="009B5767" w:rsidRPr="00623271" w:rsidRDefault="009B5767" w:rsidP="009B5767">
            <w:pPr>
              <w:pStyle w:val="Num1"/>
              <w:spacing w:before="0"/>
              <w:rPr>
                <w:rFonts w:asciiTheme="minorHAnsi" w:hAnsiTheme="minorHAnsi"/>
                <w:sz w:val="22"/>
                <w:szCs w:val="22"/>
              </w:rPr>
            </w:pPr>
          </w:p>
          <w:p w:rsidR="009B5767" w:rsidRPr="00623271" w:rsidRDefault="00BF6CA6" w:rsidP="009B5767">
            <w:pPr>
              <w:pStyle w:val="Num1"/>
              <w:spacing w:before="0"/>
              <w:rPr>
                <w:rFonts w:asciiTheme="minorHAnsi" w:hAnsiTheme="minorHAnsi"/>
                <w:sz w:val="22"/>
                <w:szCs w:val="22"/>
              </w:rPr>
            </w:pPr>
            <w:r w:rsidRPr="00BF6CA6">
              <w:rPr>
                <w:rFonts w:asciiTheme="minorHAnsi" w:hAnsiTheme="minorHAnsi"/>
                <w:sz w:val="22"/>
                <w:szCs w:val="22"/>
                <w:rPrChange w:id="1271" w:author="aljaykum" w:date="2016-11-08T10:22:00Z">
                  <w:rPr>
                    <w:rFonts w:asciiTheme="minorHAnsi" w:hAnsiTheme="minorHAnsi"/>
                    <w:color w:val="0000FF"/>
                    <w:sz w:val="22"/>
                    <w:szCs w:val="22"/>
                    <w:u w:val="single"/>
                  </w:rPr>
                </w:rPrChange>
              </w:rPr>
              <w:t>Body:</w:t>
            </w:r>
          </w:p>
          <w:p w:rsidR="009B5767" w:rsidRPr="00623271" w:rsidRDefault="00BF6CA6" w:rsidP="009B5767">
            <w:pPr>
              <w:spacing w:after="240"/>
              <w:rPr>
                <w:rFonts w:asciiTheme="minorHAnsi" w:hAnsiTheme="minorHAnsi"/>
                <w:sz w:val="22"/>
                <w:szCs w:val="22"/>
                <w:rPrChange w:id="1272" w:author="aljaykum" w:date="2016-11-08T10:22:00Z">
                  <w:rPr>
                    <w:rFonts w:asciiTheme="minorHAnsi" w:hAnsiTheme="minorHAnsi"/>
                  </w:rPr>
                </w:rPrChange>
              </w:rPr>
            </w:pPr>
            <w:r w:rsidRPr="00BF6CA6">
              <w:rPr>
                <w:rFonts w:asciiTheme="minorHAnsi" w:hAnsiTheme="minorHAnsi"/>
                <w:sz w:val="22"/>
                <w:szCs w:val="22"/>
                <w:rPrChange w:id="1273" w:author="aljaykum" w:date="2016-11-08T10:22:00Z">
                  <w:rPr>
                    <w:rFonts w:asciiTheme="minorHAnsi" w:hAnsiTheme="minorHAnsi"/>
                    <w:color w:val="0000FF"/>
                    <w:u w:val="single"/>
                  </w:rPr>
                </w:rPrChange>
              </w:rPr>
              <w:t xml:space="preserve">Hi, </w:t>
            </w:r>
            <w:r w:rsidRPr="00BF6CA6">
              <w:rPr>
                <w:rFonts w:asciiTheme="minorHAnsi" w:hAnsiTheme="minorHAnsi"/>
                <w:sz w:val="22"/>
                <w:szCs w:val="22"/>
                <w:rPrChange w:id="1274" w:author="aljaykum" w:date="2016-11-08T10:22:00Z">
                  <w:rPr>
                    <w:rFonts w:asciiTheme="minorHAnsi" w:hAnsiTheme="minorHAnsi"/>
                    <w:color w:val="0000FF"/>
                    <w:u w:val="single"/>
                  </w:rPr>
                </w:rPrChange>
              </w:rPr>
              <w:br/>
            </w:r>
            <w:r w:rsidRPr="00BF6CA6">
              <w:rPr>
                <w:rFonts w:asciiTheme="minorHAnsi" w:hAnsiTheme="minorHAnsi"/>
                <w:sz w:val="22"/>
                <w:szCs w:val="22"/>
                <w:rPrChange w:id="1275" w:author="aljaykum" w:date="2016-11-08T10:22:00Z">
                  <w:rPr>
                    <w:rFonts w:asciiTheme="minorHAnsi" w:hAnsiTheme="minorHAnsi"/>
                    <w:color w:val="0000FF"/>
                    <w:u w:val="single"/>
                  </w:rPr>
                </w:rPrChange>
              </w:rPr>
              <w:br/>
              <w:t xml:space="preserve">This is to inform you that Employee Name (ID) has submitted following leave </w:t>
            </w:r>
            <w:del w:id="1276" w:author="aljaykum" w:date="2016-11-08T10:22:00Z">
              <w:r w:rsidRPr="00BF6CA6">
                <w:rPr>
                  <w:rFonts w:asciiTheme="minorHAnsi" w:hAnsiTheme="minorHAnsi"/>
                  <w:sz w:val="22"/>
                  <w:szCs w:val="22"/>
                  <w:rPrChange w:id="1277" w:author="aljaykum" w:date="2016-11-08T10:22:00Z">
                    <w:rPr>
                      <w:rFonts w:asciiTheme="minorHAnsi" w:hAnsiTheme="minorHAnsi"/>
                      <w:color w:val="0000FF"/>
                      <w:u w:val="single"/>
                    </w:rPr>
                  </w:rPrChange>
                </w:rPr>
                <w:delText>plan</w:delText>
              </w:r>
            </w:del>
            <w:ins w:id="1278" w:author="aljaykum" w:date="2016-11-08T10:22:00Z">
              <w:r w:rsidR="00623271">
                <w:rPr>
                  <w:rFonts w:asciiTheme="minorHAnsi" w:hAnsiTheme="minorHAnsi"/>
                  <w:sz w:val="22"/>
                  <w:szCs w:val="22"/>
                </w:rPr>
                <w:t>request</w:t>
              </w:r>
            </w:ins>
            <w:r w:rsidRPr="00BF6CA6">
              <w:rPr>
                <w:rFonts w:asciiTheme="minorHAnsi" w:hAnsiTheme="minorHAnsi"/>
                <w:sz w:val="22"/>
                <w:szCs w:val="22"/>
                <w:rPrChange w:id="1279" w:author="aljaykum" w:date="2016-11-08T10:22:00Z">
                  <w:rPr>
                    <w:rFonts w:asciiTheme="minorHAnsi" w:hAnsiTheme="minorHAnsi"/>
                    <w:color w:val="0000FF"/>
                    <w:u w:val="single"/>
                  </w:rPr>
                </w:rPrChange>
              </w:rPr>
              <w:t>.</w:t>
            </w:r>
          </w:p>
          <w:tbl>
            <w:tblPr>
              <w:tblW w:w="8524"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87"/>
              <w:gridCol w:w="2087"/>
              <w:gridCol w:w="2121"/>
              <w:gridCol w:w="2229"/>
            </w:tblGrid>
            <w:tr w:rsidR="009B5767" w:rsidRPr="00623271" w:rsidTr="009B5767">
              <w:trPr>
                <w:trHeight w:val="770"/>
              </w:trPr>
              <w:tc>
                <w:tcPr>
                  <w:tcW w:w="208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9B5767" w:rsidRPr="00623271" w:rsidRDefault="00BF6CA6">
                  <w:pPr>
                    <w:jc w:val="center"/>
                    <w:rPr>
                      <w:rFonts w:asciiTheme="minorHAnsi" w:hAnsiTheme="minorHAnsi" w:cs="Times New Roman"/>
                      <w:b/>
                      <w:bCs/>
                      <w:sz w:val="22"/>
                      <w:szCs w:val="22"/>
                      <w:rPrChange w:id="1280" w:author="aljaykum" w:date="2016-11-08T10:22:00Z">
                        <w:rPr>
                          <w:rFonts w:asciiTheme="minorHAnsi" w:hAnsiTheme="minorHAnsi" w:cs="Times New Roman"/>
                          <w:b/>
                          <w:bCs/>
                          <w:sz w:val="24"/>
                          <w:szCs w:val="24"/>
                        </w:rPr>
                      </w:rPrChange>
                    </w:rPr>
                  </w:pPr>
                  <w:del w:id="1281" w:author="aljaykum" w:date="2016-11-08T10:22:00Z">
                    <w:r w:rsidRPr="00BF6CA6">
                      <w:rPr>
                        <w:rFonts w:asciiTheme="minorHAnsi" w:hAnsiTheme="minorHAnsi"/>
                        <w:b/>
                        <w:bCs/>
                        <w:sz w:val="22"/>
                        <w:szCs w:val="22"/>
                        <w:rPrChange w:id="1282" w:author="aljaykum" w:date="2016-11-08T10:22:00Z">
                          <w:rPr>
                            <w:rFonts w:asciiTheme="minorHAnsi" w:hAnsiTheme="minorHAnsi"/>
                            <w:b/>
                            <w:bCs/>
                            <w:color w:val="0000FF"/>
                            <w:u w:val="single"/>
                          </w:rPr>
                        </w:rPrChange>
                      </w:rPr>
                      <w:delText>New Leave Start Date</w:delText>
                    </w:r>
                  </w:del>
                  <w:ins w:id="1283" w:author="aljaykum" w:date="2016-11-08T10:22:00Z">
                    <w:r w:rsidR="00623271">
                      <w:rPr>
                        <w:rFonts w:asciiTheme="minorHAnsi" w:hAnsiTheme="minorHAnsi"/>
                        <w:b/>
                        <w:bCs/>
                        <w:sz w:val="22"/>
                        <w:szCs w:val="22"/>
                      </w:rPr>
                      <w:t>Leave Type</w:t>
                    </w:r>
                  </w:ins>
                </w:p>
              </w:tc>
              <w:tc>
                <w:tcPr>
                  <w:tcW w:w="208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9B5767" w:rsidRPr="00623271" w:rsidRDefault="00BF6CA6">
                  <w:pPr>
                    <w:jc w:val="center"/>
                    <w:rPr>
                      <w:rFonts w:asciiTheme="minorHAnsi" w:hAnsiTheme="minorHAnsi" w:cs="Times New Roman"/>
                      <w:b/>
                      <w:bCs/>
                      <w:sz w:val="22"/>
                      <w:szCs w:val="22"/>
                      <w:rPrChange w:id="1284" w:author="aljaykum" w:date="2016-11-08T10:22:00Z">
                        <w:rPr>
                          <w:rFonts w:asciiTheme="minorHAnsi" w:hAnsiTheme="minorHAnsi" w:cs="Times New Roman"/>
                          <w:b/>
                          <w:bCs/>
                          <w:sz w:val="24"/>
                          <w:szCs w:val="24"/>
                        </w:rPr>
                      </w:rPrChange>
                    </w:rPr>
                  </w:pPr>
                  <w:del w:id="1285" w:author="aljaykum" w:date="2016-11-08T10:23:00Z">
                    <w:r w:rsidRPr="00BF6CA6">
                      <w:rPr>
                        <w:rFonts w:asciiTheme="minorHAnsi" w:hAnsiTheme="minorHAnsi"/>
                        <w:b/>
                        <w:bCs/>
                        <w:sz w:val="22"/>
                        <w:szCs w:val="22"/>
                        <w:rPrChange w:id="1286" w:author="aljaykum" w:date="2016-11-08T10:22:00Z">
                          <w:rPr>
                            <w:rFonts w:asciiTheme="minorHAnsi" w:hAnsiTheme="minorHAnsi"/>
                            <w:b/>
                            <w:bCs/>
                            <w:color w:val="0000FF"/>
                            <w:u w:val="single"/>
                          </w:rPr>
                        </w:rPrChange>
                      </w:rPr>
                      <w:delText>New Leave End Date</w:delText>
                    </w:r>
                  </w:del>
                  <w:ins w:id="1287" w:author="aljaykum" w:date="2016-11-08T10:23:00Z">
                    <w:r w:rsidR="00623271">
                      <w:rPr>
                        <w:rFonts w:asciiTheme="minorHAnsi" w:hAnsiTheme="minorHAnsi"/>
                        <w:b/>
                        <w:bCs/>
                        <w:sz w:val="22"/>
                        <w:szCs w:val="22"/>
                      </w:rPr>
                      <w:t>Start Date</w:t>
                    </w:r>
                  </w:ins>
                </w:p>
              </w:tc>
              <w:tc>
                <w:tcPr>
                  <w:tcW w:w="212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9B5767" w:rsidRPr="00623271" w:rsidRDefault="00BF6CA6">
                  <w:pPr>
                    <w:jc w:val="center"/>
                    <w:rPr>
                      <w:rFonts w:asciiTheme="minorHAnsi" w:hAnsiTheme="minorHAnsi" w:cs="Times New Roman"/>
                      <w:b/>
                      <w:bCs/>
                      <w:sz w:val="22"/>
                      <w:szCs w:val="22"/>
                      <w:rPrChange w:id="1288" w:author="aljaykum" w:date="2016-11-08T10:22:00Z">
                        <w:rPr>
                          <w:rFonts w:asciiTheme="minorHAnsi" w:hAnsiTheme="minorHAnsi" w:cs="Times New Roman"/>
                          <w:b/>
                          <w:bCs/>
                          <w:sz w:val="24"/>
                          <w:szCs w:val="24"/>
                        </w:rPr>
                      </w:rPrChange>
                    </w:rPr>
                  </w:pPr>
                  <w:del w:id="1289" w:author="aljaykum" w:date="2016-11-08T10:23:00Z">
                    <w:r w:rsidRPr="00BF6CA6">
                      <w:rPr>
                        <w:rFonts w:asciiTheme="minorHAnsi" w:hAnsiTheme="minorHAnsi"/>
                        <w:b/>
                        <w:bCs/>
                        <w:sz w:val="22"/>
                        <w:szCs w:val="22"/>
                        <w:rPrChange w:id="1290" w:author="aljaykum" w:date="2016-11-08T10:22:00Z">
                          <w:rPr>
                            <w:rFonts w:asciiTheme="minorHAnsi" w:hAnsiTheme="minorHAnsi"/>
                            <w:b/>
                            <w:bCs/>
                            <w:color w:val="0000FF"/>
                            <w:u w:val="single"/>
                          </w:rPr>
                        </w:rPrChange>
                      </w:rPr>
                      <w:delText>Leave Type</w:delText>
                    </w:r>
                  </w:del>
                  <w:ins w:id="1291" w:author="aljaykum" w:date="2016-11-08T10:23:00Z">
                    <w:r w:rsidR="00623271">
                      <w:rPr>
                        <w:rFonts w:asciiTheme="minorHAnsi" w:hAnsiTheme="minorHAnsi"/>
                        <w:b/>
                        <w:bCs/>
                        <w:sz w:val="22"/>
                        <w:szCs w:val="22"/>
                      </w:rPr>
                      <w:t>End Date</w:t>
                    </w:r>
                  </w:ins>
                </w:p>
              </w:tc>
              <w:tc>
                <w:tcPr>
                  <w:tcW w:w="222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9B5767" w:rsidRPr="00623271" w:rsidRDefault="00BF6CA6">
                  <w:pPr>
                    <w:jc w:val="center"/>
                    <w:rPr>
                      <w:rFonts w:asciiTheme="minorHAnsi" w:hAnsiTheme="minorHAnsi" w:cs="Times New Roman"/>
                      <w:b/>
                      <w:bCs/>
                      <w:sz w:val="22"/>
                      <w:szCs w:val="22"/>
                      <w:rPrChange w:id="1292" w:author="aljaykum" w:date="2016-11-08T10:22:00Z">
                        <w:rPr>
                          <w:rFonts w:asciiTheme="minorHAnsi" w:hAnsiTheme="minorHAnsi" w:cs="Times New Roman"/>
                          <w:b/>
                          <w:bCs/>
                          <w:sz w:val="24"/>
                          <w:szCs w:val="24"/>
                        </w:rPr>
                      </w:rPrChange>
                    </w:rPr>
                  </w:pPr>
                  <w:del w:id="1293" w:author="aljaykum" w:date="2016-11-08T10:23:00Z">
                    <w:r w:rsidRPr="00BF6CA6">
                      <w:rPr>
                        <w:rFonts w:asciiTheme="minorHAnsi" w:hAnsiTheme="minorHAnsi"/>
                        <w:b/>
                        <w:bCs/>
                        <w:sz w:val="22"/>
                        <w:szCs w:val="22"/>
                        <w:rPrChange w:id="1294" w:author="aljaykum" w:date="2016-11-08T10:22:00Z">
                          <w:rPr>
                            <w:rFonts w:asciiTheme="minorHAnsi" w:hAnsiTheme="minorHAnsi"/>
                            <w:b/>
                            <w:bCs/>
                            <w:color w:val="0000FF"/>
                            <w:u w:val="single"/>
                          </w:rPr>
                        </w:rPrChange>
                      </w:rPr>
                      <w:delText>Effective No. Of leave</w:delText>
                    </w:r>
                  </w:del>
                  <w:ins w:id="1295" w:author="aljaykum" w:date="2016-11-08T10:23:00Z">
                    <w:r w:rsidR="00623271">
                      <w:rPr>
                        <w:rFonts w:asciiTheme="minorHAnsi" w:hAnsiTheme="minorHAnsi"/>
                        <w:b/>
                        <w:bCs/>
                        <w:sz w:val="22"/>
                        <w:szCs w:val="22"/>
                      </w:rPr>
                      <w:t>Effective Leave</w:t>
                    </w:r>
                  </w:ins>
                </w:p>
              </w:tc>
            </w:tr>
            <w:tr w:rsidR="009B5767" w:rsidRPr="00623271" w:rsidTr="009B5767">
              <w:trPr>
                <w:trHeight w:val="455"/>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9B5767" w:rsidRPr="00623271" w:rsidRDefault="009B5767">
                  <w:pPr>
                    <w:jc w:val="center"/>
                    <w:rPr>
                      <w:rFonts w:asciiTheme="minorHAnsi" w:hAnsiTheme="minorHAnsi" w:cs="Times New Roman"/>
                      <w:sz w:val="22"/>
                      <w:szCs w:val="22"/>
                      <w:rPrChange w:id="1296" w:author="aljaykum" w:date="2016-11-08T10:22: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9B5767" w:rsidRPr="00623271" w:rsidRDefault="009B5767">
                  <w:pPr>
                    <w:jc w:val="center"/>
                    <w:rPr>
                      <w:rFonts w:asciiTheme="minorHAnsi" w:hAnsiTheme="minorHAnsi" w:cs="Times New Roman"/>
                      <w:sz w:val="22"/>
                      <w:szCs w:val="22"/>
                      <w:rPrChange w:id="1297" w:author="aljaykum" w:date="2016-11-08T10:22: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9B5767" w:rsidRPr="00623271" w:rsidRDefault="00BF6CA6">
                  <w:pPr>
                    <w:jc w:val="center"/>
                    <w:rPr>
                      <w:rFonts w:asciiTheme="minorHAnsi" w:hAnsiTheme="minorHAnsi" w:cs="Times New Roman"/>
                      <w:sz w:val="22"/>
                      <w:szCs w:val="22"/>
                      <w:rPrChange w:id="1298" w:author="aljaykum" w:date="2016-11-08T10:22:00Z">
                        <w:rPr>
                          <w:rFonts w:asciiTheme="minorHAnsi" w:hAnsiTheme="minorHAnsi" w:cs="Times New Roman"/>
                          <w:sz w:val="24"/>
                          <w:szCs w:val="24"/>
                        </w:rPr>
                      </w:rPrChange>
                    </w:rPr>
                  </w:pPr>
                  <w:del w:id="1299" w:author="aljaykum" w:date="2016-11-08T10:23:00Z">
                    <w:r w:rsidRPr="00BF6CA6">
                      <w:rPr>
                        <w:rFonts w:asciiTheme="minorHAnsi" w:hAnsiTheme="minorHAnsi"/>
                        <w:sz w:val="22"/>
                        <w:szCs w:val="22"/>
                        <w:rPrChange w:id="1300" w:author="aljaykum" w:date="2016-11-08T10:22:00Z">
                          <w:rPr>
                            <w:rFonts w:asciiTheme="minorHAnsi" w:hAnsiTheme="minorHAnsi"/>
                            <w:color w:val="0000FF"/>
                            <w:u w:val="single"/>
                          </w:rPr>
                        </w:rPrChange>
                      </w:rPr>
                      <w:delText>Military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9B5767" w:rsidRPr="00623271" w:rsidRDefault="00BF6CA6">
                  <w:pPr>
                    <w:jc w:val="center"/>
                    <w:rPr>
                      <w:rFonts w:asciiTheme="minorHAnsi" w:hAnsiTheme="minorHAnsi" w:cs="Times New Roman"/>
                      <w:sz w:val="22"/>
                      <w:szCs w:val="22"/>
                      <w:rPrChange w:id="1301" w:author="aljaykum" w:date="2016-11-08T10:22:00Z">
                        <w:rPr>
                          <w:rFonts w:asciiTheme="minorHAnsi" w:hAnsiTheme="minorHAnsi" w:cs="Times New Roman"/>
                          <w:sz w:val="24"/>
                          <w:szCs w:val="24"/>
                        </w:rPr>
                      </w:rPrChange>
                    </w:rPr>
                  </w:pPr>
                  <w:r w:rsidRPr="00BF6CA6">
                    <w:rPr>
                      <w:rFonts w:asciiTheme="minorHAnsi" w:hAnsiTheme="minorHAnsi"/>
                      <w:sz w:val="22"/>
                      <w:szCs w:val="22"/>
                      <w:rPrChange w:id="1302" w:author="aljaykum" w:date="2016-11-08T10:22:00Z">
                        <w:rPr>
                          <w:rFonts w:asciiTheme="minorHAnsi" w:hAnsiTheme="minorHAnsi"/>
                          <w:color w:val="0000FF"/>
                          <w:u w:val="single"/>
                        </w:rPr>
                      </w:rPrChange>
                    </w:rPr>
                    <w:t>&lt;&gt; day(s)</w:t>
                  </w:r>
                </w:p>
              </w:tc>
            </w:tr>
          </w:tbl>
          <w:p w:rsidR="00623271" w:rsidRDefault="00623271" w:rsidP="009B5767">
            <w:pPr>
              <w:rPr>
                <w:ins w:id="1303" w:author="aljaykum" w:date="2016-11-08T10:23:00Z"/>
                <w:rFonts w:asciiTheme="minorHAnsi" w:hAnsiTheme="minorHAnsi"/>
                <w:sz w:val="22"/>
                <w:szCs w:val="22"/>
              </w:rPr>
            </w:pPr>
            <w:ins w:id="1304" w:author="aljaykum" w:date="2016-11-08T10:23:00Z">
              <w:r>
                <w:rPr>
                  <w:rFonts w:asciiTheme="minorHAnsi" w:hAnsiTheme="minorHAnsi"/>
                  <w:sz w:val="22"/>
                  <w:szCs w:val="22"/>
                </w:rPr>
                <w:t>Remarks:</w:t>
              </w:r>
            </w:ins>
          </w:p>
          <w:p w:rsidR="009B5767" w:rsidRPr="00623271" w:rsidRDefault="00BF6CA6" w:rsidP="009B5767">
            <w:pPr>
              <w:rPr>
                <w:rFonts w:asciiTheme="minorHAnsi" w:hAnsiTheme="minorHAnsi"/>
                <w:sz w:val="22"/>
                <w:szCs w:val="22"/>
                <w:rPrChange w:id="1305" w:author="aljaykum" w:date="2016-11-08T10:22:00Z">
                  <w:rPr>
                    <w:rFonts w:asciiTheme="minorHAnsi" w:hAnsiTheme="minorHAnsi"/>
                  </w:rPr>
                </w:rPrChange>
              </w:rPr>
            </w:pPr>
            <w:r w:rsidRPr="00BF6CA6">
              <w:rPr>
                <w:rFonts w:asciiTheme="minorHAnsi" w:hAnsiTheme="minorHAnsi"/>
                <w:sz w:val="22"/>
                <w:szCs w:val="22"/>
                <w:rPrChange w:id="1306" w:author="aljaykum" w:date="2016-11-08T10:22:00Z">
                  <w:rPr>
                    <w:rFonts w:asciiTheme="minorHAnsi" w:hAnsiTheme="minorHAnsi"/>
                    <w:color w:val="0000FF"/>
                    <w:u w:val="single"/>
                  </w:rPr>
                </w:rPrChange>
              </w:rPr>
              <w:t xml:space="preserve">Note: </w:t>
            </w:r>
          </w:p>
          <w:p w:rsidR="009B5767" w:rsidRPr="00623271" w:rsidRDefault="00BF6CA6" w:rsidP="009B5767">
            <w:pPr>
              <w:numPr>
                <w:ilvl w:val="0"/>
                <w:numId w:val="57"/>
              </w:numPr>
              <w:kinsoku/>
              <w:spacing w:before="100" w:beforeAutospacing="1" w:after="100" w:afterAutospacing="1" w:line="240" w:lineRule="auto"/>
              <w:rPr>
                <w:rFonts w:asciiTheme="minorHAnsi" w:hAnsiTheme="minorHAnsi"/>
                <w:sz w:val="22"/>
                <w:szCs w:val="22"/>
                <w:rPrChange w:id="1307" w:author="aljaykum" w:date="2016-11-08T10:22:00Z">
                  <w:rPr>
                    <w:rFonts w:asciiTheme="minorHAnsi" w:hAnsiTheme="minorHAnsi"/>
                  </w:rPr>
                </w:rPrChange>
              </w:rPr>
            </w:pPr>
            <w:r w:rsidRPr="00BF6CA6">
              <w:rPr>
                <w:rFonts w:asciiTheme="minorHAnsi" w:hAnsiTheme="minorHAnsi"/>
                <w:sz w:val="22"/>
                <w:szCs w:val="22"/>
                <w:rPrChange w:id="1308" w:author="aljaykum" w:date="2016-11-08T10:22:00Z">
                  <w:rPr>
                    <w:rFonts w:asciiTheme="minorHAnsi" w:hAnsiTheme="minorHAnsi"/>
                    <w:color w:val="0000FF"/>
                    <w:u w:val="single"/>
                  </w:rPr>
                </w:rPrChange>
              </w:rPr>
              <w:t xml:space="preserve">Please login to &lt;new LMS url&gt; to access LMS application </w:t>
            </w:r>
          </w:p>
          <w:p w:rsidR="009B5767" w:rsidRPr="00623271" w:rsidRDefault="00BF6CA6" w:rsidP="009B5767">
            <w:pPr>
              <w:numPr>
                <w:ilvl w:val="0"/>
                <w:numId w:val="57"/>
              </w:numPr>
              <w:kinsoku/>
              <w:spacing w:before="100" w:beforeAutospacing="1" w:after="100" w:afterAutospacing="1" w:line="240" w:lineRule="auto"/>
              <w:rPr>
                <w:rFonts w:asciiTheme="minorHAnsi" w:hAnsiTheme="minorHAnsi"/>
                <w:sz w:val="22"/>
                <w:szCs w:val="22"/>
                <w:rPrChange w:id="1309" w:author="aljaykum" w:date="2016-11-08T10:22:00Z">
                  <w:rPr>
                    <w:rFonts w:asciiTheme="minorHAnsi" w:hAnsiTheme="minorHAnsi"/>
                  </w:rPr>
                </w:rPrChange>
              </w:rPr>
            </w:pPr>
            <w:r w:rsidRPr="00BF6CA6">
              <w:rPr>
                <w:rFonts w:asciiTheme="minorHAnsi" w:hAnsiTheme="minorHAnsi"/>
                <w:sz w:val="22"/>
                <w:szCs w:val="22"/>
                <w:rPrChange w:id="1310" w:author="aljaykum" w:date="2016-11-08T10:22: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311" w:author="aljaykum" w:date="2016-11-08T10:22:00Z">
                  <w:rPr>
                    <w:color w:val="0000FF"/>
                    <w:u w:val="single"/>
                  </w:rPr>
                </w:rPrChange>
              </w:rPr>
              <w:fldChar w:fldCharType="begin"/>
            </w:r>
            <w:r w:rsidRPr="00BF6CA6">
              <w:rPr>
                <w:rFonts w:asciiTheme="minorHAnsi" w:hAnsiTheme="minorHAnsi"/>
                <w:sz w:val="22"/>
                <w:szCs w:val="22"/>
                <w:rPrChange w:id="1312" w:author="aljaykum" w:date="2016-11-08T10:22: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313" w:author="aljaykum" w:date="2016-11-08T10:22:00Z">
                  <w:rPr>
                    <w:color w:val="0000FF"/>
                    <w:u w:val="single"/>
                  </w:rPr>
                </w:rPrChange>
              </w:rPr>
              <w:fldChar w:fldCharType="separate"/>
            </w:r>
            <w:r w:rsidRPr="00BF6CA6">
              <w:rPr>
                <w:rStyle w:val="Hyperlink"/>
                <w:rFonts w:asciiTheme="minorHAnsi" w:hAnsiTheme="minorHAnsi"/>
                <w:sz w:val="22"/>
                <w:szCs w:val="22"/>
                <w:rPrChange w:id="1314" w:author="aljaykum" w:date="2016-11-08T10:22:00Z">
                  <w:rPr>
                    <w:rStyle w:val="Hyperlink"/>
                    <w:rFonts w:asciiTheme="minorHAnsi" w:hAnsiTheme="minorHAnsi"/>
                  </w:rPr>
                </w:rPrChange>
              </w:rPr>
              <w:t>FS SBU Service desk portal</w:t>
            </w:r>
            <w:r w:rsidRPr="00BF6CA6">
              <w:rPr>
                <w:rFonts w:asciiTheme="minorHAnsi" w:hAnsiTheme="minorHAnsi"/>
                <w:sz w:val="22"/>
                <w:szCs w:val="22"/>
                <w:rPrChange w:id="1315" w:author="aljaykum" w:date="2016-11-08T10:22:00Z">
                  <w:rPr>
                    <w:color w:val="0000FF"/>
                    <w:u w:val="single"/>
                  </w:rPr>
                </w:rPrChange>
              </w:rPr>
              <w:fldChar w:fldCharType="end"/>
            </w:r>
            <w:r w:rsidRPr="00BF6CA6">
              <w:rPr>
                <w:rFonts w:asciiTheme="minorHAnsi" w:hAnsiTheme="minorHAnsi"/>
                <w:sz w:val="22"/>
                <w:szCs w:val="22"/>
                <w:rPrChange w:id="1316" w:author="aljaykum" w:date="2016-11-08T10:22:00Z">
                  <w:rPr>
                    <w:rFonts w:asciiTheme="minorHAnsi" w:hAnsiTheme="minorHAnsi"/>
                    <w:color w:val="0000FF"/>
                    <w:u w:val="single"/>
                  </w:rPr>
                </w:rPrChange>
              </w:rPr>
              <w:t xml:space="preserve"> (Employee Management &gt;&gt; Leave Management System). </w:t>
            </w:r>
          </w:p>
          <w:p w:rsidR="009B5767" w:rsidRPr="00623271" w:rsidRDefault="00BF6CA6" w:rsidP="009B5767">
            <w:pPr>
              <w:rPr>
                <w:rFonts w:asciiTheme="minorHAnsi" w:hAnsiTheme="minorHAnsi"/>
                <w:sz w:val="22"/>
                <w:szCs w:val="22"/>
                <w:rPrChange w:id="1317" w:author="aljaykum" w:date="2016-11-08T10:22:00Z">
                  <w:rPr>
                    <w:rFonts w:asciiTheme="minorHAnsi" w:hAnsiTheme="minorHAnsi"/>
                    <w:sz w:val="24"/>
                    <w:szCs w:val="24"/>
                  </w:rPr>
                </w:rPrChange>
              </w:rPr>
            </w:pPr>
            <w:r w:rsidRPr="00BF6CA6">
              <w:rPr>
                <w:rFonts w:asciiTheme="minorHAnsi" w:hAnsiTheme="minorHAnsi"/>
                <w:sz w:val="22"/>
                <w:szCs w:val="22"/>
                <w:rPrChange w:id="1318" w:author="aljaykum" w:date="2016-11-08T10:22:00Z">
                  <w:rPr>
                    <w:rFonts w:asciiTheme="minorHAnsi" w:hAnsiTheme="minorHAnsi"/>
                    <w:color w:val="0000FF"/>
                    <w:u w:val="single"/>
                  </w:rPr>
                </w:rPrChange>
              </w:rPr>
              <w:br/>
              <w:t>Regards,</w:t>
            </w:r>
            <w:r w:rsidRPr="00BF6CA6">
              <w:rPr>
                <w:rFonts w:asciiTheme="minorHAnsi" w:hAnsiTheme="minorHAnsi"/>
                <w:sz w:val="22"/>
                <w:szCs w:val="22"/>
                <w:rPrChange w:id="1319" w:author="aljaykum" w:date="2016-11-08T10:22:00Z">
                  <w:rPr>
                    <w:rFonts w:asciiTheme="minorHAnsi" w:hAnsiTheme="minorHAnsi"/>
                    <w:color w:val="0000FF"/>
                    <w:u w:val="single"/>
                  </w:rPr>
                </w:rPrChange>
              </w:rPr>
              <w:br/>
              <w:t>Employee Name(ID)</w:t>
            </w:r>
          </w:p>
          <w:p w:rsidR="009B5767" w:rsidRPr="00623271" w:rsidRDefault="009B5767" w:rsidP="009B5767">
            <w:pPr>
              <w:pStyle w:val="Num1"/>
              <w:spacing w:before="0"/>
              <w:rPr>
                <w:rFonts w:asciiTheme="minorHAnsi" w:hAnsiTheme="minorHAnsi"/>
                <w:sz w:val="22"/>
                <w:szCs w:val="22"/>
              </w:rPr>
            </w:pPr>
          </w:p>
        </w:tc>
      </w:tr>
    </w:tbl>
    <w:p w:rsidR="00783519" w:rsidRDefault="00783519">
      <w:pPr>
        <w:pStyle w:val="Num1"/>
        <w:spacing w:before="0"/>
        <w:rPr>
          <w:rFonts w:asciiTheme="minorHAnsi" w:hAnsiTheme="minorHAnsi"/>
          <w:sz w:val="22"/>
          <w:szCs w:val="22"/>
        </w:rPr>
      </w:pPr>
    </w:p>
    <w:p w:rsidR="00912C74" w:rsidRPr="008E6B5A" w:rsidRDefault="00912C74" w:rsidP="00912C74">
      <w:pPr>
        <w:pStyle w:val="Num1"/>
        <w:spacing w:before="0"/>
        <w:rPr>
          <w:rFonts w:asciiTheme="minorHAnsi" w:hAnsiTheme="minorHAnsi"/>
          <w:sz w:val="22"/>
          <w:szCs w:val="22"/>
        </w:rPr>
      </w:pPr>
    </w:p>
    <w:p w:rsidR="00912C74" w:rsidRPr="008E6B5A" w:rsidRDefault="00AA5576" w:rsidP="00912C74">
      <w:pPr>
        <w:pStyle w:val="Num1"/>
        <w:spacing w:before="0"/>
        <w:rPr>
          <w:rFonts w:asciiTheme="minorHAnsi" w:hAnsiTheme="minorHAnsi"/>
          <w:sz w:val="22"/>
          <w:szCs w:val="22"/>
          <w:u w:val="single"/>
        </w:rPr>
      </w:pPr>
      <w:bookmarkStart w:id="1320" w:name="Personal"/>
      <w:r w:rsidRPr="00AA5576">
        <w:rPr>
          <w:rFonts w:asciiTheme="minorHAnsi" w:hAnsiTheme="minorHAnsi"/>
          <w:sz w:val="22"/>
          <w:szCs w:val="22"/>
          <w:u w:val="single"/>
        </w:rPr>
        <w:t>Apply Personal Days</w:t>
      </w:r>
    </w:p>
    <w:bookmarkEnd w:id="1320"/>
    <w:p w:rsidR="00912C74" w:rsidRPr="008E6B5A" w:rsidRDefault="00AA5576" w:rsidP="00912C74">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Personal days</w:t>
      </w:r>
    </w:p>
    <w:p w:rsidR="00912C74" w:rsidRPr="008E6B5A" w:rsidRDefault="00AA5576" w:rsidP="00912C74">
      <w:pPr>
        <w:pStyle w:val="Num1"/>
        <w:numPr>
          <w:ilvl w:val="1"/>
          <w:numId w:val="34"/>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4"/>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4"/>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912C74" w:rsidRPr="008E6B5A" w:rsidRDefault="00AA5576" w:rsidP="00912C74">
      <w:pPr>
        <w:pStyle w:val="Num1"/>
        <w:numPr>
          <w:ilvl w:val="1"/>
          <w:numId w:val="34"/>
        </w:numPr>
        <w:spacing w:before="0"/>
        <w:rPr>
          <w:rFonts w:asciiTheme="minorHAnsi" w:hAnsiTheme="minorHAnsi"/>
          <w:sz w:val="22"/>
          <w:szCs w:val="22"/>
        </w:rPr>
      </w:pPr>
      <w:r w:rsidRPr="00AA5576">
        <w:rPr>
          <w:rFonts w:asciiTheme="minorHAnsi" w:hAnsiTheme="minorHAnsi"/>
          <w:sz w:val="22"/>
          <w:szCs w:val="22"/>
        </w:rPr>
        <w:lastRenderedPageBreak/>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912C74" w:rsidRPr="008E6B5A" w:rsidRDefault="00AA5576" w:rsidP="00912C74">
      <w:pPr>
        <w:pStyle w:val="Num1"/>
        <w:numPr>
          <w:ilvl w:val="1"/>
          <w:numId w:val="34"/>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783519" w:rsidRDefault="00AA5576">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Personal leave should not be carried over and accumulated from year to year. Personal days not used during a calendar year are forfeited.</w:t>
      </w:r>
    </w:p>
    <w:p w:rsidR="00783519" w:rsidRDefault="00AA5576">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This request in LMS will trigger an email alert to employee’s supervisor for its approval (approve/reject). Reminders will be sent to supervisor 15 days prior to leave start date.</w:t>
      </w:r>
    </w:p>
    <w:p w:rsidR="00623DFA" w:rsidRPr="008E6B5A" w:rsidRDefault="00AA5576" w:rsidP="00623DFA">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Once the request is approved by supervisor, an email alert will be triggered to people process team for their decision. Reminders will be sent to people process every day prior to leave start date</w:t>
      </w:r>
    </w:p>
    <w:p w:rsidR="00623DFA" w:rsidRPr="008E6B5A" w:rsidRDefault="00AA5576" w:rsidP="00623DFA">
      <w:pPr>
        <w:pStyle w:val="Num1"/>
        <w:numPr>
          <w:ilvl w:val="0"/>
          <w:numId w:val="34"/>
        </w:numPr>
        <w:spacing w:before="0"/>
        <w:rPr>
          <w:rFonts w:asciiTheme="minorHAnsi" w:hAnsiTheme="minorHAnsi"/>
          <w:sz w:val="22"/>
          <w:szCs w:val="22"/>
        </w:rPr>
      </w:pPr>
      <w:r w:rsidRPr="00AA5576">
        <w:rPr>
          <w:rFonts w:asciiTheme="minorHAnsi" w:hAnsiTheme="minorHAnsi"/>
          <w:sz w:val="22"/>
          <w:szCs w:val="22"/>
        </w:rPr>
        <w:t>Mail to be sent to supervisor</w:t>
      </w:r>
    </w:p>
    <w:tbl>
      <w:tblPr>
        <w:tblStyle w:val="TableGrid"/>
        <w:tblW w:w="0" w:type="auto"/>
        <w:tblLook w:val="04A0" w:firstRow="1" w:lastRow="0" w:firstColumn="1" w:lastColumn="0" w:noHBand="0" w:noVBand="1"/>
      </w:tblPr>
      <w:tblGrid>
        <w:gridCol w:w="8885"/>
      </w:tblGrid>
      <w:tr w:rsidR="00623DFA" w:rsidRPr="008E6B5A" w:rsidTr="00623DFA">
        <w:tc>
          <w:tcPr>
            <w:tcW w:w="8885" w:type="dxa"/>
          </w:tcPr>
          <w:p w:rsidR="00623DFA" w:rsidRPr="00623271" w:rsidRDefault="00BF6CA6" w:rsidP="00623DFA">
            <w:pPr>
              <w:pStyle w:val="Num1"/>
              <w:spacing w:before="0"/>
              <w:rPr>
                <w:rFonts w:asciiTheme="minorHAnsi" w:hAnsiTheme="minorHAnsi"/>
                <w:sz w:val="22"/>
                <w:szCs w:val="22"/>
              </w:rPr>
            </w:pPr>
            <w:r w:rsidRPr="00BF6CA6">
              <w:rPr>
                <w:rFonts w:asciiTheme="minorHAnsi" w:hAnsiTheme="minorHAnsi"/>
                <w:sz w:val="22"/>
                <w:szCs w:val="22"/>
                <w:rPrChange w:id="1321" w:author="aljaykum" w:date="2016-11-08T10:24:00Z">
                  <w:rPr>
                    <w:rFonts w:asciiTheme="minorHAnsi" w:hAnsiTheme="minorHAnsi"/>
                    <w:color w:val="0000FF"/>
                    <w:sz w:val="22"/>
                    <w:szCs w:val="22"/>
                    <w:u w:val="single"/>
                  </w:rPr>
                </w:rPrChange>
              </w:rPr>
              <w:t>From: Employee</w:t>
            </w:r>
          </w:p>
          <w:p w:rsidR="00623DFA" w:rsidRPr="00623271" w:rsidRDefault="00BF6CA6" w:rsidP="00623DFA">
            <w:pPr>
              <w:pStyle w:val="Num1"/>
              <w:spacing w:before="0"/>
              <w:rPr>
                <w:rFonts w:asciiTheme="minorHAnsi" w:hAnsiTheme="minorHAnsi"/>
                <w:sz w:val="22"/>
                <w:szCs w:val="22"/>
              </w:rPr>
            </w:pPr>
            <w:r w:rsidRPr="00BF6CA6">
              <w:rPr>
                <w:rFonts w:asciiTheme="minorHAnsi" w:hAnsiTheme="minorHAnsi"/>
                <w:sz w:val="22"/>
                <w:szCs w:val="22"/>
                <w:rPrChange w:id="1322" w:author="aljaykum" w:date="2016-11-08T10:24:00Z">
                  <w:rPr>
                    <w:rFonts w:asciiTheme="minorHAnsi" w:hAnsiTheme="minorHAnsi"/>
                    <w:color w:val="0000FF"/>
                    <w:sz w:val="22"/>
                    <w:szCs w:val="22"/>
                    <w:u w:val="single"/>
                  </w:rPr>
                </w:rPrChange>
              </w:rPr>
              <w:t>To:</w:t>
            </w:r>
            <w:ins w:id="1323" w:author="aljaykum" w:date="2016-11-08T10:24:00Z">
              <w:r w:rsidRPr="00BF6CA6">
                <w:rPr>
                  <w:rFonts w:asciiTheme="minorHAnsi" w:hAnsiTheme="minorHAnsi"/>
                  <w:sz w:val="22"/>
                  <w:szCs w:val="22"/>
                  <w:rPrChange w:id="1324" w:author="aljaykum" w:date="2016-11-08T10:24:00Z">
                    <w:rPr>
                      <w:rFonts w:asciiTheme="minorHAnsi" w:hAnsiTheme="minorHAnsi"/>
                      <w:color w:val="0000FF"/>
                      <w:sz w:val="22"/>
                      <w:szCs w:val="22"/>
                      <w:u w:val="single"/>
                    </w:rPr>
                  </w:rPrChange>
                </w:rPr>
                <w:t xml:space="preserve"> </w:t>
              </w:r>
            </w:ins>
            <w:r w:rsidRPr="00BF6CA6">
              <w:rPr>
                <w:rFonts w:asciiTheme="minorHAnsi" w:hAnsiTheme="minorHAnsi"/>
                <w:sz w:val="22"/>
                <w:szCs w:val="22"/>
                <w:rPrChange w:id="1325" w:author="aljaykum" w:date="2016-11-08T10:24:00Z">
                  <w:rPr>
                    <w:rFonts w:asciiTheme="minorHAnsi" w:hAnsiTheme="minorHAnsi"/>
                    <w:color w:val="0000FF"/>
                    <w:sz w:val="22"/>
                    <w:szCs w:val="22"/>
                    <w:u w:val="single"/>
                  </w:rPr>
                </w:rPrChange>
              </w:rPr>
              <w:t>Supervisor</w:t>
            </w:r>
          </w:p>
          <w:p w:rsidR="00623DFA" w:rsidRPr="00623271" w:rsidRDefault="00BF6CA6" w:rsidP="00623DFA">
            <w:pPr>
              <w:pStyle w:val="Num1"/>
              <w:spacing w:before="0"/>
              <w:rPr>
                <w:rFonts w:asciiTheme="minorHAnsi" w:hAnsiTheme="minorHAnsi"/>
                <w:sz w:val="22"/>
                <w:szCs w:val="22"/>
              </w:rPr>
            </w:pPr>
            <w:r w:rsidRPr="00BF6CA6">
              <w:rPr>
                <w:rFonts w:asciiTheme="minorHAnsi" w:hAnsiTheme="minorHAnsi"/>
                <w:sz w:val="22"/>
                <w:szCs w:val="22"/>
                <w:rPrChange w:id="1326" w:author="aljaykum" w:date="2016-11-08T10:24:00Z">
                  <w:rPr>
                    <w:rFonts w:asciiTheme="minorHAnsi" w:hAnsiTheme="minorHAnsi"/>
                    <w:color w:val="0000FF"/>
                    <w:sz w:val="22"/>
                    <w:szCs w:val="22"/>
                    <w:u w:val="single"/>
                  </w:rPr>
                </w:rPrChange>
              </w:rPr>
              <w:t>CC: employee</w:t>
            </w:r>
          </w:p>
          <w:p w:rsidR="00623DFA" w:rsidRPr="00623271" w:rsidRDefault="00623DFA" w:rsidP="00623DFA">
            <w:pPr>
              <w:pStyle w:val="Num1"/>
              <w:spacing w:before="0"/>
              <w:rPr>
                <w:rFonts w:asciiTheme="minorHAnsi" w:hAnsiTheme="minorHAnsi"/>
                <w:sz w:val="22"/>
                <w:szCs w:val="22"/>
              </w:rPr>
            </w:pPr>
          </w:p>
          <w:p w:rsidR="00623DFA" w:rsidRPr="00623271" w:rsidRDefault="00BF6CA6" w:rsidP="00623DFA">
            <w:pPr>
              <w:pStyle w:val="Num1"/>
              <w:spacing w:before="0"/>
              <w:rPr>
                <w:rFonts w:asciiTheme="minorHAnsi" w:hAnsiTheme="minorHAnsi"/>
                <w:sz w:val="22"/>
                <w:szCs w:val="22"/>
              </w:rPr>
            </w:pPr>
            <w:r w:rsidRPr="00BF6CA6">
              <w:rPr>
                <w:rFonts w:asciiTheme="minorHAnsi" w:hAnsiTheme="minorHAnsi"/>
                <w:sz w:val="22"/>
                <w:szCs w:val="22"/>
                <w:rPrChange w:id="1327" w:author="aljaykum" w:date="2016-11-08T10:24:00Z">
                  <w:rPr>
                    <w:rFonts w:asciiTheme="minorHAnsi" w:hAnsiTheme="minorHAnsi"/>
                    <w:color w:val="0000FF"/>
                    <w:sz w:val="22"/>
                    <w:szCs w:val="22"/>
                    <w:u w:val="single"/>
                  </w:rPr>
                </w:rPrChange>
              </w:rPr>
              <w:t xml:space="preserve">Subject: </w:t>
            </w:r>
            <w:ins w:id="1328" w:author="aljaykum" w:date="2016-11-08T10:24:00Z">
              <w:r w:rsidRPr="00BF6CA6">
                <w:rPr>
                  <w:rFonts w:asciiTheme="minorHAnsi" w:hAnsiTheme="minorHAnsi"/>
                  <w:sz w:val="22"/>
                  <w:szCs w:val="22"/>
                  <w:rPrChange w:id="1329" w:author="aljaykum" w:date="2016-11-08T10:24: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330" w:author="aljaykum" w:date="2016-11-08T10:24:00Z">
                    <w:rPr>
                      <w:rFonts w:asciiTheme="minorHAnsi" w:hAnsiTheme="minorHAnsi" w:cs="Tahoma"/>
                      <w:color w:val="0000FF"/>
                      <w:sz w:val="22"/>
                      <w:szCs w:val="22"/>
                      <w:u w:val="single"/>
                    </w:rPr>
                  </w:rPrChange>
                </w:rPr>
                <w:t>submitted by &lt;Employee Name&gt;</w:t>
              </w:r>
            </w:ins>
            <w:del w:id="1331" w:author="aljaykum" w:date="2016-11-08T10:24:00Z">
              <w:r w:rsidRPr="00BF6CA6">
                <w:rPr>
                  <w:rFonts w:asciiTheme="minorHAnsi" w:hAnsiTheme="minorHAnsi"/>
                  <w:sz w:val="22"/>
                  <w:szCs w:val="22"/>
                  <w:rPrChange w:id="1332" w:author="aljaykum" w:date="2016-11-08T10:24:00Z">
                    <w:rPr>
                      <w:rFonts w:asciiTheme="minorHAnsi" w:hAnsiTheme="minorHAnsi"/>
                      <w:color w:val="0000FF"/>
                      <w:sz w:val="22"/>
                      <w:szCs w:val="22"/>
                      <w:u w:val="single"/>
                    </w:rPr>
                  </w:rPrChange>
                </w:rPr>
                <w:delText>Leave application</w:delText>
              </w:r>
            </w:del>
          </w:p>
          <w:p w:rsidR="00623DFA" w:rsidRPr="00623271" w:rsidRDefault="00623DFA" w:rsidP="00623DFA">
            <w:pPr>
              <w:pStyle w:val="Num1"/>
              <w:spacing w:before="0"/>
              <w:rPr>
                <w:rFonts w:asciiTheme="minorHAnsi" w:hAnsiTheme="minorHAnsi"/>
                <w:sz w:val="22"/>
                <w:szCs w:val="22"/>
              </w:rPr>
            </w:pPr>
          </w:p>
          <w:p w:rsidR="00623DFA" w:rsidRPr="00623271" w:rsidRDefault="00BF6CA6" w:rsidP="00623DFA">
            <w:pPr>
              <w:pStyle w:val="Num1"/>
              <w:spacing w:before="0"/>
              <w:rPr>
                <w:rFonts w:asciiTheme="minorHAnsi" w:hAnsiTheme="minorHAnsi"/>
                <w:sz w:val="22"/>
                <w:szCs w:val="22"/>
              </w:rPr>
            </w:pPr>
            <w:r w:rsidRPr="00BF6CA6">
              <w:rPr>
                <w:rFonts w:asciiTheme="minorHAnsi" w:hAnsiTheme="minorHAnsi"/>
                <w:sz w:val="22"/>
                <w:szCs w:val="22"/>
                <w:rPrChange w:id="1333" w:author="aljaykum" w:date="2016-11-08T10:24:00Z">
                  <w:rPr>
                    <w:rFonts w:asciiTheme="minorHAnsi" w:hAnsiTheme="minorHAnsi"/>
                    <w:color w:val="0000FF"/>
                    <w:sz w:val="22"/>
                    <w:szCs w:val="22"/>
                    <w:u w:val="single"/>
                  </w:rPr>
                </w:rPrChange>
              </w:rPr>
              <w:t>Body:</w:t>
            </w:r>
          </w:p>
          <w:p w:rsidR="00623DFA" w:rsidRPr="00623271" w:rsidRDefault="00BF6CA6" w:rsidP="00623DFA">
            <w:pPr>
              <w:spacing w:after="240"/>
              <w:rPr>
                <w:rFonts w:asciiTheme="minorHAnsi" w:hAnsiTheme="minorHAnsi"/>
                <w:sz w:val="22"/>
                <w:szCs w:val="22"/>
                <w:rPrChange w:id="1334" w:author="aljaykum" w:date="2016-11-08T10:24:00Z">
                  <w:rPr>
                    <w:rFonts w:asciiTheme="minorHAnsi" w:hAnsiTheme="minorHAnsi"/>
                  </w:rPr>
                </w:rPrChange>
              </w:rPr>
            </w:pPr>
            <w:r w:rsidRPr="00BF6CA6">
              <w:rPr>
                <w:rFonts w:asciiTheme="minorHAnsi" w:hAnsiTheme="minorHAnsi"/>
                <w:sz w:val="22"/>
                <w:szCs w:val="22"/>
                <w:rPrChange w:id="1335" w:author="aljaykum" w:date="2016-11-08T10:24:00Z">
                  <w:rPr>
                    <w:rFonts w:asciiTheme="minorHAnsi" w:hAnsiTheme="minorHAnsi"/>
                    <w:color w:val="0000FF"/>
                    <w:u w:val="single"/>
                  </w:rPr>
                </w:rPrChange>
              </w:rPr>
              <w:t xml:space="preserve">Hi, </w:t>
            </w:r>
            <w:r w:rsidRPr="00BF6CA6">
              <w:rPr>
                <w:rFonts w:asciiTheme="minorHAnsi" w:hAnsiTheme="minorHAnsi"/>
                <w:sz w:val="22"/>
                <w:szCs w:val="22"/>
                <w:rPrChange w:id="1336" w:author="aljaykum" w:date="2016-11-08T10:24:00Z">
                  <w:rPr>
                    <w:rFonts w:asciiTheme="minorHAnsi" w:hAnsiTheme="minorHAnsi"/>
                    <w:color w:val="0000FF"/>
                    <w:u w:val="single"/>
                  </w:rPr>
                </w:rPrChange>
              </w:rPr>
              <w:br/>
            </w:r>
            <w:r w:rsidRPr="00BF6CA6">
              <w:rPr>
                <w:rFonts w:asciiTheme="minorHAnsi" w:hAnsiTheme="minorHAnsi"/>
                <w:sz w:val="22"/>
                <w:szCs w:val="22"/>
                <w:rPrChange w:id="1337" w:author="aljaykum" w:date="2016-11-08T10:24:00Z">
                  <w:rPr>
                    <w:rFonts w:asciiTheme="minorHAnsi" w:hAnsiTheme="minorHAnsi"/>
                    <w:color w:val="0000FF"/>
                    <w:u w:val="single"/>
                  </w:rPr>
                </w:rPrChange>
              </w:rPr>
              <w:br/>
              <w:t xml:space="preserve">This is to inform you that Employee Name (ID) has submitted following leave </w:t>
            </w:r>
            <w:del w:id="1338" w:author="aljaykum" w:date="2016-11-08T10:24:00Z">
              <w:r w:rsidRPr="00BF6CA6">
                <w:rPr>
                  <w:rFonts w:asciiTheme="minorHAnsi" w:hAnsiTheme="minorHAnsi"/>
                  <w:sz w:val="22"/>
                  <w:szCs w:val="22"/>
                  <w:rPrChange w:id="1339" w:author="aljaykum" w:date="2016-11-08T10:24:00Z">
                    <w:rPr>
                      <w:rFonts w:asciiTheme="minorHAnsi" w:hAnsiTheme="minorHAnsi"/>
                      <w:color w:val="0000FF"/>
                      <w:u w:val="single"/>
                    </w:rPr>
                  </w:rPrChange>
                </w:rPr>
                <w:delText>plan</w:delText>
              </w:r>
            </w:del>
            <w:ins w:id="1340" w:author="aljaykum" w:date="2016-11-08T10:24:00Z">
              <w:r w:rsidR="00623271">
                <w:rPr>
                  <w:rFonts w:asciiTheme="minorHAnsi" w:hAnsiTheme="minorHAnsi"/>
                  <w:sz w:val="22"/>
                  <w:szCs w:val="22"/>
                </w:rPr>
                <w:t>request</w:t>
              </w:r>
            </w:ins>
            <w:r w:rsidRPr="00BF6CA6">
              <w:rPr>
                <w:rFonts w:asciiTheme="minorHAnsi" w:hAnsiTheme="minorHAnsi"/>
                <w:sz w:val="22"/>
                <w:szCs w:val="22"/>
                <w:rPrChange w:id="1341" w:author="aljaykum" w:date="2016-11-08T10:24:00Z">
                  <w:rPr>
                    <w:rFonts w:asciiTheme="minorHAnsi" w:hAnsiTheme="minorHAnsi"/>
                    <w:color w:val="0000FF"/>
                    <w:u w:val="single"/>
                  </w:rPr>
                </w:rPrChange>
              </w:rPr>
              <w:t>.</w:t>
            </w:r>
          </w:p>
          <w:tbl>
            <w:tblPr>
              <w:tblW w:w="8476"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61"/>
              <w:gridCol w:w="2061"/>
              <w:gridCol w:w="2149"/>
              <w:gridCol w:w="2205"/>
            </w:tblGrid>
            <w:tr w:rsidR="00623DFA" w:rsidRPr="00623271" w:rsidTr="00623DFA">
              <w:trPr>
                <w:trHeight w:val="645"/>
              </w:trPr>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623DFA" w:rsidRPr="00623271" w:rsidRDefault="00BF6CA6">
                  <w:pPr>
                    <w:jc w:val="center"/>
                    <w:rPr>
                      <w:rFonts w:asciiTheme="minorHAnsi" w:hAnsiTheme="minorHAnsi" w:cs="Times New Roman"/>
                      <w:b/>
                      <w:bCs/>
                      <w:sz w:val="22"/>
                      <w:szCs w:val="22"/>
                      <w:rPrChange w:id="1342" w:author="aljaykum" w:date="2016-11-08T10:24:00Z">
                        <w:rPr>
                          <w:rFonts w:asciiTheme="minorHAnsi" w:hAnsiTheme="minorHAnsi" w:cs="Times New Roman"/>
                          <w:b/>
                          <w:bCs/>
                          <w:sz w:val="24"/>
                          <w:szCs w:val="24"/>
                        </w:rPr>
                      </w:rPrChange>
                    </w:rPr>
                  </w:pPr>
                  <w:del w:id="1343" w:author="aljaykum" w:date="2016-11-08T10:24:00Z">
                    <w:r w:rsidRPr="00BF6CA6">
                      <w:rPr>
                        <w:rFonts w:asciiTheme="minorHAnsi" w:hAnsiTheme="minorHAnsi"/>
                        <w:b/>
                        <w:bCs/>
                        <w:sz w:val="22"/>
                        <w:szCs w:val="22"/>
                        <w:rPrChange w:id="1344" w:author="aljaykum" w:date="2016-11-08T10:24:00Z">
                          <w:rPr>
                            <w:rFonts w:asciiTheme="minorHAnsi" w:hAnsiTheme="minorHAnsi"/>
                            <w:b/>
                            <w:bCs/>
                            <w:color w:val="0000FF"/>
                            <w:u w:val="single"/>
                          </w:rPr>
                        </w:rPrChange>
                      </w:rPr>
                      <w:delText>New Leave Start Date</w:delText>
                    </w:r>
                  </w:del>
                  <w:ins w:id="1345" w:author="aljaykum" w:date="2016-11-08T10:24:00Z">
                    <w:r w:rsidR="00623271">
                      <w:rPr>
                        <w:rFonts w:asciiTheme="minorHAnsi" w:hAnsiTheme="minorHAnsi"/>
                        <w:b/>
                        <w:bCs/>
                        <w:sz w:val="22"/>
                        <w:szCs w:val="22"/>
                      </w:rPr>
                      <w:t>Leave Type</w:t>
                    </w:r>
                  </w:ins>
                </w:p>
              </w:tc>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623DFA" w:rsidRPr="00623271" w:rsidRDefault="00BF6CA6">
                  <w:pPr>
                    <w:jc w:val="center"/>
                    <w:rPr>
                      <w:rFonts w:asciiTheme="minorHAnsi" w:hAnsiTheme="minorHAnsi" w:cs="Times New Roman"/>
                      <w:b/>
                      <w:bCs/>
                      <w:sz w:val="22"/>
                      <w:szCs w:val="22"/>
                      <w:rPrChange w:id="1346" w:author="aljaykum" w:date="2016-11-08T10:24:00Z">
                        <w:rPr>
                          <w:rFonts w:asciiTheme="minorHAnsi" w:hAnsiTheme="minorHAnsi" w:cs="Times New Roman"/>
                          <w:b/>
                          <w:bCs/>
                          <w:sz w:val="24"/>
                          <w:szCs w:val="24"/>
                        </w:rPr>
                      </w:rPrChange>
                    </w:rPr>
                  </w:pPr>
                  <w:del w:id="1347" w:author="aljaykum" w:date="2016-11-08T10:24:00Z">
                    <w:r w:rsidRPr="00BF6CA6">
                      <w:rPr>
                        <w:rFonts w:asciiTheme="minorHAnsi" w:hAnsiTheme="minorHAnsi"/>
                        <w:b/>
                        <w:bCs/>
                        <w:sz w:val="22"/>
                        <w:szCs w:val="22"/>
                        <w:rPrChange w:id="1348" w:author="aljaykum" w:date="2016-11-08T10:24:00Z">
                          <w:rPr>
                            <w:rFonts w:asciiTheme="minorHAnsi" w:hAnsiTheme="minorHAnsi"/>
                            <w:b/>
                            <w:bCs/>
                            <w:color w:val="0000FF"/>
                            <w:u w:val="single"/>
                          </w:rPr>
                        </w:rPrChange>
                      </w:rPr>
                      <w:delText>New Leave End Date</w:delText>
                    </w:r>
                  </w:del>
                  <w:ins w:id="1349" w:author="aljaykum" w:date="2016-11-08T10:24:00Z">
                    <w:r w:rsidR="00623271">
                      <w:rPr>
                        <w:rFonts w:asciiTheme="minorHAnsi" w:hAnsiTheme="minorHAnsi"/>
                        <w:b/>
                        <w:bCs/>
                        <w:sz w:val="22"/>
                        <w:szCs w:val="22"/>
                      </w:rPr>
                      <w:t>Start Date</w:t>
                    </w:r>
                  </w:ins>
                </w:p>
              </w:tc>
              <w:tc>
                <w:tcPr>
                  <w:tcW w:w="21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623DFA" w:rsidRPr="00623271" w:rsidRDefault="00BF6CA6">
                  <w:pPr>
                    <w:jc w:val="center"/>
                    <w:rPr>
                      <w:rFonts w:asciiTheme="minorHAnsi" w:hAnsiTheme="minorHAnsi" w:cs="Times New Roman"/>
                      <w:b/>
                      <w:bCs/>
                      <w:sz w:val="22"/>
                      <w:szCs w:val="22"/>
                      <w:rPrChange w:id="1350" w:author="aljaykum" w:date="2016-11-08T10:24:00Z">
                        <w:rPr>
                          <w:rFonts w:asciiTheme="minorHAnsi" w:hAnsiTheme="minorHAnsi" w:cs="Times New Roman"/>
                          <w:b/>
                          <w:bCs/>
                          <w:sz w:val="24"/>
                          <w:szCs w:val="24"/>
                        </w:rPr>
                      </w:rPrChange>
                    </w:rPr>
                  </w:pPr>
                  <w:del w:id="1351" w:author="aljaykum" w:date="2016-11-08T10:24:00Z">
                    <w:r w:rsidRPr="00BF6CA6">
                      <w:rPr>
                        <w:rFonts w:asciiTheme="minorHAnsi" w:hAnsiTheme="minorHAnsi"/>
                        <w:b/>
                        <w:bCs/>
                        <w:sz w:val="22"/>
                        <w:szCs w:val="22"/>
                        <w:rPrChange w:id="1352" w:author="aljaykum" w:date="2016-11-08T10:24:00Z">
                          <w:rPr>
                            <w:rFonts w:asciiTheme="minorHAnsi" w:hAnsiTheme="minorHAnsi"/>
                            <w:b/>
                            <w:bCs/>
                            <w:color w:val="0000FF"/>
                            <w:u w:val="single"/>
                          </w:rPr>
                        </w:rPrChange>
                      </w:rPr>
                      <w:delText>Leave Type</w:delText>
                    </w:r>
                  </w:del>
                  <w:ins w:id="1353" w:author="aljaykum" w:date="2016-11-08T10:24:00Z">
                    <w:r w:rsidR="00623271">
                      <w:rPr>
                        <w:rFonts w:asciiTheme="minorHAnsi" w:hAnsiTheme="minorHAnsi"/>
                        <w:b/>
                        <w:bCs/>
                        <w:sz w:val="22"/>
                        <w:szCs w:val="22"/>
                      </w:rPr>
                      <w:t>End Date</w:t>
                    </w:r>
                  </w:ins>
                </w:p>
              </w:tc>
              <w:tc>
                <w:tcPr>
                  <w:tcW w:w="220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623DFA" w:rsidRPr="00623271" w:rsidRDefault="00BF6CA6">
                  <w:pPr>
                    <w:jc w:val="center"/>
                    <w:rPr>
                      <w:rFonts w:asciiTheme="minorHAnsi" w:hAnsiTheme="minorHAnsi" w:cs="Times New Roman"/>
                      <w:b/>
                      <w:bCs/>
                      <w:sz w:val="22"/>
                      <w:szCs w:val="22"/>
                      <w:rPrChange w:id="1354" w:author="aljaykum" w:date="2016-11-08T10:24:00Z">
                        <w:rPr>
                          <w:rFonts w:asciiTheme="minorHAnsi" w:hAnsiTheme="minorHAnsi" w:cs="Times New Roman"/>
                          <w:b/>
                          <w:bCs/>
                          <w:sz w:val="24"/>
                          <w:szCs w:val="24"/>
                        </w:rPr>
                      </w:rPrChange>
                    </w:rPr>
                  </w:pPr>
                  <w:del w:id="1355" w:author="aljaykum" w:date="2016-11-08T10:24:00Z">
                    <w:r w:rsidRPr="00BF6CA6">
                      <w:rPr>
                        <w:rFonts w:asciiTheme="minorHAnsi" w:hAnsiTheme="minorHAnsi"/>
                        <w:b/>
                        <w:bCs/>
                        <w:sz w:val="22"/>
                        <w:szCs w:val="22"/>
                        <w:rPrChange w:id="1356" w:author="aljaykum" w:date="2016-11-08T10:24:00Z">
                          <w:rPr>
                            <w:rFonts w:asciiTheme="minorHAnsi" w:hAnsiTheme="minorHAnsi"/>
                            <w:b/>
                            <w:bCs/>
                            <w:color w:val="0000FF"/>
                            <w:u w:val="single"/>
                          </w:rPr>
                        </w:rPrChange>
                      </w:rPr>
                      <w:delText>Effective No. Of leave</w:delText>
                    </w:r>
                  </w:del>
                  <w:ins w:id="1357" w:author="aljaykum" w:date="2016-11-08T10:24:00Z">
                    <w:r w:rsidR="00623271">
                      <w:rPr>
                        <w:rFonts w:asciiTheme="minorHAnsi" w:hAnsiTheme="minorHAnsi"/>
                        <w:b/>
                        <w:bCs/>
                        <w:sz w:val="22"/>
                        <w:szCs w:val="22"/>
                      </w:rPr>
                      <w:t xml:space="preserve">Effective Leave </w:t>
                    </w:r>
                  </w:ins>
                </w:p>
              </w:tc>
            </w:tr>
            <w:tr w:rsidR="00623DFA" w:rsidRPr="00623271" w:rsidTr="00623DFA">
              <w:trPr>
                <w:trHeight w:val="390"/>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623DFA" w:rsidRPr="00623271" w:rsidRDefault="00BF6CA6">
                  <w:pPr>
                    <w:jc w:val="center"/>
                    <w:rPr>
                      <w:rFonts w:asciiTheme="minorHAnsi" w:hAnsiTheme="minorHAnsi" w:cs="Times New Roman"/>
                      <w:sz w:val="22"/>
                      <w:szCs w:val="22"/>
                      <w:rPrChange w:id="1358" w:author="aljaykum" w:date="2016-11-08T10:24:00Z">
                        <w:rPr>
                          <w:rFonts w:asciiTheme="minorHAnsi" w:hAnsiTheme="minorHAnsi" w:cs="Times New Roman"/>
                          <w:sz w:val="24"/>
                          <w:szCs w:val="24"/>
                        </w:rPr>
                      </w:rPrChange>
                    </w:rPr>
                  </w:pPr>
                  <w:del w:id="1359" w:author="aljaykum" w:date="2016-11-08T10:24:00Z">
                    <w:r w:rsidRPr="00BF6CA6">
                      <w:rPr>
                        <w:rFonts w:asciiTheme="minorHAnsi" w:hAnsiTheme="minorHAnsi"/>
                        <w:sz w:val="22"/>
                        <w:szCs w:val="22"/>
                        <w:rPrChange w:id="1360" w:author="aljaykum" w:date="2016-11-08T10:24:00Z">
                          <w:rPr>
                            <w:rFonts w:asciiTheme="minorHAnsi" w:hAnsiTheme="minorHAnsi"/>
                            <w:color w:val="0000FF"/>
                            <w:u w:val="single"/>
                          </w:rPr>
                        </w:rPrChange>
                      </w:rPr>
                      <w:delText>14 Nov 2016</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623DFA" w:rsidRPr="00623271" w:rsidRDefault="00BF6CA6">
                  <w:pPr>
                    <w:jc w:val="center"/>
                    <w:rPr>
                      <w:rFonts w:asciiTheme="minorHAnsi" w:hAnsiTheme="minorHAnsi" w:cs="Times New Roman"/>
                      <w:sz w:val="22"/>
                      <w:szCs w:val="22"/>
                      <w:rPrChange w:id="1361" w:author="aljaykum" w:date="2016-11-08T10:24:00Z">
                        <w:rPr>
                          <w:rFonts w:asciiTheme="minorHAnsi" w:hAnsiTheme="minorHAnsi" w:cs="Times New Roman"/>
                          <w:sz w:val="24"/>
                          <w:szCs w:val="24"/>
                        </w:rPr>
                      </w:rPrChange>
                    </w:rPr>
                  </w:pPr>
                  <w:del w:id="1362" w:author="aljaykum" w:date="2016-11-08T10:24:00Z">
                    <w:r w:rsidRPr="00BF6CA6">
                      <w:rPr>
                        <w:rFonts w:asciiTheme="minorHAnsi" w:hAnsiTheme="minorHAnsi"/>
                        <w:sz w:val="22"/>
                        <w:szCs w:val="22"/>
                        <w:rPrChange w:id="1363" w:author="aljaykum" w:date="2016-11-08T10:24:00Z">
                          <w:rPr>
                            <w:rFonts w:asciiTheme="minorHAnsi" w:hAnsiTheme="minorHAnsi"/>
                            <w:color w:val="0000FF"/>
                            <w:u w:val="single"/>
                          </w:rPr>
                        </w:rPrChange>
                      </w:rPr>
                      <w:delText>14 Nov 2016</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623DFA" w:rsidRPr="00623271" w:rsidRDefault="00BF6CA6">
                  <w:pPr>
                    <w:jc w:val="center"/>
                    <w:rPr>
                      <w:rFonts w:asciiTheme="minorHAnsi" w:hAnsiTheme="minorHAnsi" w:cs="Times New Roman"/>
                      <w:sz w:val="22"/>
                      <w:szCs w:val="22"/>
                      <w:rPrChange w:id="1364" w:author="aljaykum" w:date="2016-11-08T10:24:00Z">
                        <w:rPr>
                          <w:rFonts w:asciiTheme="minorHAnsi" w:hAnsiTheme="minorHAnsi" w:cs="Times New Roman"/>
                          <w:sz w:val="24"/>
                          <w:szCs w:val="24"/>
                        </w:rPr>
                      </w:rPrChange>
                    </w:rPr>
                  </w:pPr>
                  <w:del w:id="1365" w:author="aljaykum" w:date="2016-11-08T10:24:00Z">
                    <w:r w:rsidRPr="00BF6CA6">
                      <w:rPr>
                        <w:rFonts w:asciiTheme="minorHAnsi" w:hAnsiTheme="minorHAnsi"/>
                        <w:sz w:val="22"/>
                        <w:szCs w:val="22"/>
                        <w:rPrChange w:id="1366" w:author="aljaykum" w:date="2016-11-08T10:24:00Z">
                          <w:rPr>
                            <w:rFonts w:asciiTheme="minorHAnsi" w:hAnsiTheme="minorHAnsi"/>
                            <w:color w:val="0000FF"/>
                            <w:u w:val="single"/>
                          </w:rPr>
                        </w:rPrChange>
                      </w:rPr>
                      <w:delText>Personal Days</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623DFA" w:rsidRPr="00623271" w:rsidRDefault="00BF6CA6">
                  <w:pPr>
                    <w:jc w:val="center"/>
                    <w:rPr>
                      <w:rFonts w:asciiTheme="minorHAnsi" w:hAnsiTheme="minorHAnsi" w:cs="Times New Roman"/>
                      <w:sz w:val="22"/>
                      <w:szCs w:val="22"/>
                      <w:rPrChange w:id="1367" w:author="aljaykum" w:date="2016-11-08T10:24:00Z">
                        <w:rPr>
                          <w:rFonts w:asciiTheme="minorHAnsi" w:hAnsiTheme="minorHAnsi" w:cs="Times New Roman"/>
                          <w:sz w:val="24"/>
                          <w:szCs w:val="24"/>
                        </w:rPr>
                      </w:rPrChange>
                    </w:rPr>
                  </w:pPr>
                  <w:del w:id="1368" w:author="aljaykum" w:date="2016-11-08T10:24:00Z">
                    <w:r w:rsidRPr="00BF6CA6">
                      <w:rPr>
                        <w:rFonts w:asciiTheme="minorHAnsi" w:hAnsiTheme="minorHAnsi"/>
                        <w:sz w:val="22"/>
                        <w:szCs w:val="22"/>
                        <w:rPrChange w:id="1369" w:author="aljaykum" w:date="2016-11-08T10:24:00Z">
                          <w:rPr>
                            <w:rFonts w:asciiTheme="minorHAnsi" w:hAnsiTheme="minorHAnsi"/>
                            <w:color w:val="0000FF"/>
                            <w:u w:val="single"/>
                          </w:rPr>
                        </w:rPrChange>
                      </w:rPr>
                      <w:delText>8</w:delText>
                    </w:r>
                  </w:del>
                  <w:ins w:id="1370" w:author="aljaykum" w:date="2016-11-08T10:24:00Z">
                    <w:r w:rsidR="00623271">
                      <w:rPr>
                        <w:rFonts w:asciiTheme="minorHAnsi" w:hAnsiTheme="minorHAnsi"/>
                        <w:sz w:val="22"/>
                        <w:szCs w:val="22"/>
                      </w:rPr>
                      <w:t>&lt;&gt;</w:t>
                    </w:r>
                  </w:ins>
                  <w:r w:rsidRPr="00BF6CA6">
                    <w:rPr>
                      <w:rFonts w:asciiTheme="minorHAnsi" w:hAnsiTheme="minorHAnsi"/>
                      <w:sz w:val="22"/>
                      <w:szCs w:val="22"/>
                      <w:rPrChange w:id="1371" w:author="aljaykum" w:date="2016-11-08T10:24:00Z">
                        <w:rPr>
                          <w:rFonts w:asciiTheme="minorHAnsi" w:hAnsiTheme="minorHAnsi"/>
                          <w:color w:val="0000FF"/>
                          <w:u w:val="single"/>
                        </w:rPr>
                      </w:rPrChange>
                    </w:rPr>
                    <w:t xml:space="preserve"> hours(s)</w:t>
                  </w:r>
                </w:p>
              </w:tc>
            </w:tr>
          </w:tbl>
          <w:p w:rsidR="00623DFA" w:rsidRPr="00623271" w:rsidRDefault="00BF6CA6" w:rsidP="00623DFA">
            <w:pPr>
              <w:rPr>
                <w:rFonts w:asciiTheme="minorHAnsi" w:hAnsiTheme="minorHAnsi"/>
                <w:sz w:val="22"/>
                <w:szCs w:val="22"/>
                <w:rPrChange w:id="1372" w:author="aljaykum" w:date="2016-11-08T10:24:00Z">
                  <w:rPr>
                    <w:rFonts w:asciiTheme="minorHAnsi" w:hAnsiTheme="minorHAnsi"/>
                  </w:rPr>
                </w:rPrChange>
              </w:rPr>
            </w:pPr>
            <w:r w:rsidRPr="00BF6CA6">
              <w:rPr>
                <w:rFonts w:asciiTheme="minorHAnsi" w:hAnsiTheme="minorHAnsi"/>
                <w:sz w:val="22"/>
                <w:szCs w:val="22"/>
                <w:rPrChange w:id="1373" w:author="aljaykum" w:date="2016-11-08T10:24:00Z">
                  <w:rPr>
                    <w:rFonts w:asciiTheme="minorHAnsi" w:hAnsiTheme="minorHAnsi"/>
                    <w:color w:val="0000FF"/>
                    <w:u w:val="single"/>
                  </w:rPr>
                </w:rPrChange>
              </w:rPr>
              <w:t xml:space="preserve">Note: </w:t>
            </w:r>
          </w:p>
          <w:p w:rsidR="00623DFA" w:rsidRPr="00623271" w:rsidRDefault="00BF6CA6" w:rsidP="00623DFA">
            <w:pPr>
              <w:numPr>
                <w:ilvl w:val="0"/>
                <w:numId w:val="58"/>
              </w:numPr>
              <w:kinsoku/>
              <w:spacing w:before="100" w:beforeAutospacing="1" w:after="100" w:afterAutospacing="1" w:line="240" w:lineRule="auto"/>
              <w:rPr>
                <w:rFonts w:asciiTheme="minorHAnsi" w:hAnsiTheme="minorHAnsi"/>
                <w:sz w:val="22"/>
                <w:szCs w:val="22"/>
                <w:rPrChange w:id="1374" w:author="aljaykum" w:date="2016-11-08T10:24:00Z">
                  <w:rPr>
                    <w:rFonts w:asciiTheme="minorHAnsi" w:hAnsiTheme="minorHAnsi"/>
                  </w:rPr>
                </w:rPrChange>
              </w:rPr>
            </w:pPr>
            <w:r w:rsidRPr="00BF6CA6">
              <w:rPr>
                <w:rFonts w:asciiTheme="minorHAnsi" w:hAnsiTheme="minorHAnsi"/>
                <w:sz w:val="22"/>
                <w:szCs w:val="22"/>
                <w:rPrChange w:id="1375" w:author="aljaykum" w:date="2016-11-08T10:24:00Z">
                  <w:rPr>
                    <w:rFonts w:asciiTheme="minorHAnsi" w:hAnsiTheme="minorHAnsi"/>
                    <w:color w:val="0000FF"/>
                    <w:u w:val="single"/>
                  </w:rPr>
                </w:rPrChange>
              </w:rPr>
              <w:t xml:space="preserve">Please login to </w:t>
            </w:r>
            <w:r w:rsidRPr="00BF6CA6">
              <w:rPr>
                <w:rFonts w:asciiTheme="minorHAnsi" w:hAnsiTheme="minorHAnsi"/>
                <w:sz w:val="22"/>
                <w:szCs w:val="22"/>
                <w:rPrChange w:id="1376" w:author="aljaykum" w:date="2016-11-08T10:24:00Z">
                  <w:rPr>
                    <w:color w:val="0000FF"/>
                    <w:u w:val="single"/>
                  </w:rPr>
                </w:rPrChange>
              </w:rPr>
              <w:fldChar w:fldCharType="begin"/>
            </w:r>
            <w:r w:rsidRPr="00BF6CA6">
              <w:rPr>
                <w:rFonts w:asciiTheme="minorHAnsi" w:hAnsiTheme="minorHAnsi"/>
                <w:sz w:val="22"/>
                <w:szCs w:val="22"/>
                <w:rPrChange w:id="1377" w:author="aljaykum" w:date="2016-11-08T10:24:00Z">
                  <w:rPr>
                    <w:color w:val="0000FF"/>
                    <w:u w:val="single"/>
                  </w:rPr>
                </w:rPrChange>
              </w:rPr>
              <w:instrText>HYPERLINK "https://lms.fs.capgemini.com"</w:instrText>
            </w:r>
            <w:r w:rsidRPr="00BF6CA6">
              <w:rPr>
                <w:rFonts w:asciiTheme="minorHAnsi" w:hAnsiTheme="minorHAnsi"/>
                <w:sz w:val="22"/>
                <w:szCs w:val="22"/>
                <w:rPrChange w:id="1378" w:author="aljaykum" w:date="2016-11-08T10:24:00Z">
                  <w:rPr>
                    <w:color w:val="0000FF"/>
                    <w:u w:val="single"/>
                  </w:rPr>
                </w:rPrChange>
              </w:rPr>
              <w:fldChar w:fldCharType="separate"/>
            </w:r>
            <w:r w:rsidRPr="00BF6CA6">
              <w:rPr>
                <w:rStyle w:val="Hyperlink"/>
                <w:rFonts w:asciiTheme="minorHAnsi" w:hAnsiTheme="minorHAnsi"/>
                <w:sz w:val="22"/>
                <w:szCs w:val="22"/>
                <w:rPrChange w:id="1379" w:author="aljaykum" w:date="2016-11-08T10:24:00Z">
                  <w:rPr>
                    <w:rStyle w:val="Hyperlink"/>
                    <w:rFonts w:asciiTheme="minorHAnsi" w:hAnsiTheme="minorHAnsi"/>
                  </w:rPr>
                </w:rPrChange>
              </w:rPr>
              <w:t>&lt;new</w:t>
            </w:r>
            <w:r w:rsidRPr="00BF6CA6">
              <w:rPr>
                <w:rFonts w:asciiTheme="minorHAnsi" w:hAnsiTheme="minorHAnsi"/>
                <w:sz w:val="22"/>
                <w:szCs w:val="22"/>
                <w:rPrChange w:id="1380" w:author="aljaykum" w:date="2016-11-08T10:24:00Z">
                  <w:rPr>
                    <w:color w:val="0000FF"/>
                    <w:u w:val="single"/>
                  </w:rPr>
                </w:rPrChange>
              </w:rPr>
              <w:fldChar w:fldCharType="end"/>
            </w:r>
            <w:r w:rsidRPr="00BF6CA6">
              <w:rPr>
                <w:rFonts w:asciiTheme="minorHAnsi" w:hAnsiTheme="minorHAnsi"/>
                <w:sz w:val="22"/>
                <w:szCs w:val="22"/>
                <w:rPrChange w:id="1381" w:author="aljaykum" w:date="2016-11-08T10:24:00Z">
                  <w:rPr>
                    <w:rFonts w:asciiTheme="minorHAnsi" w:hAnsiTheme="minorHAnsi"/>
                    <w:color w:val="0000FF"/>
                    <w:u w:val="single"/>
                  </w:rPr>
                </w:rPrChange>
              </w:rPr>
              <w:t xml:space="preserve"> LMS URL&gt; to access LMS application </w:t>
            </w:r>
          </w:p>
          <w:p w:rsidR="00623DFA" w:rsidRPr="00623271" w:rsidRDefault="00BF6CA6" w:rsidP="00623DFA">
            <w:pPr>
              <w:numPr>
                <w:ilvl w:val="0"/>
                <w:numId w:val="58"/>
              </w:numPr>
              <w:kinsoku/>
              <w:spacing w:before="100" w:beforeAutospacing="1" w:after="100" w:afterAutospacing="1" w:line="240" w:lineRule="auto"/>
              <w:rPr>
                <w:rFonts w:asciiTheme="minorHAnsi" w:hAnsiTheme="minorHAnsi"/>
                <w:sz w:val="22"/>
                <w:szCs w:val="22"/>
                <w:rPrChange w:id="1382" w:author="aljaykum" w:date="2016-11-08T10:24:00Z">
                  <w:rPr>
                    <w:rFonts w:asciiTheme="minorHAnsi" w:hAnsiTheme="minorHAnsi"/>
                  </w:rPr>
                </w:rPrChange>
              </w:rPr>
            </w:pPr>
            <w:r w:rsidRPr="00BF6CA6">
              <w:rPr>
                <w:rFonts w:asciiTheme="minorHAnsi" w:hAnsiTheme="minorHAnsi"/>
                <w:sz w:val="22"/>
                <w:szCs w:val="22"/>
                <w:rPrChange w:id="1383" w:author="aljaykum" w:date="2016-11-08T10:24: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384" w:author="aljaykum" w:date="2016-11-08T10:24:00Z">
                  <w:rPr>
                    <w:color w:val="0000FF"/>
                    <w:u w:val="single"/>
                  </w:rPr>
                </w:rPrChange>
              </w:rPr>
              <w:fldChar w:fldCharType="begin"/>
            </w:r>
            <w:r w:rsidRPr="00BF6CA6">
              <w:rPr>
                <w:rFonts w:asciiTheme="minorHAnsi" w:hAnsiTheme="minorHAnsi"/>
                <w:sz w:val="22"/>
                <w:szCs w:val="22"/>
                <w:rPrChange w:id="1385" w:author="aljaykum" w:date="2016-11-08T10:24: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386" w:author="aljaykum" w:date="2016-11-08T10:24:00Z">
                  <w:rPr>
                    <w:color w:val="0000FF"/>
                    <w:u w:val="single"/>
                  </w:rPr>
                </w:rPrChange>
              </w:rPr>
              <w:fldChar w:fldCharType="separate"/>
            </w:r>
            <w:r w:rsidRPr="00BF6CA6">
              <w:rPr>
                <w:rStyle w:val="Hyperlink"/>
                <w:rFonts w:asciiTheme="minorHAnsi" w:hAnsiTheme="minorHAnsi"/>
                <w:sz w:val="22"/>
                <w:szCs w:val="22"/>
                <w:rPrChange w:id="1387" w:author="aljaykum" w:date="2016-11-08T10:24:00Z">
                  <w:rPr>
                    <w:rStyle w:val="Hyperlink"/>
                    <w:rFonts w:asciiTheme="minorHAnsi" w:hAnsiTheme="minorHAnsi"/>
                  </w:rPr>
                </w:rPrChange>
              </w:rPr>
              <w:t>FS SBU Service desk portal</w:t>
            </w:r>
            <w:r w:rsidRPr="00BF6CA6">
              <w:rPr>
                <w:rFonts w:asciiTheme="minorHAnsi" w:hAnsiTheme="minorHAnsi"/>
                <w:sz w:val="22"/>
                <w:szCs w:val="22"/>
                <w:rPrChange w:id="1388" w:author="aljaykum" w:date="2016-11-08T10:24:00Z">
                  <w:rPr>
                    <w:color w:val="0000FF"/>
                    <w:u w:val="single"/>
                  </w:rPr>
                </w:rPrChange>
              </w:rPr>
              <w:fldChar w:fldCharType="end"/>
            </w:r>
            <w:r w:rsidRPr="00BF6CA6">
              <w:rPr>
                <w:rFonts w:asciiTheme="minorHAnsi" w:hAnsiTheme="minorHAnsi"/>
                <w:sz w:val="22"/>
                <w:szCs w:val="22"/>
                <w:rPrChange w:id="1389" w:author="aljaykum" w:date="2016-11-08T10:24:00Z">
                  <w:rPr>
                    <w:rFonts w:asciiTheme="minorHAnsi" w:hAnsiTheme="minorHAnsi"/>
                    <w:color w:val="0000FF"/>
                    <w:u w:val="single"/>
                  </w:rPr>
                </w:rPrChange>
              </w:rPr>
              <w:t xml:space="preserve"> (Employee Management &gt;&gt; Leave Management System). </w:t>
            </w:r>
          </w:p>
          <w:p w:rsidR="00623DFA" w:rsidRPr="00623271" w:rsidRDefault="00BF6CA6" w:rsidP="00623DFA">
            <w:pPr>
              <w:rPr>
                <w:rFonts w:asciiTheme="minorHAnsi" w:hAnsiTheme="minorHAnsi"/>
                <w:sz w:val="22"/>
                <w:szCs w:val="22"/>
                <w:rPrChange w:id="1390" w:author="aljaykum" w:date="2016-11-08T10:24:00Z">
                  <w:rPr>
                    <w:rFonts w:asciiTheme="minorHAnsi" w:hAnsiTheme="minorHAnsi"/>
                    <w:sz w:val="24"/>
                    <w:szCs w:val="24"/>
                  </w:rPr>
                </w:rPrChange>
              </w:rPr>
            </w:pPr>
            <w:r w:rsidRPr="00BF6CA6">
              <w:rPr>
                <w:rFonts w:asciiTheme="minorHAnsi" w:hAnsiTheme="minorHAnsi"/>
                <w:sz w:val="22"/>
                <w:szCs w:val="22"/>
                <w:rPrChange w:id="1391" w:author="aljaykum" w:date="2016-11-08T10:24:00Z">
                  <w:rPr>
                    <w:rFonts w:asciiTheme="minorHAnsi" w:hAnsiTheme="minorHAnsi"/>
                    <w:color w:val="0000FF"/>
                    <w:u w:val="single"/>
                  </w:rPr>
                </w:rPrChange>
              </w:rPr>
              <w:br/>
              <w:t>Regards,</w:t>
            </w:r>
            <w:r w:rsidRPr="00BF6CA6">
              <w:rPr>
                <w:rFonts w:asciiTheme="minorHAnsi" w:hAnsiTheme="minorHAnsi"/>
                <w:sz w:val="22"/>
                <w:szCs w:val="22"/>
                <w:rPrChange w:id="1392" w:author="aljaykum" w:date="2016-11-08T10:24:00Z">
                  <w:rPr>
                    <w:rFonts w:asciiTheme="minorHAnsi" w:hAnsiTheme="minorHAnsi"/>
                    <w:color w:val="0000FF"/>
                    <w:u w:val="single"/>
                  </w:rPr>
                </w:rPrChange>
              </w:rPr>
              <w:br/>
              <w:t xml:space="preserve">Employee Name (ID) </w:t>
            </w:r>
          </w:p>
          <w:p w:rsidR="00623DFA" w:rsidRPr="00623271" w:rsidRDefault="00623DFA" w:rsidP="00623DFA">
            <w:pPr>
              <w:pStyle w:val="Num1"/>
              <w:spacing w:before="0"/>
              <w:rPr>
                <w:rFonts w:asciiTheme="minorHAnsi" w:hAnsiTheme="minorHAnsi"/>
                <w:sz w:val="22"/>
                <w:szCs w:val="22"/>
              </w:rPr>
            </w:pPr>
          </w:p>
        </w:tc>
      </w:tr>
    </w:tbl>
    <w:p w:rsidR="00783519" w:rsidRDefault="00AA5576">
      <w:pPr>
        <w:pStyle w:val="Num1"/>
        <w:spacing w:before="0"/>
        <w:rPr>
          <w:rFonts w:asciiTheme="minorHAnsi" w:hAnsiTheme="minorHAnsi"/>
          <w:sz w:val="22"/>
          <w:szCs w:val="22"/>
        </w:rPr>
      </w:pPr>
      <w:r w:rsidRPr="00AA5576">
        <w:rPr>
          <w:rFonts w:asciiTheme="minorHAnsi" w:hAnsiTheme="minorHAnsi"/>
          <w:sz w:val="22"/>
          <w:szCs w:val="22"/>
        </w:rPr>
        <w:t>Mail to be sent post supervisor approval</w:t>
      </w:r>
    </w:p>
    <w:tbl>
      <w:tblPr>
        <w:tblStyle w:val="TableGrid"/>
        <w:tblW w:w="0" w:type="auto"/>
        <w:tblLook w:val="04A0" w:firstRow="1" w:lastRow="0" w:firstColumn="1" w:lastColumn="0" w:noHBand="0" w:noVBand="1"/>
      </w:tblPr>
      <w:tblGrid>
        <w:gridCol w:w="8885"/>
      </w:tblGrid>
      <w:tr w:rsidR="00866B94" w:rsidRPr="008E6B5A" w:rsidTr="00866B94">
        <w:tc>
          <w:tcPr>
            <w:tcW w:w="8885" w:type="dxa"/>
          </w:tcPr>
          <w:p w:rsidR="00866B94" w:rsidRPr="00623271" w:rsidRDefault="00BF6CA6" w:rsidP="00866B94">
            <w:pPr>
              <w:pStyle w:val="Num1"/>
              <w:spacing w:before="0"/>
              <w:rPr>
                <w:rFonts w:asciiTheme="minorHAnsi" w:hAnsiTheme="minorHAnsi"/>
                <w:sz w:val="22"/>
                <w:szCs w:val="22"/>
                <w:rPrChange w:id="1393" w:author="aljaykum" w:date="2016-11-08T10:25:00Z">
                  <w:rPr>
                    <w:rFonts w:asciiTheme="minorHAnsi" w:hAnsiTheme="minorHAnsi"/>
                    <w:sz w:val="22"/>
                    <w:szCs w:val="22"/>
                    <w:highlight w:val="yellow"/>
                  </w:rPr>
                </w:rPrChange>
              </w:rPr>
            </w:pPr>
            <w:r w:rsidRPr="00BF6CA6">
              <w:rPr>
                <w:rFonts w:asciiTheme="minorHAnsi" w:hAnsiTheme="minorHAnsi"/>
                <w:sz w:val="22"/>
                <w:szCs w:val="22"/>
                <w:rPrChange w:id="1394" w:author="aljaykum" w:date="2016-11-08T10:25:00Z">
                  <w:rPr>
                    <w:rFonts w:asciiTheme="minorHAnsi" w:hAnsiTheme="minorHAnsi"/>
                    <w:color w:val="0000FF"/>
                    <w:sz w:val="22"/>
                    <w:szCs w:val="22"/>
                    <w:highlight w:val="yellow"/>
                    <w:u w:val="single"/>
                  </w:rPr>
                </w:rPrChange>
              </w:rPr>
              <w:t>From: Supervisor</w:t>
            </w:r>
          </w:p>
          <w:p w:rsidR="00866B94" w:rsidRPr="00623271" w:rsidRDefault="00BF6CA6" w:rsidP="00866B94">
            <w:pPr>
              <w:pStyle w:val="Num1"/>
              <w:spacing w:before="0"/>
              <w:rPr>
                <w:rFonts w:asciiTheme="minorHAnsi" w:hAnsiTheme="minorHAnsi"/>
                <w:sz w:val="22"/>
                <w:szCs w:val="22"/>
                <w:rPrChange w:id="1395" w:author="aljaykum" w:date="2016-11-08T10:25:00Z">
                  <w:rPr>
                    <w:rFonts w:asciiTheme="minorHAnsi" w:hAnsiTheme="minorHAnsi"/>
                    <w:sz w:val="22"/>
                    <w:szCs w:val="22"/>
                    <w:highlight w:val="yellow"/>
                  </w:rPr>
                </w:rPrChange>
              </w:rPr>
            </w:pPr>
            <w:r w:rsidRPr="00BF6CA6">
              <w:rPr>
                <w:rFonts w:asciiTheme="minorHAnsi" w:hAnsiTheme="minorHAnsi"/>
                <w:sz w:val="22"/>
                <w:szCs w:val="22"/>
                <w:rPrChange w:id="1396" w:author="aljaykum" w:date="2016-11-08T10:25:00Z">
                  <w:rPr>
                    <w:rFonts w:asciiTheme="minorHAnsi" w:hAnsiTheme="minorHAnsi"/>
                    <w:color w:val="0000FF"/>
                    <w:sz w:val="22"/>
                    <w:szCs w:val="22"/>
                    <w:highlight w:val="yellow"/>
                    <w:u w:val="single"/>
                  </w:rPr>
                </w:rPrChange>
              </w:rPr>
              <w:t>To:US HR Admin</w:t>
            </w:r>
          </w:p>
          <w:p w:rsidR="00866B94" w:rsidRPr="00623271" w:rsidRDefault="00BF6CA6" w:rsidP="00866B94">
            <w:pPr>
              <w:pStyle w:val="Num1"/>
              <w:spacing w:before="0"/>
              <w:rPr>
                <w:rFonts w:asciiTheme="minorHAnsi" w:hAnsiTheme="minorHAnsi"/>
                <w:sz w:val="22"/>
                <w:szCs w:val="22"/>
                <w:rPrChange w:id="1397" w:author="aljaykum" w:date="2016-11-08T10:25:00Z">
                  <w:rPr>
                    <w:rFonts w:asciiTheme="minorHAnsi" w:hAnsiTheme="minorHAnsi"/>
                    <w:sz w:val="22"/>
                    <w:szCs w:val="22"/>
                    <w:highlight w:val="yellow"/>
                  </w:rPr>
                </w:rPrChange>
              </w:rPr>
            </w:pPr>
            <w:r w:rsidRPr="00BF6CA6">
              <w:rPr>
                <w:rFonts w:asciiTheme="minorHAnsi" w:hAnsiTheme="minorHAnsi"/>
                <w:sz w:val="22"/>
                <w:szCs w:val="22"/>
                <w:rPrChange w:id="1398" w:author="aljaykum" w:date="2016-11-08T10:25:00Z">
                  <w:rPr>
                    <w:rFonts w:asciiTheme="minorHAnsi" w:hAnsiTheme="minorHAnsi"/>
                    <w:color w:val="0000FF"/>
                    <w:sz w:val="22"/>
                    <w:szCs w:val="22"/>
                    <w:highlight w:val="yellow"/>
                    <w:u w:val="single"/>
                  </w:rPr>
                </w:rPrChange>
              </w:rPr>
              <w:t>CC:Employee</w:t>
            </w:r>
          </w:p>
          <w:p w:rsidR="00866B94" w:rsidRPr="00623271" w:rsidRDefault="00866B94" w:rsidP="00866B94">
            <w:pPr>
              <w:pStyle w:val="Num1"/>
              <w:spacing w:before="0"/>
              <w:rPr>
                <w:rFonts w:asciiTheme="minorHAnsi" w:hAnsiTheme="minorHAnsi"/>
                <w:sz w:val="22"/>
                <w:szCs w:val="22"/>
                <w:rPrChange w:id="1399" w:author="aljaykum" w:date="2016-11-08T10:25:00Z">
                  <w:rPr>
                    <w:rFonts w:asciiTheme="minorHAnsi" w:hAnsiTheme="minorHAnsi"/>
                    <w:sz w:val="22"/>
                    <w:szCs w:val="22"/>
                    <w:highlight w:val="yellow"/>
                  </w:rPr>
                </w:rPrChange>
              </w:rPr>
            </w:pPr>
          </w:p>
          <w:p w:rsidR="00866B94" w:rsidRPr="00623271" w:rsidRDefault="00BF6CA6" w:rsidP="00866B94">
            <w:pPr>
              <w:pStyle w:val="Num1"/>
              <w:spacing w:before="0"/>
              <w:rPr>
                <w:rFonts w:asciiTheme="minorHAnsi" w:hAnsiTheme="minorHAnsi"/>
                <w:sz w:val="22"/>
                <w:szCs w:val="22"/>
                <w:rPrChange w:id="1400" w:author="aljaykum" w:date="2016-11-08T10:25:00Z">
                  <w:rPr>
                    <w:rFonts w:asciiTheme="minorHAnsi" w:hAnsiTheme="minorHAnsi"/>
                    <w:sz w:val="22"/>
                    <w:szCs w:val="22"/>
                    <w:highlight w:val="yellow"/>
                  </w:rPr>
                </w:rPrChange>
              </w:rPr>
            </w:pPr>
            <w:r w:rsidRPr="00BF6CA6">
              <w:rPr>
                <w:rFonts w:asciiTheme="minorHAnsi" w:hAnsiTheme="minorHAnsi"/>
                <w:sz w:val="22"/>
                <w:szCs w:val="22"/>
                <w:rPrChange w:id="1401" w:author="aljaykum" w:date="2016-11-08T10:25:00Z">
                  <w:rPr>
                    <w:rFonts w:asciiTheme="minorHAnsi" w:hAnsiTheme="minorHAnsi"/>
                    <w:color w:val="0000FF"/>
                    <w:sz w:val="22"/>
                    <w:szCs w:val="22"/>
                    <w:highlight w:val="yellow"/>
                    <w:u w:val="single"/>
                  </w:rPr>
                </w:rPrChange>
              </w:rPr>
              <w:t xml:space="preserve">Subject: </w:t>
            </w:r>
            <w:del w:id="1402" w:author="aljaykum" w:date="2016-11-08T10:25:00Z">
              <w:r w:rsidRPr="00BF6CA6">
                <w:rPr>
                  <w:rFonts w:asciiTheme="minorHAnsi" w:hAnsiTheme="minorHAnsi"/>
                  <w:sz w:val="22"/>
                  <w:szCs w:val="22"/>
                  <w:rPrChange w:id="1403" w:author="aljaykum" w:date="2016-11-08T10:25:00Z">
                    <w:rPr>
                      <w:rFonts w:asciiTheme="minorHAnsi" w:hAnsiTheme="minorHAnsi"/>
                      <w:color w:val="0000FF"/>
                      <w:sz w:val="22"/>
                      <w:szCs w:val="22"/>
                      <w:u w:val="single"/>
                    </w:rPr>
                  </w:rPrChange>
                </w:rPr>
                <w:delText xml:space="preserve">Leave </w:delText>
              </w:r>
            </w:del>
            <w:ins w:id="1404" w:author="aljaykum" w:date="2016-11-08T10:25:00Z">
              <w:r w:rsidRPr="00BF6CA6">
                <w:rPr>
                  <w:rFonts w:asciiTheme="minorHAnsi" w:hAnsiTheme="minorHAnsi"/>
                  <w:sz w:val="22"/>
                  <w:szCs w:val="22"/>
                  <w:rPrChange w:id="1405" w:author="aljaykum" w:date="2016-11-08T10:25:00Z">
                    <w:rPr>
                      <w:rFonts w:asciiTheme="minorHAnsi" w:hAnsiTheme="minorHAnsi"/>
                      <w:color w:val="0000FF"/>
                      <w:sz w:val="22"/>
                      <w:szCs w:val="22"/>
                      <w:u w:val="single"/>
                    </w:rPr>
                  </w:rPrChange>
                </w:rPr>
                <w:t xml:space="preserve">&lt;Leave Type&gt; </w:t>
              </w:r>
            </w:ins>
            <w:r w:rsidRPr="00BF6CA6">
              <w:rPr>
                <w:rFonts w:asciiTheme="minorHAnsi" w:hAnsiTheme="minorHAnsi"/>
                <w:sz w:val="22"/>
                <w:szCs w:val="22"/>
                <w:rPrChange w:id="1406" w:author="aljaykum" w:date="2016-11-08T10:25:00Z">
                  <w:rPr>
                    <w:rFonts w:asciiTheme="minorHAnsi" w:hAnsiTheme="minorHAnsi"/>
                    <w:color w:val="0000FF"/>
                    <w:sz w:val="22"/>
                    <w:szCs w:val="22"/>
                    <w:u w:val="single"/>
                  </w:rPr>
                </w:rPrChange>
              </w:rPr>
              <w:t xml:space="preserve">approved by </w:t>
            </w:r>
            <w:ins w:id="1407" w:author="aljaykum" w:date="2016-11-08T10:25:00Z">
              <w:r w:rsidRPr="00BF6CA6">
                <w:rPr>
                  <w:rFonts w:asciiTheme="minorHAnsi" w:hAnsiTheme="minorHAnsi"/>
                  <w:sz w:val="22"/>
                  <w:szCs w:val="22"/>
                  <w:rPrChange w:id="1408" w:author="aljaykum" w:date="2016-11-08T10:25:00Z">
                    <w:rPr>
                      <w:rFonts w:asciiTheme="minorHAnsi" w:hAnsiTheme="minorHAnsi"/>
                      <w:color w:val="0000FF"/>
                      <w:sz w:val="22"/>
                      <w:szCs w:val="22"/>
                      <w:u w:val="single"/>
                    </w:rPr>
                  </w:rPrChange>
                </w:rPr>
                <w:t>S</w:t>
              </w:r>
            </w:ins>
            <w:del w:id="1409" w:author="aljaykum" w:date="2016-11-08T10:25:00Z">
              <w:r w:rsidRPr="00BF6CA6">
                <w:rPr>
                  <w:rFonts w:asciiTheme="minorHAnsi" w:hAnsiTheme="minorHAnsi"/>
                  <w:sz w:val="22"/>
                  <w:szCs w:val="22"/>
                  <w:rPrChange w:id="1410" w:author="aljaykum" w:date="2016-11-08T10:25:00Z">
                    <w:rPr>
                      <w:rFonts w:asciiTheme="minorHAnsi" w:hAnsiTheme="minorHAnsi"/>
                      <w:color w:val="0000FF"/>
                      <w:sz w:val="22"/>
                      <w:szCs w:val="22"/>
                      <w:u w:val="single"/>
                    </w:rPr>
                  </w:rPrChange>
                </w:rPr>
                <w:delText>s</w:delText>
              </w:r>
            </w:del>
            <w:r w:rsidRPr="00BF6CA6">
              <w:rPr>
                <w:rFonts w:asciiTheme="minorHAnsi" w:hAnsiTheme="minorHAnsi"/>
                <w:sz w:val="22"/>
                <w:szCs w:val="22"/>
                <w:rPrChange w:id="1411" w:author="aljaykum" w:date="2016-11-08T10:25:00Z">
                  <w:rPr>
                    <w:rFonts w:asciiTheme="minorHAnsi" w:hAnsiTheme="minorHAnsi"/>
                    <w:color w:val="0000FF"/>
                    <w:sz w:val="22"/>
                    <w:szCs w:val="22"/>
                    <w:u w:val="single"/>
                  </w:rPr>
                </w:rPrChange>
              </w:rPr>
              <w:t>upervisor</w:t>
            </w:r>
            <w:ins w:id="1412" w:author="aljaykum" w:date="2016-11-08T10:25:00Z">
              <w:r w:rsidRPr="00BF6CA6">
                <w:rPr>
                  <w:rFonts w:asciiTheme="minorHAnsi" w:hAnsiTheme="minorHAnsi"/>
                  <w:sz w:val="22"/>
                  <w:szCs w:val="22"/>
                  <w:rPrChange w:id="1413" w:author="aljaykum" w:date="2016-11-08T10:25:00Z">
                    <w:rPr>
                      <w:rFonts w:asciiTheme="minorHAnsi" w:hAnsiTheme="minorHAnsi"/>
                      <w:color w:val="0000FF"/>
                      <w:sz w:val="22"/>
                      <w:szCs w:val="22"/>
                      <w:u w:val="single"/>
                    </w:rPr>
                  </w:rPrChange>
                </w:rPr>
                <w:t xml:space="preserve"> &lt;Supervisor Name&gt;</w:t>
              </w:r>
            </w:ins>
          </w:p>
          <w:p w:rsidR="00866B94" w:rsidRPr="00623271" w:rsidRDefault="00866B94" w:rsidP="00866B94">
            <w:pPr>
              <w:pStyle w:val="Num1"/>
              <w:spacing w:before="0"/>
              <w:rPr>
                <w:rFonts w:asciiTheme="minorHAnsi" w:hAnsiTheme="minorHAnsi"/>
                <w:sz w:val="22"/>
                <w:szCs w:val="22"/>
                <w:rPrChange w:id="1414" w:author="aljaykum" w:date="2016-11-08T10:25:00Z">
                  <w:rPr>
                    <w:rFonts w:asciiTheme="minorHAnsi" w:hAnsiTheme="minorHAnsi"/>
                    <w:sz w:val="22"/>
                    <w:szCs w:val="22"/>
                    <w:highlight w:val="yellow"/>
                  </w:rPr>
                </w:rPrChange>
              </w:rPr>
            </w:pPr>
          </w:p>
          <w:p w:rsidR="00866B94" w:rsidRPr="00623271" w:rsidRDefault="00BF6CA6" w:rsidP="00866B94">
            <w:pPr>
              <w:pStyle w:val="Num1"/>
              <w:spacing w:before="0"/>
              <w:rPr>
                <w:rFonts w:asciiTheme="minorHAnsi" w:hAnsiTheme="minorHAnsi"/>
                <w:sz w:val="22"/>
                <w:szCs w:val="22"/>
                <w:rPrChange w:id="1415" w:author="aljaykum" w:date="2016-11-08T10:25:00Z">
                  <w:rPr>
                    <w:rFonts w:asciiTheme="minorHAnsi" w:hAnsiTheme="minorHAnsi"/>
                    <w:sz w:val="22"/>
                    <w:szCs w:val="22"/>
                    <w:highlight w:val="yellow"/>
                  </w:rPr>
                </w:rPrChange>
              </w:rPr>
            </w:pPr>
            <w:r w:rsidRPr="00BF6CA6">
              <w:rPr>
                <w:rFonts w:asciiTheme="minorHAnsi" w:hAnsiTheme="minorHAnsi"/>
                <w:sz w:val="22"/>
                <w:szCs w:val="22"/>
                <w:rPrChange w:id="1416" w:author="aljaykum" w:date="2016-11-08T10:25:00Z">
                  <w:rPr>
                    <w:rFonts w:asciiTheme="minorHAnsi" w:hAnsiTheme="minorHAnsi"/>
                    <w:color w:val="0000FF"/>
                    <w:sz w:val="22"/>
                    <w:szCs w:val="22"/>
                    <w:highlight w:val="yellow"/>
                    <w:u w:val="single"/>
                  </w:rPr>
                </w:rPrChange>
              </w:rPr>
              <w:t>Body:</w:t>
            </w:r>
          </w:p>
          <w:p w:rsidR="00866B94" w:rsidRPr="00623271" w:rsidRDefault="00BF6CA6" w:rsidP="00866B94">
            <w:pPr>
              <w:rPr>
                <w:rFonts w:asciiTheme="minorHAnsi" w:hAnsiTheme="minorHAnsi"/>
                <w:sz w:val="22"/>
                <w:szCs w:val="22"/>
                <w:rPrChange w:id="1417" w:author="aljaykum" w:date="2016-11-08T10:25:00Z">
                  <w:rPr>
                    <w:rFonts w:asciiTheme="minorHAnsi" w:hAnsiTheme="minorHAnsi"/>
                  </w:rPr>
                </w:rPrChange>
              </w:rPr>
            </w:pPr>
            <w:r w:rsidRPr="00BF6CA6">
              <w:rPr>
                <w:rFonts w:asciiTheme="minorHAnsi" w:hAnsiTheme="minorHAnsi"/>
                <w:sz w:val="22"/>
                <w:szCs w:val="22"/>
                <w:rPrChange w:id="1418" w:author="aljaykum" w:date="2016-11-08T10:25:00Z">
                  <w:rPr>
                    <w:rFonts w:asciiTheme="minorHAnsi" w:hAnsiTheme="minorHAnsi"/>
                    <w:color w:val="0000FF"/>
                    <w:u w:val="single"/>
                  </w:rPr>
                </w:rPrChange>
              </w:rPr>
              <w:lastRenderedPageBreak/>
              <w:t xml:space="preserve">Hi, </w:t>
            </w:r>
            <w:r w:rsidRPr="00BF6CA6">
              <w:rPr>
                <w:rFonts w:asciiTheme="minorHAnsi" w:hAnsiTheme="minorHAnsi"/>
                <w:sz w:val="22"/>
                <w:szCs w:val="22"/>
                <w:rPrChange w:id="1419" w:author="aljaykum" w:date="2016-11-08T10:25:00Z">
                  <w:rPr>
                    <w:rFonts w:asciiTheme="minorHAnsi" w:hAnsiTheme="minorHAnsi"/>
                    <w:color w:val="0000FF"/>
                    <w:u w:val="single"/>
                  </w:rPr>
                </w:rPrChange>
              </w:rPr>
              <w:br/>
            </w:r>
            <w:r w:rsidRPr="00BF6CA6">
              <w:rPr>
                <w:rFonts w:asciiTheme="minorHAnsi" w:hAnsiTheme="minorHAnsi"/>
                <w:sz w:val="22"/>
                <w:szCs w:val="22"/>
                <w:rPrChange w:id="1420" w:author="aljaykum" w:date="2016-11-08T10:25:00Z">
                  <w:rPr>
                    <w:rFonts w:asciiTheme="minorHAnsi" w:hAnsiTheme="minorHAnsi"/>
                    <w:color w:val="0000FF"/>
                    <w:u w:val="single"/>
                  </w:rPr>
                </w:rPrChange>
              </w:rPr>
              <w:br/>
              <w:t xml:space="preserve">This is to inform you that following leave </w:t>
            </w:r>
            <w:del w:id="1421" w:author="aljaykum" w:date="2016-11-08T10:26:00Z">
              <w:r w:rsidRPr="00BF6CA6">
                <w:rPr>
                  <w:rFonts w:asciiTheme="minorHAnsi" w:hAnsiTheme="minorHAnsi"/>
                  <w:sz w:val="22"/>
                  <w:szCs w:val="22"/>
                  <w:rPrChange w:id="1422" w:author="aljaykum" w:date="2016-11-08T10:25:00Z">
                    <w:rPr>
                      <w:rFonts w:asciiTheme="minorHAnsi" w:hAnsiTheme="minorHAnsi"/>
                      <w:color w:val="0000FF"/>
                      <w:u w:val="single"/>
                    </w:rPr>
                  </w:rPrChange>
                </w:rPr>
                <w:delText xml:space="preserve">plan </w:delText>
              </w:r>
            </w:del>
            <w:ins w:id="1423" w:author="aljaykum" w:date="2016-11-08T10:26:00Z">
              <w:r w:rsidR="00623271">
                <w:rPr>
                  <w:rFonts w:asciiTheme="minorHAnsi" w:hAnsiTheme="minorHAnsi"/>
                  <w:sz w:val="22"/>
                  <w:szCs w:val="22"/>
                </w:rPr>
                <w:t>request</w:t>
              </w:r>
              <w:r w:rsidRPr="00BF6CA6">
                <w:rPr>
                  <w:rFonts w:asciiTheme="minorHAnsi" w:hAnsiTheme="minorHAnsi"/>
                  <w:sz w:val="22"/>
                  <w:szCs w:val="22"/>
                  <w:rPrChange w:id="1424" w:author="aljaykum" w:date="2016-11-08T10:25:00Z">
                    <w:rPr>
                      <w:rFonts w:asciiTheme="minorHAnsi" w:hAnsiTheme="minorHAnsi"/>
                      <w:color w:val="0000FF"/>
                      <w:u w:val="single"/>
                    </w:rPr>
                  </w:rPrChange>
                </w:rPr>
                <w:t xml:space="preserve"> </w:t>
              </w:r>
            </w:ins>
            <w:r w:rsidRPr="00BF6CA6">
              <w:rPr>
                <w:rFonts w:asciiTheme="minorHAnsi" w:hAnsiTheme="minorHAnsi"/>
                <w:sz w:val="22"/>
                <w:szCs w:val="22"/>
                <w:rPrChange w:id="1425" w:author="aljaykum" w:date="2016-11-08T10:25:00Z">
                  <w:rPr>
                    <w:rFonts w:asciiTheme="minorHAnsi" w:hAnsiTheme="minorHAnsi"/>
                    <w:color w:val="0000FF"/>
                    <w:u w:val="single"/>
                  </w:rPr>
                </w:rPrChange>
              </w:rPr>
              <w:t>submitted by Employee Name (ID) has been approved.</w:t>
            </w:r>
            <w:r w:rsidRPr="00BF6CA6">
              <w:rPr>
                <w:rFonts w:asciiTheme="minorHAnsi" w:hAnsiTheme="minorHAnsi"/>
                <w:sz w:val="22"/>
                <w:szCs w:val="22"/>
                <w:rPrChange w:id="1426" w:author="aljaykum" w:date="2016-11-08T10:25:00Z">
                  <w:rPr>
                    <w:rFonts w:asciiTheme="minorHAnsi" w:hAnsiTheme="minorHAnsi"/>
                    <w:color w:val="0000FF"/>
                    <w:u w:val="single"/>
                  </w:rPr>
                </w:rPrChange>
              </w:rPr>
              <w:br/>
            </w:r>
            <w:r w:rsidRPr="00BF6CA6">
              <w:rPr>
                <w:rFonts w:asciiTheme="minorHAnsi" w:hAnsiTheme="minorHAnsi"/>
                <w:sz w:val="22"/>
                <w:szCs w:val="22"/>
                <w:rPrChange w:id="1427" w:author="aljaykum" w:date="2016-11-08T10:25:00Z">
                  <w:rPr>
                    <w:rFonts w:asciiTheme="minorHAnsi" w:hAnsiTheme="minorHAnsi"/>
                    <w:color w:val="0000FF"/>
                    <w:u w:val="single"/>
                  </w:rPr>
                </w:rPrChange>
              </w:rPr>
              <w:br/>
              <w:t>This is pending for your approval.</w:t>
            </w:r>
          </w:p>
          <w:tbl>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250"/>
              <w:gridCol w:w="2250"/>
              <w:gridCol w:w="2250"/>
              <w:gridCol w:w="2250"/>
            </w:tblGrid>
            <w:tr w:rsidR="00866B94" w:rsidRPr="00623271" w:rsidTr="00867B91">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6B94" w:rsidRPr="00623271" w:rsidRDefault="00BF6CA6" w:rsidP="00867B91">
                  <w:pPr>
                    <w:jc w:val="center"/>
                    <w:rPr>
                      <w:rFonts w:asciiTheme="minorHAnsi" w:hAnsiTheme="minorHAnsi" w:cs="Times New Roman"/>
                      <w:b/>
                      <w:bCs/>
                      <w:sz w:val="22"/>
                      <w:szCs w:val="22"/>
                      <w:rPrChange w:id="1428" w:author="aljaykum" w:date="2016-11-08T10:25:00Z">
                        <w:rPr>
                          <w:rFonts w:asciiTheme="minorHAnsi" w:hAnsiTheme="minorHAnsi" w:cs="Times New Roman"/>
                          <w:b/>
                          <w:bCs/>
                          <w:sz w:val="24"/>
                          <w:szCs w:val="24"/>
                        </w:rPr>
                      </w:rPrChange>
                    </w:rPr>
                  </w:pPr>
                  <w:del w:id="1429" w:author="aljaykum" w:date="2016-11-08T10:25:00Z">
                    <w:r w:rsidRPr="00BF6CA6">
                      <w:rPr>
                        <w:rFonts w:asciiTheme="minorHAnsi" w:hAnsiTheme="minorHAnsi"/>
                        <w:b/>
                        <w:bCs/>
                        <w:sz w:val="22"/>
                        <w:szCs w:val="22"/>
                        <w:rPrChange w:id="1430" w:author="aljaykum" w:date="2016-11-08T10:25:00Z">
                          <w:rPr>
                            <w:rFonts w:asciiTheme="minorHAnsi" w:hAnsiTheme="minorHAnsi"/>
                            <w:b/>
                            <w:bCs/>
                            <w:color w:val="0000FF"/>
                            <w:u w:val="single"/>
                          </w:rPr>
                        </w:rPrChange>
                      </w:rPr>
                      <w:delText>Leave Start Date</w:delText>
                    </w:r>
                  </w:del>
                  <w:ins w:id="1431" w:author="aljaykum" w:date="2016-11-08T10:25:00Z">
                    <w:r w:rsidR="00623271">
                      <w:rPr>
                        <w:rFonts w:asciiTheme="minorHAnsi" w:hAnsiTheme="minorHAnsi"/>
                        <w:b/>
                        <w:bCs/>
                        <w:sz w:val="22"/>
                        <w:szCs w:val="22"/>
                      </w:rPr>
                      <w:t>Leave Type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6B94" w:rsidRPr="00623271" w:rsidRDefault="00BF6CA6" w:rsidP="00867B91">
                  <w:pPr>
                    <w:jc w:val="center"/>
                    <w:rPr>
                      <w:rFonts w:asciiTheme="minorHAnsi" w:hAnsiTheme="minorHAnsi" w:cs="Times New Roman"/>
                      <w:b/>
                      <w:bCs/>
                      <w:sz w:val="22"/>
                      <w:szCs w:val="22"/>
                      <w:rPrChange w:id="1432" w:author="aljaykum" w:date="2016-11-08T10:25:00Z">
                        <w:rPr>
                          <w:rFonts w:asciiTheme="minorHAnsi" w:hAnsiTheme="minorHAnsi" w:cs="Times New Roman"/>
                          <w:b/>
                          <w:bCs/>
                          <w:sz w:val="24"/>
                          <w:szCs w:val="24"/>
                        </w:rPr>
                      </w:rPrChange>
                    </w:rPr>
                  </w:pPr>
                  <w:del w:id="1433" w:author="aljaykum" w:date="2016-11-08T10:26:00Z">
                    <w:r w:rsidRPr="00BF6CA6">
                      <w:rPr>
                        <w:rFonts w:asciiTheme="minorHAnsi" w:hAnsiTheme="minorHAnsi"/>
                        <w:b/>
                        <w:bCs/>
                        <w:sz w:val="22"/>
                        <w:szCs w:val="22"/>
                        <w:rPrChange w:id="1434" w:author="aljaykum" w:date="2016-11-08T10:25:00Z">
                          <w:rPr>
                            <w:rFonts w:asciiTheme="minorHAnsi" w:hAnsiTheme="minorHAnsi"/>
                            <w:b/>
                            <w:bCs/>
                            <w:color w:val="0000FF"/>
                            <w:u w:val="single"/>
                          </w:rPr>
                        </w:rPrChange>
                      </w:rPr>
                      <w:delText>Leave End Date</w:delText>
                    </w:r>
                  </w:del>
                  <w:ins w:id="1435" w:author="aljaykum" w:date="2016-11-08T10:26:00Z">
                    <w:r w:rsidR="00623271">
                      <w:rPr>
                        <w:rFonts w:asciiTheme="minorHAnsi" w:hAnsiTheme="minorHAnsi"/>
                        <w:b/>
                        <w:bCs/>
                        <w:sz w:val="22"/>
                        <w:szCs w:val="22"/>
                      </w:rPr>
                      <w:t>Start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6B94" w:rsidRPr="00623271" w:rsidRDefault="00BF6CA6" w:rsidP="00867B91">
                  <w:pPr>
                    <w:jc w:val="center"/>
                    <w:rPr>
                      <w:rFonts w:asciiTheme="minorHAnsi" w:hAnsiTheme="minorHAnsi" w:cs="Times New Roman"/>
                      <w:b/>
                      <w:bCs/>
                      <w:sz w:val="22"/>
                      <w:szCs w:val="22"/>
                      <w:rPrChange w:id="1436" w:author="aljaykum" w:date="2016-11-08T10:25:00Z">
                        <w:rPr>
                          <w:rFonts w:asciiTheme="minorHAnsi" w:hAnsiTheme="minorHAnsi" w:cs="Times New Roman"/>
                          <w:b/>
                          <w:bCs/>
                          <w:sz w:val="24"/>
                          <w:szCs w:val="24"/>
                        </w:rPr>
                      </w:rPrChange>
                    </w:rPr>
                  </w:pPr>
                  <w:del w:id="1437" w:author="aljaykum" w:date="2016-11-08T10:26:00Z">
                    <w:r w:rsidRPr="00BF6CA6">
                      <w:rPr>
                        <w:rFonts w:asciiTheme="minorHAnsi" w:hAnsiTheme="minorHAnsi"/>
                        <w:b/>
                        <w:bCs/>
                        <w:sz w:val="22"/>
                        <w:szCs w:val="22"/>
                        <w:rPrChange w:id="1438" w:author="aljaykum" w:date="2016-11-08T10:25:00Z">
                          <w:rPr>
                            <w:rFonts w:asciiTheme="minorHAnsi" w:hAnsiTheme="minorHAnsi"/>
                            <w:b/>
                            <w:bCs/>
                            <w:color w:val="0000FF"/>
                            <w:u w:val="single"/>
                          </w:rPr>
                        </w:rPrChange>
                      </w:rPr>
                      <w:delText>Leave Type</w:delText>
                    </w:r>
                  </w:del>
                  <w:ins w:id="1439" w:author="aljaykum" w:date="2016-11-08T10:26:00Z">
                    <w:r w:rsidR="00623271">
                      <w:rPr>
                        <w:rFonts w:asciiTheme="minorHAnsi" w:hAnsiTheme="minorHAnsi"/>
                        <w:b/>
                        <w:bCs/>
                        <w:sz w:val="22"/>
                        <w:szCs w:val="22"/>
                      </w:rPr>
                      <w:t>End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6B94" w:rsidRPr="00623271" w:rsidRDefault="00BF6CA6" w:rsidP="00867B91">
                  <w:pPr>
                    <w:jc w:val="center"/>
                    <w:rPr>
                      <w:rFonts w:asciiTheme="minorHAnsi" w:hAnsiTheme="minorHAnsi" w:cs="Times New Roman"/>
                      <w:b/>
                      <w:bCs/>
                      <w:sz w:val="22"/>
                      <w:szCs w:val="22"/>
                      <w:rPrChange w:id="1440" w:author="aljaykum" w:date="2016-11-08T10:25:00Z">
                        <w:rPr>
                          <w:rFonts w:asciiTheme="minorHAnsi" w:hAnsiTheme="minorHAnsi" w:cs="Times New Roman"/>
                          <w:b/>
                          <w:bCs/>
                          <w:sz w:val="24"/>
                          <w:szCs w:val="24"/>
                        </w:rPr>
                      </w:rPrChange>
                    </w:rPr>
                  </w:pPr>
                  <w:del w:id="1441" w:author="aljaykum" w:date="2016-11-08T10:26:00Z">
                    <w:r w:rsidRPr="00BF6CA6">
                      <w:rPr>
                        <w:rFonts w:asciiTheme="minorHAnsi" w:hAnsiTheme="minorHAnsi"/>
                        <w:b/>
                        <w:bCs/>
                        <w:sz w:val="22"/>
                        <w:szCs w:val="22"/>
                        <w:rPrChange w:id="1442" w:author="aljaykum" w:date="2016-11-08T10:25:00Z">
                          <w:rPr>
                            <w:rFonts w:asciiTheme="minorHAnsi" w:hAnsiTheme="minorHAnsi"/>
                            <w:b/>
                            <w:bCs/>
                            <w:color w:val="0000FF"/>
                            <w:u w:val="single"/>
                          </w:rPr>
                        </w:rPrChange>
                      </w:rPr>
                      <w:delText>Effective No. Of leave</w:delText>
                    </w:r>
                  </w:del>
                  <w:ins w:id="1443" w:author="aljaykum" w:date="2016-11-08T10:26:00Z">
                    <w:r w:rsidR="00623271">
                      <w:rPr>
                        <w:rFonts w:asciiTheme="minorHAnsi" w:hAnsiTheme="minorHAnsi"/>
                        <w:b/>
                        <w:bCs/>
                        <w:sz w:val="22"/>
                        <w:szCs w:val="22"/>
                      </w:rPr>
                      <w:t>Effective Leave</w:t>
                    </w:r>
                  </w:ins>
                </w:p>
              </w:tc>
            </w:tr>
            <w:tr w:rsidR="00866B94" w:rsidRPr="00623271" w:rsidTr="00867B91">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6B94" w:rsidRPr="00623271" w:rsidRDefault="00866B94" w:rsidP="00867B91">
                  <w:pPr>
                    <w:rPr>
                      <w:rFonts w:asciiTheme="minorHAnsi" w:hAnsiTheme="minorHAnsi" w:cs="Times New Roman"/>
                      <w:sz w:val="22"/>
                      <w:szCs w:val="22"/>
                      <w:rPrChange w:id="1444" w:author="aljaykum" w:date="2016-11-08T10:25: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6B94" w:rsidRPr="00623271" w:rsidRDefault="00866B94" w:rsidP="00867B91">
                  <w:pPr>
                    <w:rPr>
                      <w:rFonts w:asciiTheme="minorHAnsi" w:hAnsiTheme="minorHAnsi" w:cs="Times New Roman"/>
                      <w:sz w:val="22"/>
                      <w:szCs w:val="22"/>
                      <w:rPrChange w:id="1445" w:author="aljaykum" w:date="2016-11-08T10:25: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6B94" w:rsidRPr="00623271" w:rsidRDefault="00BF6CA6" w:rsidP="00867B91">
                  <w:pPr>
                    <w:rPr>
                      <w:rFonts w:asciiTheme="minorHAnsi" w:hAnsiTheme="minorHAnsi" w:cs="Times New Roman"/>
                      <w:sz w:val="22"/>
                      <w:szCs w:val="22"/>
                      <w:rPrChange w:id="1446" w:author="aljaykum" w:date="2016-11-08T10:25:00Z">
                        <w:rPr>
                          <w:rFonts w:asciiTheme="minorHAnsi" w:hAnsiTheme="minorHAnsi" w:cs="Times New Roman"/>
                          <w:sz w:val="24"/>
                          <w:szCs w:val="24"/>
                        </w:rPr>
                      </w:rPrChange>
                    </w:rPr>
                  </w:pPr>
                  <w:del w:id="1447" w:author="aljaykum" w:date="2016-11-08T10:26:00Z">
                    <w:r w:rsidRPr="00BF6CA6">
                      <w:rPr>
                        <w:rFonts w:asciiTheme="minorHAnsi" w:hAnsiTheme="minorHAnsi"/>
                        <w:sz w:val="22"/>
                        <w:szCs w:val="22"/>
                        <w:rPrChange w:id="1448" w:author="aljaykum" w:date="2016-11-08T10:25:00Z">
                          <w:rPr>
                            <w:rFonts w:asciiTheme="minorHAnsi" w:hAnsiTheme="minorHAnsi"/>
                            <w:color w:val="0000FF"/>
                            <w:u w:val="single"/>
                          </w:rPr>
                        </w:rPrChange>
                      </w:rPr>
                      <w:delText>Personal Days</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6B94" w:rsidRPr="00623271" w:rsidRDefault="00BF6CA6" w:rsidP="00867B91">
                  <w:pPr>
                    <w:rPr>
                      <w:rFonts w:asciiTheme="minorHAnsi" w:hAnsiTheme="minorHAnsi" w:cs="Times New Roman"/>
                      <w:sz w:val="22"/>
                      <w:szCs w:val="22"/>
                      <w:rPrChange w:id="1449" w:author="aljaykum" w:date="2016-11-08T10:25:00Z">
                        <w:rPr>
                          <w:rFonts w:asciiTheme="minorHAnsi" w:hAnsiTheme="minorHAnsi" w:cs="Times New Roman"/>
                          <w:sz w:val="24"/>
                          <w:szCs w:val="24"/>
                        </w:rPr>
                      </w:rPrChange>
                    </w:rPr>
                  </w:pPr>
                  <w:r w:rsidRPr="00BF6CA6">
                    <w:rPr>
                      <w:rFonts w:asciiTheme="minorHAnsi" w:hAnsiTheme="minorHAnsi"/>
                      <w:sz w:val="22"/>
                      <w:szCs w:val="22"/>
                      <w:rPrChange w:id="1450" w:author="aljaykum" w:date="2016-11-08T10:25:00Z">
                        <w:rPr>
                          <w:rFonts w:asciiTheme="minorHAnsi" w:hAnsiTheme="minorHAnsi"/>
                          <w:color w:val="0000FF"/>
                          <w:u w:val="single"/>
                        </w:rPr>
                      </w:rPrChange>
                    </w:rPr>
                    <w:t>&lt;&gt; hours(s)</w:t>
                  </w:r>
                </w:p>
              </w:tc>
            </w:tr>
          </w:tbl>
          <w:p w:rsidR="00866B94" w:rsidRPr="00623271" w:rsidRDefault="00BF6CA6" w:rsidP="00866B94">
            <w:pPr>
              <w:rPr>
                <w:rFonts w:asciiTheme="minorHAnsi" w:hAnsiTheme="minorHAnsi"/>
                <w:sz w:val="22"/>
                <w:szCs w:val="22"/>
                <w:rPrChange w:id="1451" w:author="aljaykum" w:date="2016-11-08T10:25:00Z">
                  <w:rPr>
                    <w:rFonts w:asciiTheme="minorHAnsi" w:hAnsiTheme="minorHAnsi"/>
                  </w:rPr>
                </w:rPrChange>
              </w:rPr>
            </w:pPr>
            <w:r w:rsidRPr="00BF6CA6">
              <w:rPr>
                <w:rFonts w:asciiTheme="minorHAnsi" w:hAnsiTheme="minorHAnsi"/>
                <w:sz w:val="22"/>
                <w:szCs w:val="22"/>
                <w:rPrChange w:id="1452" w:author="aljaykum" w:date="2016-11-08T10:25:00Z">
                  <w:rPr>
                    <w:rFonts w:asciiTheme="minorHAnsi" w:hAnsiTheme="minorHAnsi"/>
                    <w:color w:val="0000FF"/>
                    <w:u w:val="single"/>
                  </w:rPr>
                </w:rPrChange>
              </w:rPr>
              <w:br/>
              <w:t>Approver Remarks: &lt;Remarks&gt;</w:t>
            </w:r>
            <w:r w:rsidRPr="00BF6CA6">
              <w:rPr>
                <w:rFonts w:asciiTheme="minorHAnsi" w:hAnsiTheme="minorHAnsi"/>
                <w:sz w:val="22"/>
                <w:szCs w:val="22"/>
                <w:rPrChange w:id="1453" w:author="aljaykum" w:date="2016-11-08T10:25:00Z">
                  <w:rPr>
                    <w:rFonts w:asciiTheme="minorHAnsi" w:hAnsiTheme="minorHAnsi"/>
                    <w:color w:val="0000FF"/>
                    <w:u w:val="single"/>
                  </w:rPr>
                </w:rPrChange>
              </w:rPr>
              <w:br/>
            </w:r>
            <w:r w:rsidRPr="00BF6CA6">
              <w:rPr>
                <w:rFonts w:asciiTheme="minorHAnsi" w:hAnsiTheme="minorHAnsi"/>
                <w:sz w:val="22"/>
                <w:szCs w:val="22"/>
                <w:rPrChange w:id="1454" w:author="aljaykum" w:date="2016-11-08T10:25:00Z">
                  <w:rPr>
                    <w:rFonts w:asciiTheme="minorHAnsi" w:hAnsiTheme="minorHAnsi"/>
                    <w:color w:val="0000FF"/>
                    <w:u w:val="single"/>
                  </w:rPr>
                </w:rPrChange>
              </w:rPr>
              <w:br/>
              <w:t xml:space="preserve">Note: </w:t>
            </w:r>
          </w:p>
          <w:p w:rsidR="00866B94" w:rsidRPr="00623271" w:rsidRDefault="00BF6CA6" w:rsidP="00866B94">
            <w:pPr>
              <w:numPr>
                <w:ilvl w:val="0"/>
                <w:numId w:val="55"/>
              </w:numPr>
              <w:kinsoku/>
              <w:spacing w:before="100" w:beforeAutospacing="1" w:after="100" w:afterAutospacing="1" w:line="240" w:lineRule="auto"/>
              <w:rPr>
                <w:rFonts w:asciiTheme="minorHAnsi" w:hAnsiTheme="minorHAnsi"/>
                <w:sz w:val="22"/>
                <w:szCs w:val="22"/>
                <w:rPrChange w:id="1455" w:author="aljaykum" w:date="2016-11-08T10:25:00Z">
                  <w:rPr>
                    <w:rFonts w:asciiTheme="minorHAnsi" w:hAnsiTheme="minorHAnsi"/>
                  </w:rPr>
                </w:rPrChange>
              </w:rPr>
            </w:pPr>
            <w:r w:rsidRPr="00BF6CA6">
              <w:rPr>
                <w:rFonts w:asciiTheme="minorHAnsi" w:hAnsiTheme="minorHAnsi"/>
                <w:sz w:val="22"/>
                <w:szCs w:val="22"/>
                <w:rPrChange w:id="1456" w:author="aljaykum" w:date="2016-11-08T10:25:00Z">
                  <w:rPr>
                    <w:rFonts w:asciiTheme="minorHAnsi" w:hAnsiTheme="minorHAnsi"/>
                    <w:color w:val="0000FF"/>
                    <w:u w:val="single"/>
                  </w:rPr>
                </w:rPrChange>
              </w:rPr>
              <w:t xml:space="preserve">Please login to </w:t>
            </w:r>
            <w:r w:rsidRPr="00BF6CA6">
              <w:rPr>
                <w:rFonts w:asciiTheme="minorHAnsi" w:hAnsiTheme="minorHAnsi"/>
                <w:sz w:val="22"/>
                <w:szCs w:val="22"/>
                <w:rPrChange w:id="1457" w:author="aljaykum" w:date="2016-11-08T10:25:00Z">
                  <w:rPr>
                    <w:color w:val="0000FF"/>
                    <w:u w:val="single"/>
                  </w:rPr>
                </w:rPrChange>
              </w:rPr>
              <w:fldChar w:fldCharType="begin"/>
            </w:r>
            <w:r w:rsidRPr="00BF6CA6">
              <w:rPr>
                <w:rFonts w:asciiTheme="minorHAnsi" w:hAnsiTheme="minorHAnsi"/>
                <w:sz w:val="22"/>
                <w:szCs w:val="22"/>
                <w:rPrChange w:id="1458" w:author="aljaykum" w:date="2016-11-08T10:25:00Z">
                  <w:rPr>
                    <w:color w:val="0000FF"/>
                    <w:u w:val="single"/>
                  </w:rPr>
                </w:rPrChange>
              </w:rPr>
              <w:instrText>HYPERLINK "https://lms.fs.capgemini.com"</w:instrText>
            </w:r>
            <w:r w:rsidRPr="00BF6CA6">
              <w:rPr>
                <w:rFonts w:asciiTheme="minorHAnsi" w:hAnsiTheme="minorHAnsi"/>
                <w:sz w:val="22"/>
                <w:szCs w:val="22"/>
                <w:rPrChange w:id="1459" w:author="aljaykum" w:date="2016-11-08T10:25:00Z">
                  <w:rPr>
                    <w:color w:val="0000FF"/>
                    <w:u w:val="single"/>
                  </w:rPr>
                </w:rPrChange>
              </w:rPr>
              <w:fldChar w:fldCharType="separate"/>
            </w:r>
            <w:r w:rsidRPr="00BF6CA6">
              <w:rPr>
                <w:rStyle w:val="Hyperlink"/>
                <w:rFonts w:asciiTheme="minorHAnsi" w:hAnsiTheme="minorHAnsi"/>
                <w:sz w:val="22"/>
                <w:szCs w:val="22"/>
                <w:rPrChange w:id="1460" w:author="aljaykum" w:date="2016-11-08T10:25:00Z">
                  <w:rPr>
                    <w:rStyle w:val="Hyperlink"/>
                    <w:rFonts w:asciiTheme="minorHAnsi" w:hAnsiTheme="minorHAnsi"/>
                  </w:rPr>
                </w:rPrChange>
              </w:rPr>
              <w:t>&lt;new</w:t>
            </w:r>
            <w:r w:rsidRPr="00BF6CA6">
              <w:rPr>
                <w:rFonts w:asciiTheme="minorHAnsi" w:hAnsiTheme="minorHAnsi"/>
                <w:sz w:val="22"/>
                <w:szCs w:val="22"/>
                <w:rPrChange w:id="1461" w:author="aljaykum" w:date="2016-11-08T10:25:00Z">
                  <w:rPr>
                    <w:color w:val="0000FF"/>
                    <w:u w:val="single"/>
                  </w:rPr>
                </w:rPrChange>
              </w:rPr>
              <w:fldChar w:fldCharType="end"/>
            </w:r>
            <w:r w:rsidRPr="00BF6CA6">
              <w:rPr>
                <w:rFonts w:asciiTheme="minorHAnsi" w:hAnsiTheme="minorHAnsi"/>
                <w:sz w:val="22"/>
                <w:szCs w:val="22"/>
                <w:rPrChange w:id="1462" w:author="aljaykum" w:date="2016-11-08T10:25:00Z">
                  <w:rPr>
                    <w:rFonts w:asciiTheme="minorHAnsi" w:hAnsiTheme="minorHAnsi"/>
                    <w:color w:val="0000FF"/>
                    <w:u w:val="single"/>
                  </w:rPr>
                </w:rPrChange>
              </w:rPr>
              <w:t xml:space="preserve"> LMS url&gt; to access LMS application </w:t>
            </w:r>
          </w:p>
          <w:p w:rsidR="00866B94" w:rsidRPr="00623271" w:rsidRDefault="00BF6CA6" w:rsidP="00866B94">
            <w:pPr>
              <w:numPr>
                <w:ilvl w:val="0"/>
                <w:numId w:val="55"/>
              </w:numPr>
              <w:kinsoku/>
              <w:spacing w:before="100" w:beforeAutospacing="1" w:after="100" w:afterAutospacing="1" w:line="240" w:lineRule="auto"/>
              <w:rPr>
                <w:rFonts w:asciiTheme="minorHAnsi" w:hAnsiTheme="minorHAnsi"/>
                <w:sz w:val="22"/>
                <w:szCs w:val="22"/>
                <w:rPrChange w:id="1463" w:author="aljaykum" w:date="2016-11-08T10:25:00Z">
                  <w:rPr>
                    <w:rFonts w:asciiTheme="minorHAnsi" w:hAnsiTheme="minorHAnsi"/>
                  </w:rPr>
                </w:rPrChange>
              </w:rPr>
            </w:pPr>
            <w:r w:rsidRPr="00BF6CA6">
              <w:rPr>
                <w:rFonts w:asciiTheme="minorHAnsi" w:hAnsiTheme="minorHAnsi"/>
                <w:sz w:val="22"/>
                <w:szCs w:val="22"/>
                <w:rPrChange w:id="1464" w:author="aljaykum" w:date="2016-11-08T10:25: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465" w:author="aljaykum" w:date="2016-11-08T10:25:00Z">
                  <w:rPr>
                    <w:color w:val="0000FF"/>
                    <w:u w:val="single"/>
                  </w:rPr>
                </w:rPrChange>
              </w:rPr>
              <w:fldChar w:fldCharType="begin"/>
            </w:r>
            <w:r w:rsidRPr="00BF6CA6">
              <w:rPr>
                <w:rFonts w:asciiTheme="minorHAnsi" w:hAnsiTheme="minorHAnsi"/>
                <w:sz w:val="22"/>
                <w:szCs w:val="22"/>
                <w:rPrChange w:id="1466" w:author="aljaykum" w:date="2016-11-08T10:25: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467" w:author="aljaykum" w:date="2016-11-08T10:25:00Z">
                  <w:rPr>
                    <w:color w:val="0000FF"/>
                    <w:u w:val="single"/>
                  </w:rPr>
                </w:rPrChange>
              </w:rPr>
              <w:fldChar w:fldCharType="separate"/>
            </w:r>
            <w:r w:rsidRPr="00BF6CA6">
              <w:rPr>
                <w:rStyle w:val="Hyperlink"/>
                <w:rFonts w:asciiTheme="minorHAnsi" w:hAnsiTheme="minorHAnsi"/>
                <w:sz w:val="22"/>
                <w:szCs w:val="22"/>
                <w:rPrChange w:id="1468" w:author="aljaykum" w:date="2016-11-08T10:25:00Z">
                  <w:rPr>
                    <w:rStyle w:val="Hyperlink"/>
                    <w:rFonts w:asciiTheme="minorHAnsi" w:hAnsiTheme="minorHAnsi"/>
                  </w:rPr>
                </w:rPrChange>
              </w:rPr>
              <w:t>FS SBU Service desk portal</w:t>
            </w:r>
            <w:r w:rsidRPr="00BF6CA6">
              <w:rPr>
                <w:rFonts w:asciiTheme="minorHAnsi" w:hAnsiTheme="minorHAnsi"/>
                <w:sz w:val="22"/>
                <w:szCs w:val="22"/>
                <w:rPrChange w:id="1469" w:author="aljaykum" w:date="2016-11-08T10:25:00Z">
                  <w:rPr>
                    <w:color w:val="0000FF"/>
                    <w:u w:val="single"/>
                  </w:rPr>
                </w:rPrChange>
              </w:rPr>
              <w:fldChar w:fldCharType="end"/>
            </w:r>
            <w:r w:rsidRPr="00BF6CA6">
              <w:rPr>
                <w:rFonts w:asciiTheme="minorHAnsi" w:hAnsiTheme="minorHAnsi"/>
                <w:sz w:val="22"/>
                <w:szCs w:val="22"/>
                <w:rPrChange w:id="1470" w:author="aljaykum" w:date="2016-11-08T10:25:00Z">
                  <w:rPr>
                    <w:rFonts w:asciiTheme="minorHAnsi" w:hAnsiTheme="minorHAnsi"/>
                    <w:color w:val="0000FF"/>
                    <w:u w:val="single"/>
                  </w:rPr>
                </w:rPrChange>
              </w:rPr>
              <w:t xml:space="preserve"> (Employee Management &gt;&gt; Leave Management System). </w:t>
            </w:r>
          </w:p>
          <w:p w:rsidR="00866B94" w:rsidRPr="00623271" w:rsidRDefault="00BF6CA6" w:rsidP="00866B94">
            <w:pPr>
              <w:numPr>
                <w:ilvl w:val="0"/>
                <w:numId w:val="55"/>
              </w:numPr>
              <w:kinsoku/>
              <w:spacing w:before="100" w:beforeAutospacing="1" w:after="100" w:afterAutospacing="1" w:line="240" w:lineRule="auto"/>
              <w:rPr>
                <w:rFonts w:asciiTheme="minorHAnsi" w:hAnsiTheme="minorHAnsi"/>
                <w:sz w:val="22"/>
                <w:szCs w:val="22"/>
                <w:rPrChange w:id="1471" w:author="aljaykum" w:date="2016-11-08T10:25:00Z">
                  <w:rPr>
                    <w:rFonts w:asciiTheme="minorHAnsi" w:hAnsiTheme="minorHAnsi"/>
                  </w:rPr>
                </w:rPrChange>
              </w:rPr>
            </w:pPr>
            <w:r w:rsidRPr="00BF6CA6">
              <w:rPr>
                <w:rFonts w:asciiTheme="minorHAnsi" w:hAnsiTheme="minorHAnsi"/>
                <w:sz w:val="22"/>
                <w:szCs w:val="22"/>
                <w:rPrChange w:id="1472" w:author="aljaykum" w:date="2016-11-08T10:25:00Z">
                  <w:rPr>
                    <w:rFonts w:asciiTheme="minorHAnsi" w:hAnsiTheme="minorHAnsi"/>
                    <w:color w:val="0000FF"/>
                    <w:u w:val="single"/>
                  </w:rPr>
                </w:rPrChange>
              </w:rPr>
              <w:t xml:space="preserve">Contact Person: Michelle Odisho </w:t>
            </w:r>
          </w:p>
          <w:p w:rsidR="00866B94" w:rsidRPr="00623271" w:rsidRDefault="00BF6CA6" w:rsidP="00866B94">
            <w:pPr>
              <w:pStyle w:val="Num1"/>
              <w:spacing w:before="0"/>
              <w:rPr>
                <w:rFonts w:asciiTheme="minorHAnsi" w:hAnsiTheme="minorHAnsi"/>
                <w:sz w:val="22"/>
                <w:szCs w:val="22"/>
              </w:rPr>
            </w:pPr>
            <w:r w:rsidRPr="00BF6CA6">
              <w:rPr>
                <w:rFonts w:asciiTheme="minorHAnsi" w:hAnsiTheme="minorHAnsi"/>
                <w:sz w:val="22"/>
                <w:szCs w:val="22"/>
                <w:rPrChange w:id="1473" w:author="aljaykum" w:date="2016-11-08T10:25:00Z">
                  <w:rPr>
                    <w:rFonts w:asciiTheme="minorHAnsi" w:hAnsiTheme="minorHAnsi"/>
                    <w:color w:val="0000FF"/>
                    <w:u w:val="single"/>
                  </w:rPr>
                </w:rPrChange>
              </w:rPr>
              <w:br/>
              <w:t>Regards,</w:t>
            </w:r>
            <w:r w:rsidRPr="00BF6CA6">
              <w:rPr>
                <w:rFonts w:asciiTheme="minorHAnsi" w:hAnsiTheme="minorHAnsi"/>
                <w:sz w:val="22"/>
                <w:szCs w:val="22"/>
                <w:rPrChange w:id="1474" w:author="aljaykum" w:date="2016-11-08T10:25:00Z">
                  <w:rPr>
                    <w:rFonts w:asciiTheme="minorHAnsi" w:hAnsiTheme="minorHAnsi"/>
                    <w:color w:val="0000FF"/>
                    <w:u w:val="single"/>
                  </w:rPr>
                </w:rPrChange>
              </w:rPr>
              <w:br/>
              <w:t>Employee Name(ID)</w:t>
            </w:r>
          </w:p>
        </w:tc>
      </w:tr>
    </w:tbl>
    <w:p w:rsidR="00783519" w:rsidRDefault="00783519">
      <w:pPr>
        <w:pStyle w:val="Num1"/>
        <w:spacing w:before="0"/>
        <w:rPr>
          <w:rFonts w:asciiTheme="minorHAnsi" w:hAnsiTheme="minorHAnsi"/>
          <w:sz w:val="22"/>
          <w:szCs w:val="22"/>
        </w:rPr>
      </w:pPr>
    </w:p>
    <w:p w:rsidR="00912C74" w:rsidRPr="008E6B5A" w:rsidRDefault="00912C74" w:rsidP="00912C74">
      <w:pPr>
        <w:pStyle w:val="Num1"/>
        <w:spacing w:before="0"/>
        <w:rPr>
          <w:rFonts w:asciiTheme="minorHAnsi" w:hAnsiTheme="minorHAnsi"/>
          <w:u w:val="single"/>
        </w:rPr>
      </w:pPr>
    </w:p>
    <w:p w:rsidR="00912C74" w:rsidRPr="00623271" w:rsidRDefault="00BF6CA6" w:rsidP="00912C74">
      <w:pPr>
        <w:pStyle w:val="Num1"/>
        <w:spacing w:before="0"/>
        <w:rPr>
          <w:rFonts w:asciiTheme="minorHAnsi" w:hAnsiTheme="minorHAnsi"/>
          <w:sz w:val="22"/>
          <w:szCs w:val="22"/>
          <w:u w:val="single"/>
          <w:rPrChange w:id="1475" w:author="aljaykum" w:date="2016-11-08T10:26:00Z">
            <w:rPr>
              <w:rFonts w:asciiTheme="minorHAnsi" w:hAnsiTheme="minorHAnsi"/>
              <w:u w:val="single"/>
            </w:rPr>
          </w:rPrChange>
        </w:rPr>
      </w:pPr>
      <w:bookmarkStart w:id="1476" w:name="Sabbatical"/>
      <w:r w:rsidRPr="00BF6CA6">
        <w:rPr>
          <w:rFonts w:asciiTheme="minorHAnsi" w:hAnsiTheme="minorHAnsi"/>
          <w:sz w:val="22"/>
          <w:szCs w:val="22"/>
          <w:u w:val="single"/>
          <w:rPrChange w:id="1477" w:author="aljaykum" w:date="2016-11-08T10:26:00Z">
            <w:rPr>
              <w:rFonts w:asciiTheme="minorHAnsi" w:hAnsiTheme="minorHAnsi"/>
              <w:color w:val="0000FF"/>
              <w:u w:val="single"/>
            </w:rPr>
          </w:rPrChange>
        </w:rPr>
        <w:t>Apply Sabbatical Leave</w:t>
      </w:r>
      <w:bookmarkEnd w:id="1476"/>
    </w:p>
    <w:p w:rsidR="00912C74" w:rsidRPr="008E6B5A" w:rsidRDefault="00AA5576" w:rsidP="00912C74">
      <w:pPr>
        <w:pStyle w:val="Num1"/>
        <w:numPr>
          <w:ilvl w:val="0"/>
          <w:numId w:val="36"/>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Sabbatical Leave</w:t>
      </w:r>
    </w:p>
    <w:p w:rsidR="00912C74" w:rsidRPr="008E6B5A" w:rsidRDefault="00AA5576" w:rsidP="00912C74">
      <w:pPr>
        <w:pStyle w:val="Num1"/>
        <w:numPr>
          <w:ilvl w:val="1"/>
          <w:numId w:val="36"/>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6"/>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912C74" w:rsidRPr="008E6B5A" w:rsidRDefault="00AA5576" w:rsidP="00912C74">
      <w:pPr>
        <w:pStyle w:val="Num1"/>
        <w:numPr>
          <w:ilvl w:val="1"/>
          <w:numId w:val="36"/>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912C74" w:rsidRPr="008E6B5A" w:rsidRDefault="00AA5576" w:rsidP="00912C74">
      <w:pPr>
        <w:pStyle w:val="Num1"/>
        <w:numPr>
          <w:ilvl w:val="1"/>
          <w:numId w:val="36"/>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w:t>
      </w:r>
      <w:r w:rsidRPr="00AA5576">
        <w:rPr>
          <w:rFonts w:asciiTheme="minorHAnsi" w:hAnsiTheme="minorHAnsi"/>
          <w:sz w:val="22"/>
          <w:szCs w:val="22"/>
        </w:rPr>
        <w:tab/>
      </w:r>
    </w:p>
    <w:p w:rsidR="00783519" w:rsidRDefault="00AA5576">
      <w:pPr>
        <w:pStyle w:val="Num1"/>
        <w:numPr>
          <w:ilvl w:val="0"/>
          <w:numId w:val="36"/>
        </w:numPr>
        <w:spacing w:before="0"/>
        <w:rPr>
          <w:rFonts w:asciiTheme="minorHAnsi" w:hAnsiTheme="minorHAnsi"/>
          <w:sz w:val="22"/>
          <w:szCs w:val="22"/>
          <w:highlight w:val="yellow"/>
        </w:rPr>
      </w:pPr>
      <w:r w:rsidRPr="00AA5576">
        <w:rPr>
          <w:rFonts w:asciiTheme="minorHAnsi" w:hAnsiTheme="minorHAnsi"/>
          <w:sz w:val="22"/>
          <w:szCs w:val="22"/>
          <w:highlight w:val="yellow"/>
        </w:rPr>
        <w:t>&lt;No mention of it in policy document / employee handbook&gt;</w:t>
      </w:r>
    </w:p>
    <w:p w:rsidR="00783519" w:rsidRDefault="00AA5576">
      <w:pPr>
        <w:pStyle w:val="Num1"/>
        <w:numPr>
          <w:ilvl w:val="0"/>
          <w:numId w:val="36"/>
        </w:numPr>
        <w:spacing w:before="0"/>
        <w:rPr>
          <w:rFonts w:asciiTheme="minorHAnsi" w:hAnsiTheme="minorHAnsi"/>
          <w:sz w:val="22"/>
          <w:szCs w:val="22"/>
        </w:rPr>
      </w:pPr>
      <w:r w:rsidRPr="00AA5576">
        <w:rPr>
          <w:rFonts w:asciiTheme="minorHAnsi" w:hAnsiTheme="minorHAnsi"/>
          <w:sz w:val="22"/>
          <w:szCs w:val="22"/>
        </w:rPr>
        <w:t>This request in LMS will trigger an email alert to employee’s supervisor for its approval (approve/reject). Reminders will be sent to supervisor 15 days prior to leave start date.</w:t>
      </w:r>
    </w:p>
    <w:p w:rsidR="00E036DF" w:rsidRPr="008E6B5A" w:rsidRDefault="00AA5576" w:rsidP="00E036DF">
      <w:pPr>
        <w:pStyle w:val="Num1"/>
        <w:numPr>
          <w:ilvl w:val="0"/>
          <w:numId w:val="36"/>
        </w:numPr>
        <w:spacing w:before="0"/>
        <w:rPr>
          <w:rFonts w:asciiTheme="minorHAnsi" w:hAnsiTheme="minorHAnsi"/>
          <w:sz w:val="22"/>
          <w:szCs w:val="22"/>
        </w:rPr>
      </w:pPr>
      <w:r w:rsidRPr="00AA5576">
        <w:rPr>
          <w:rFonts w:asciiTheme="minorHAnsi" w:hAnsiTheme="minorHAnsi"/>
          <w:sz w:val="22"/>
          <w:szCs w:val="22"/>
        </w:rPr>
        <w:t>Once the request is approved by supervisor, an email alert will be triggered to people process team for their decision. Reminders will be sent to people process every day prior to leave start date</w:t>
      </w:r>
    </w:p>
    <w:p w:rsidR="00783519" w:rsidRDefault="00AA5576">
      <w:pPr>
        <w:pStyle w:val="Num1"/>
        <w:numPr>
          <w:ilvl w:val="0"/>
          <w:numId w:val="36"/>
        </w:numPr>
        <w:spacing w:before="0"/>
        <w:rPr>
          <w:rFonts w:asciiTheme="minorHAnsi" w:hAnsiTheme="minorHAnsi"/>
          <w:sz w:val="22"/>
          <w:szCs w:val="22"/>
        </w:rPr>
      </w:pPr>
      <w:r w:rsidRPr="00AA5576">
        <w:rPr>
          <w:rFonts w:asciiTheme="minorHAnsi" w:hAnsiTheme="minorHAnsi"/>
          <w:sz w:val="22"/>
          <w:szCs w:val="22"/>
        </w:rPr>
        <w:t>Mail to be sent</w:t>
      </w:r>
    </w:p>
    <w:tbl>
      <w:tblPr>
        <w:tblStyle w:val="TableGrid"/>
        <w:tblW w:w="0" w:type="auto"/>
        <w:tblLook w:val="04A0" w:firstRow="1" w:lastRow="0" w:firstColumn="1" w:lastColumn="0" w:noHBand="0" w:noVBand="1"/>
      </w:tblPr>
      <w:tblGrid>
        <w:gridCol w:w="8885"/>
      </w:tblGrid>
      <w:tr w:rsidR="00E036DF" w:rsidRPr="008E6B5A" w:rsidTr="00867B91">
        <w:tc>
          <w:tcPr>
            <w:tcW w:w="8885" w:type="dxa"/>
          </w:tcPr>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478" w:author="aljaykum" w:date="2016-11-08T10:26:00Z">
                  <w:rPr>
                    <w:rFonts w:asciiTheme="minorHAnsi" w:hAnsiTheme="minorHAnsi"/>
                    <w:color w:val="0000FF"/>
                    <w:sz w:val="22"/>
                    <w:szCs w:val="22"/>
                    <w:u w:val="single"/>
                  </w:rPr>
                </w:rPrChange>
              </w:rPr>
              <w:t>From: Employee</w:t>
            </w:r>
          </w:p>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479" w:author="aljaykum" w:date="2016-11-08T10:26:00Z">
                  <w:rPr>
                    <w:rFonts w:asciiTheme="minorHAnsi" w:hAnsiTheme="minorHAnsi"/>
                    <w:color w:val="0000FF"/>
                    <w:sz w:val="22"/>
                    <w:szCs w:val="22"/>
                    <w:u w:val="single"/>
                  </w:rPr>
                </w:rPrChange>
              </w:rPr>
              <w:t>To: Supervisor</w:t>
            </w:r>
          </w:p>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480" w:author="aljaykum" w:date="2016-11-08T10:26:00Z">
                  <w:rPr>
                    <w:rFonts w:asciiTheme="minorHAnsi" w:hAnsiTheme="minorHAnsi"/>
                    <w:color w:val="0000FF"/>
                    <w:sz w:val="22"/>
                    <w:szCs w:val="22"/>
                    <w:u w:val="single"/>
                  </w:rPr>
                </w:rPrChange>
              </w:rPr>
              <w:t>CC: employee</w:t>
            </w:r>
          </w:p>
          <w:p w:rsidR="00E036DF" w:rsidRPr="00623271" w:rsidRDefault="00E036DF" w:rsidP="00867B91">
            <w:pPr>
              <w:pStyle w:val="Num1"/>
              <w:spacing w:before="0"/>
              <w:rPr>
                <w:rFonts w:asciiTheme="minorHAnsi" w:hAnsiTheme="minorHAnsi"/>
                <w:sz w:val="22"/>
                <w:szCs w:val="22"/>
              </w:rPr>
            </w:pPr>
          </w:p>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481" w:author="aljaykum" w:date="2016-11-08T10:26:00Z">
                  <w:rPr>
                    <w:rFonts w:asciiTheme="minorHAnsi" w:hAnsiTheme="minorHAnsi"/>
                    <w:color w:val="0000FF"/>
                    <w:sz w:val="22"/>
                    <w:szCs w:val="22"/>
                    <w:u w:val="single"/>
                  </w:rPr>
                </w:rPrChange>
              </w:rPr>
              <w:t xml:space="preserve">Subject: </w:t>
            </w:r>
            <w:ins w:id="1482" w:author="aljaykum" w:date="2016-11-08T10:26:00Z">
              <w:r w:rsidRPr="00BF6CA6">
                <w:rPr>
                  <w:rFonts w:asciiTheme="minorHAnsi" w:hAnsiTheme="minorHAnsi"/>
                  <w:sz w:val="22"/>
                  <w:szCs w:val="22"/>
                  <w:rPrChange w:id="1483" w:author="aljaykum" w:date="2016-11-08T10:26: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484" w:author="aljaykum" w:date="2016-11-08T10:26:00Z">
                    <w:rPr>
                      <w:rFonts w:asciiTheme="minorHAnsi" w:hAnsiTheme="minorHAnsi" w:cs="Tahoma"/>
                      <w:color w:val="0000FF"/>
                      <w:sz w:val="22"/>
                      <w:szCs w:val="22"/>
                      <w:u w:val="single"/>
                    </w:rPr>
                  </w:rPrChange>
                </w:rPr>
                <w:t>submitted by &lt;Employee Name&gt;</w:t>
              </w:r>
            </w:ins>
            <w:del w:id="1485" w:author="aljaykum" w:date="2016-11-08T10:26:00Z">
              <w:r w:rsidRPr="00BF6CA6">
                <w:rPr>
                  <w:rFonts w:asciiTheme="minorHAnsi" w:hAnsiTheme="minorHAnsi"/>
                  <w:sz w:val="22"/>
                  <w:szCs w:val="22"/>
                  <w:rPrChange w:id="1486" w:author="aljaykum" w:date="2016-11-08T10:26:00Z">
                    <w:rPr>
                      <w:rFonts w:asciiTheme="minorHAnsi" w:hAnsiTheme="minorHAnsi"/>
                      <w:color w:val="0000FF"/>
                      <w:sz w:val="22"/>
                      <w:szCs w:val="22"/>
                      <w:u w:val="single"/>
                    </w:rPr>
                  </w:rPrChange>
                </w:rPr>
                <w:delText>Leave application</w:delText>
              </w:r>
            </w:del>
          </w:p>
          <w:p w:rsidR="00E036DF" w:rsidRPr="00623271" w:rsidRDefault="00E036DF" w:rsidP="00867B91">
            <w:pPr>
              <w:pStyle w:val="Num1"/>
              <w:spacing w:before="0"/>
              <w:rPr>
                <w:rFonts w:asciiTheme="minorHAnsi" w:hAnsiTheme="minorHAnsi"/>
                <w:sz w:val="22"/>
                <w:szCs w:val="22"/>
              </w:rPr>
            </w:pPr>
          </w:p>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487" w:author="aljaykum" w:date="2016-11-08T10:26:00Z">
                  <w:rPr>
                    <w:rFonts w:asciiTheme="minorHAnsi" w:hAnsiTheme="minorHAnsi"/>
                    <w:color w:val="0000FF"/>
                    <w:sz w:val="22"/>
                    <w:szCs w:val="22"/>
                    <w:u w:val="single"/>
                  </w:rPr>
                </w:rPrChange>
              </w:rPr>
              <w:t>Body:</w:t>
            </w:r>
          </w:p>
          <w:p w:rsidR="00E036DF" w:rsidRPr="00623271" w:rsidRDefault="00BF6CA6" w:rsidP="00867B91">
            <w:pPr>
              <w:spacing w:after="240"/>
              <w:rPr>
                <w:rFonts w:asciiTheme="minorHAnsi" w:hAnsiTheme="minorHAnsi"/>
                <w:sz w:val="22"/>
                <w:szCs w:val="22"/>
                <w:rPrChange w:id="1488" w:author="aljaykum" w:date="2016-11-08T10:26:00Z">
                  <w:rPr>
                    <w:rFonts w:asciiTheme="minorHAnsi" w:hAnsiTheme="minorHAnsi"/>
                  </w:rPr>
                </w:rPrChange>
              </w:rPr>
            </w:pPr>
            <w:r w:rsidRPr="00BF6CA6">
              <w:rPr>
                <w:rFonts w:asciiTheme="minorHAnsi" w:hAnsiTheme="minorHAnsi"/>
                <w:sz w:val="22"/>
                <w:szCs w:val="22"/>
                <w:rPrChange w:id="1489" w:author="aljaykum" w:date="2016-11-08T10:26:00Z">
                  <w:rPr>
                    <w:rFonts w:asciiTheme="minorHAnsi" w:hAnsiTheme="minorHAnsi"/>
                    <w:color w:val="0000FF"/>
                    <w:u w:val="single"/>
                  </w:rPr>
                </w:rPrChange>
              </w:rPr>
              <w:t xml:space="preserve">Hi, </w:t>
            </w:r>
            <w:r w:rsidRPr="00BF6CA6">
              <w:rPr>
                <w:rFonts w:asciiTheme="minorHAnsi" w:hAnsiTheme="minorHAnsi"/>
                <w:sz w:val="22"/>
                <w:szCs w:val="22"/>
                <w:rPrChange w:id="1490" w:author="aljaykum" w:date="2016-11-08T10:26:00Z">
                  <w:rPr>
                    <w:rFonts w:asciiTheme="minorHAnsi" w:hAnsiTheme="minorHAnsi"/>
                    <w:color w:val="0000FF"/>
                    <w:u w:val="single"/>
                  </w:rPr>
                </w:rPrChange>
              </w:rPr>
              <w:br/>
            </w:r>
            <w:r w:rsidRPr="00BF6CA6">
              <w:rPr>
                <w:rFonts w:asciiTheme="minorHAnsi" w:hAnsiTheme="minorHAnsi"/>
                <w:sz w:val="22"/>
                <w:szCs w:val="22"/>
                <w:rPrChange w:id="1491" w:author="aljaykum" w:date="2016-11-08T10:26:00Z">
                  <w:rPr>
                    <w:rFonts w:asciiTheme="minorHAnsi" w:hAnsiTheme="minorHAnsi"/>
                    <w:color w:val="0000FF"/>
                    <w:u w:val="single"/>
                  </w:rPr>
                </w:rPrChange>
              </w:rPr>
              <w:br/>
            </w:r>
            <w:r w:rsidRPr="00BF6CA6">
              <w:rPr>
                <w:rFonts w:asciiTheme="minorHAnsi" w:hAnsiTheme="minorHAnsi"/>
                <w:sz w:val="22"/>
                <w:szCs w:val="22"/>
                <w:rPrChange w:id="1492" w:author="aljaykum" w:date="2016-11-08T10:26:00Z">
                  <w:rPr>
                    <w:rFonts w:asciiTheme="minorHAnsi" w:hAnsiTheme="minorHAnsi"/>
                    <w:color w:val="0000FF"/>
                    <w:u w:val="single"/>
                  </w:rPr>
                </w:rPrChange>
              </w:rPr>
              <w:lastRenderedPageBreak/>
              <w:t xml:space="preserve">This is to inform you that Employee Name (ID) has submitted following leave </w:t>
            </w:r>
            <w:del w:id="1493" w:author="aljaykum" w:date="2016-11-08T10:26:00Z">
              <w:r w:rsidRPr="00BF6CA6">
                <w:rPr>
                  <w:rFonts w:asciiTheme="minorHAnsi" w:hAnsiTheme="minorHAnsi"/>
                  <w:sz w:val="22"/>
                  <w:szCs w:val="22"/>
                  <w:rPrChange w:id="1494" w:author="aljaykum" w:date="2016-11-08T10:26:00Z">
                    <w:rPr>
                      <w:rFonts w:asciiTheme="minorHAnsi" w:hAnsiTheme="minorHAnsi"/>
                      <w:color w:val="0000FF"/>
                      <w:u w:val="single"/>
                    </w:rPr>
                  </w:rPrChange>
                </w:rPr>
                <w:delText>plan</w:delText>
              </w:r>
            </w:del>
            <w:ins w:id="1495" w:author="aljaykum" w:date="2016-11-08T10:26:00Z">
              <w:r w:rsidR="00623271">
                <w:rPr>
                  <w:rFonts w:asciiTheme="minorHAnsi" w:hAnsiTheme="minorHAnsi"/>
                  <w:sz w:val="22"/>
                  <w:szCs w:val="22"/>
                </w:rPr>
                <w:t>request</w:t>
              </w:r>
            </w:ins>
            <w:r w:rsidRPr="00BF6CA6">
              <w:rPr>
                <w:rFonts w:asciiTheme="minorHAnsi" w:hAnsiTheme="minorHAnsi"/>
                <w:sz w:val="22"/>
                <w:szCs w:val="22"/>
                <w:rPrChange w:id="1496" w:author="aljaykum" w:date="2016-11-08T10:26:00Z">
                  <w:rPr>
                    <w:rFonts w:asciiTheme="minorHAnsi" w:hAnsiTheme="minorHAnsi"/>
                    <w:color w:val="0000FF"/>
                    <w:u w:val="single"/>
                  </w:rPr>
                </w:rPrChange>
              </w:rPr>
              <w:t>.</w:t>
            </w:r>
          </w:p>
          <w:tbl>
            <w:tblPr>
              <w:tblW w:w="8476"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61"/>
              <w:gridCol w:w="2061"/>
              <w:gridCol w:w="2149"/>
              <w:gridCol w:w="2205"/>
            </w:tblGrid>
            <w:tr w:rsidR="00E036DF" w:rsidRPr="00623271" w:rsidTr="00867B91">
              <w:trPr>
                <w:trHeight w:val="645"/>
              </w:trPr>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497" w:author="aljaykum" w:date="2016-11-08T10:26:00Z">
                        <w:rPr>
                          <w:rFonts w:asciiTheme="minorHAnsi" w:hAnsiTheme="minorHAnsi" w:cs="Times New Roman"/>
                          <w:b/>
                          <w:bCs/>
                          <w:sz w:val="24"/>
                          <w:szCs w:val="24"/>
                        </w:rPr>
                      </w:rPrChange>
                    </w:rPr>
                  </w:pPr>
                  <w:r w:rsidRPr="00BF6CA6">
                    <w:rPr>
                      <w:rFonts w:asciiTheme="minorHAnsi" w:hAnsiTheme="minorHAnsi"/>
                      <w:b/>
                      <w:bCs/>
                      <w:sz w:val="22"/>
                      <w:szCs w:val="22"/>
                      <w:rPrChange w:id="1498" w:author="aljaykum" w:date="2016-11-08T10:26:00Z">
                        <w:rPr>
                          <w:rFonts w:asciiTheme="minorHAnsi" w:hAnsiTheme="minorHAnsi"/>
                          <w:b/>
                          <w:bCs/>
                          <w:color w:val="0000FF"/>
                          <w:u w:val="single"/>
                        </w:rPr>
                      </w:rPrChange>
                    </w:rPr>
                    <w:t>New Leave Start Date</w:t>
                  </w:r>
                </w:p>
              </w:tc>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499" w:author="aljaykum" w:date="2016-11-08T10:26:00Z">
                        <w:rPr>
                          <w:rFonts w:asciiTheme="minorHAnsi" w:hAnsiTheme="minorHAnsi" w:cs="Times New Roman"/>
                          <w:b/>
                          <w:bCs/>
                          <w:sz w:val="24"/>
                          <w:szCs w:val="24"/>
                        </w:rPr>
                      </w:rPrChange>
                    </w:rPr>
                  </w:pPr>
                  <w:r w:rsidRPr="00BF6CA6">
                    <w:rPr>
                      <w:rFonts w:asciiTheme="minorHAnsi" w:hAnsiTheme="minorHAnsi"/>
                      <w:b/>
                      <w:bCs/>
                      <w:sz w:val="22"/>
                      <w:szCs w:val="22"/>
                      <w:rPrChange w:id="1500" w:author="aljaykum" w:date="2016-11-08T10:26:00Z">
                        <w:rPr>
                          <w:rFonts w:asciiTheme="minorHAnsi" w:hAnsiTheme="minorHAnsi"/>
                          <w:b/>
                          <w:bCs/>
                          <w:color w:val="0000FF"/>
                          <w:u w:val="single"/>
                        </w:rPr>
                      </w:rPrChange>
                    </w:rPr>
                    <w:t>New Leave End Date</w:t>
                  </w:r>
                </w:p>
              </w:tc>
              <w:tc>
                <w:tcPr>
                  <w:tcW w:w="21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01" w:author="aljaykum" w:date="2016-11-08T10:26:00Z">
                        <w:rPr>
                          <w:rFonts w:asciiTheme="minorHAnsi" w:hAnsiTheme="minorHAnsi" w:cs="Times New Roman"/>
                          <w:b/>
                          <w:bCs/>
                          <w:sz w:val="24"/>
                          <w:szCs w:val="24"/>
                        </w:rPr>
                      </w:rPrChange>
                    </w:rPr>
                  </w:pPr>
                  <w:r w:rsidRPr="00BF6CA6">
                    <w:rPr>
                      <w:rFonts w:asciiTheme="minorHAnsi" w:hAnsiTheme="minorHAnsi"/>
                      <w:b/>
                      <w:bCs/>
                      <w:sz w:val="22"/>
                      <w:szCs w:val="22"/>
                      <w:rPrChange w:id="1502" w:author="aljaykum" w:date="2016-11-08T10:26:00Z">
                        <w:rPr>
                          <w:rFonts w:asciiTheme="minorHAnsi" w:hAnsiTheme="minorHAnsi"/>
                          <w:b/>
                          <w:bCs/>
                          <w:color w:val="0000FF"/>
                          <w:u w:val="single"/>
                        </w:rPr>
                      </w:rPrChange>
                    </w:rPr>
                    <w:t>Leave Type</w:t>
                  </w:r>
                </w:p>
              </w:tc>
              <w:tc>
                <w:tcPr>
                  <w:tcW w:w="220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03" w:author="aljaykum" w:date="2016-11-08T10:26:00Z">
                        <w:rPr>
                          <w:rFonts w:asciiTheme="minorHAnsi" w:hAnsiTheme="minorHAnsi" w:cs="Times New Roman"/>
                          <w:b/>
                          <w:bCs/>
                          <w:sz w:val="24"/>
                          <w:szCs w:val="24"/>
                        </w:rPr>
                      </w:rPrChange>
                    </w:rPr>
                  </w:pPr>
                  <w:r w:rsidRPr="00BF6CA6">
                    <w:rPr>
                      <w:rFonts w:asciiTheme="minorHAnsi" w:hAnsiTheme="minorHAnsi"/>
                      <w:b/>
                      <w:bCs/>
                      <w:sz w:val="22"/>
                      <w:szCs w:val="22"/>
                      <w:rPrChange w:id="1504" w:author="aljaykum" w:date="2016-11-08T10:26:00Z">
                        <w:rPr>
                          <w:rFonts w:asciiTheme="minorHAnsi" w:hAnsiTheme="minorHAnsi"/>
                          <w:b/>
                          <w:bCs/>
                          <w:color w:val="0000FF"/>
                          <w:u w:val="single"/>
                        </w:rPr>
                      </w:rPrChange>
                    </w:rPr>
                    <w:t>Effective No. Of leave</w:t>
                  </w:r>
                </w:p>
              </w:tc>
            </w:tr>
            <w:tr w:rsidR="00E036DF" w:rsidRPr="00623271" w:rsidTr="00867B91">
              <w:trPr>
                <w:trHeight w:val="390"/>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036DF" w:rsidRPr="00623271" w:rsidRDefault="00E036DF" w:rsidP="00867B91">
                  <w:pPr>
                    <w:jc w:val="center"/>
                    <w:rPr>
                      <w:rFonts w:asciiTheme="minorHAnsi" w:hAnsiTheme="minorHAnsi" w:cs="Times New Roman"/>
                      <w:sz w:val="22"/>
                      <w:szCs w:val="22"/>
                      <w:rPrChange w:id="1505" w:author="aljaykum" w:date="2016-11-08T10:26: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036DF" w:rsidRPr="00623271" w:rsidRDefault="00E036DF" w:rsidP="00867B91">
                  <w:pPr>
                    <w:jc w:val="center"/>
                    <w:rPr>
                      <w:rFonts w:asciiTheme="minorHAnsi" w:hAnsiTheme="minorHAnsi" w:cs="Times New Roman"/>
                      <w:sz w:val="22"/>
                      <w:szCs w:val="22"/>
                      <w:rPrChange w:id="1506" w:author="aljaykum" w:date="2016-11-08T10:26: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049E9" w:rsidRPr="00623271" w:rsidRDefault="00BF6CA6">
                  <w:pPr>
                    <w:jc w:val="center"/>
                    <w:rPr>
                      <w:rFonts w:asciiTheme="minorHAnsi" w:hAnsiTheme="minorHAnsi" w:cs="Times New Roman"/>
                      <w:sz w:val="22"/>
                      <w:szCs w:val="22"/>
                      <w:rPrChange w:id="1507" w:author="aljaykum" w:date="2016-11-08T10:26:00Z">
                        <w:rPr>
                          <w:rFonts w:asciiTheme="minorHAnsi" w:hAnsiTheme="minorHAnsi" w:cs="Times New Roman"/>
                          <w:sz w:val="24"/>
                          <w:szCs w:val="24"/>
                        </w:rPr>
                      </w:rPrChange>
                    </w:rPr>
                  </w:pPr>
                  <w:r w:rsidRPr="00BF6CA6">
                    <w:rPr>
                      <w:rFonts w:asciiTheme="minorHAnsi" w:hAnsiTheme="minorHAnsi"/>
                      <w:sz w:val="22"/>
                      <w:szCs w:val="22"/>
                      <w:rPrChange w:id="1508" w:author="aljaykum" w:date="2016-11-08T10:26:00Z">
                        <w:rPr>
                          <w:rFonts w:asciiTheme="minorHAnsi" w:hAnsiTheme="minorHAnsi"/>
                          <w:color w:val="0000FF"/>
                          <w:u w:val="single"/>
                        </w:rPr>
                      </w:rPrChange>
                    </w:rPr>
                    <w:t>Sabbatical Leave</w:t>
                  </w: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E036DF" w:rsidRPr="00623271" w:rsidRDefault="00BF6CA6" w:rsidP="00867B91">
                  <w:pPr>
                    <w:jc w:val="center"/>
                    <w:rPr>
                      <w:rFonts w:asciiTheme="minorHAnsi" w:hAnsiTheme="minorHAnsi" w:cs="Times New Roman"/>
                      <w:sz w:val="22"/>
                      <w:szCs w:val="22"/>
                      <w:rPrChange w:id="1509" w:author="aljaykum" w:date="2016-11-08T10:26:00Z">
                        <w:rPr>
                          <w:rFonts w:asciiTheme="minorHAnsi" w:hAnsiTheme="minorHAnsi" w:cs="Times New Roman"/>
                          <w:sz w:val="24"/>
                          <w:szCs w:val="24"/>
                        </w:rPr>
                      </w:rPrChange>
                    </w:rPr>
                  </w:pPr>
                  <w:r w:rsidRPr="00BF6CA6">
                    <w:rPr>
                      <w:rFonts w:asciiTheme="minorHAnsi" w:hAnsiTheme="minorHAnsi"/>
                      <w:sz w:val="22"/>
                      <w:szCs w:val="22"/>
                      <w:rPrChange w:id="1510" w:author="aljaykum" w:date="2016-11-08T10:26:00Z">
                        <w:rPr>
                          <w:rFonts w:asciiTheme="minorHAnsi" w:hAnsiTheme="minorHAnsi"/>
                          <w:color w:val="0000FF"/>
                          <w:u w:val="single"/>
                        </w:rPr>
                      </w:rPrChange>
                    </w:rPr>
                    <w:t>&lt;&gt; day(s)</w:t>
                  </w:r>
                </w:p>
              </w:tc>
            </w:tr>
          </w:tbl>
          <w:p w:rsidR="00623271" w:rsidRDefault="00623271" w:rsidP="00867B91">
            <w:pPr>
              <w:rPr>
                <w:ins w:id="1511" w:author="aljaykum" w:date="2016-11-08T10:27:00Z"/>
                <w:rFonts w:asciiTheme="minorHAnsi" w:hAnsiTheme="minorHAnsi"/>
                <w:sz w:val="22"/>
                <w:szCs w:val="22"/>
              </w:rPr>
            </w:pPr>
            <w:ins w:id="1512" w:author="aljaykum" w:date="2016-11-08T10:27:00Z">
              <w:r>
                <w:rPr>
                  <w:rFonts w:asciiTheme="minorHAnsi" w:hAnsiTheme="minorHAnsi"/>
                  <w:sz w:val="22"/>
                  <w:szCs w:val="22"/>
                </w:rPr>
                <w:t>Remarks:</w:t>
              </w:r>
            </w:ins>
          </w:p>
          <w:p w:rsidR="00E036DF" w:rsidRPr="00623271" w:rsidRDefault="00BF6CA6" w:rsidP="00867B91">
            <w:pPr>
              <w:rPr>
                <w:rFonts w:asciiTheme="minorHAnsi" w:hAnsiTheme="minorHAnsi"/>
                <w:sz w:val="22"/>
                <w:szCs w:val="22"/>
                <w:rPrChange w:id="1513" w:author="aljaykum" w:date="2016-11-08T10:26:00Z">
                  <w:rPr>
                    <w:rFonts w:asciiTheme="minorHAnsi" w:hAnsiTheme="minorHAnsi"/>
                  </w:rPr>
                </w:rPrChange>
              </w:rPr>
            </w:pPr>
            <w:r w:rsidRPr="00BF6CA6">
              <w:rPr>
                <w:rFonts w:asciiTheme="minorHAnsi" w:hAnsiTheme="minorHAnsi"/>
                <w:sz w:val="22"/>
                <w:szCs w:val="22"/>
                <w:rPrChange w:id="1514" w:author="aljaykum" w:date="2016-11-08T10:26:00Z">
                  <w:rPr>
                    <w:rFonts w:asciiTheme="minorHAnsi" w:hAnsiTheme="minorHAnsi"/>
                    <w:color w:val="0000FF"/>
                    <w:u w:val="single"/>
                  </w:rPr>
                </w:rPrChange>
              </w:rPr>
              <w:t xml:space="preserve">Note: </w:t>
            </w:r>
          </w:p>
          <w:p w:rsidR="00E036DF" w:rsidRPr="00623271" w:rsidRDefault="00BF6CA6" w:rsidP="00867B91">
            <w:pPr>
              <w:numPr>
                <w:ilvl w:val="0"/>
                <w:numId w:val="58"/>
              </w:numPr>
              <w:kinsoku/>
              <w:spacing w:before="100" w:beforeAutospacing="1" w:after="100" w:afterAutospacing="1" w:line="240" w:lineRule="auto"/>
              <w:rPr>
                <w:rFonts w:asciiTheme="minorHAnsi" w:hAnsiTheme="minorHAnsi"/>
                <w:sz w:val="22"/>
                <w:szCs w:val="22"/>
                <w:rPrChange w:id="1515" w:author="aljaykum" w:date="2016-11-08T10:26:00Z">
                  <w:rPr>
                    <w:rFonts w:asciiTheme="minorHAnsi" w:hAnsiTheme="minorHAnsi"/>
                  </w:rPr>
                </w:rPrChange>
              </w:rPr>
            </w:pPr>
            <w:r w:rsidRPr="00BF6CA6">
              <w:rPr>
                <w:rFonts w:asciiTheme="minorHAnsi" w:hAnsiTheme="minorHAnsi"/>
                <w:sz w:val="22"/>
                <w:szCs w:val="22"/>
                <w:rPrChange w:id="1516" w:author="aljaykum" w:date="2016-11-08T10:26:00Z">
                  <w:rPr>
                    <w:rFonts w:asciiTheme="minorHAnsi" w:hAnsiTheme="minorHAnsi"/>
                    <w:color w:val="0000FF"/>
                    <w:u w:val="single"/>
                  </w:rPr>
                </w:rPrChange>
              </w:rPr>
              <w:t xml:space="preserve">Please login to </w:t>
            </w:r>
            <w:r w:rsidRPr="00BF6CA6">
              <w:rPr>
                <w:rFonts w:asciiTheme="minorHAnsi" w:hAnsiTheme="minorHAnsi"/>
                <w:sz w:val="22"/>
                <w:szCs w:val="22"/>
                <w:rPrChange w:id="1517" w:author="aljaykum" w:date="2016-11-08T10:26:00Z">
                  <w:rPr>
                    <w:color w:val="0000FF"/>
                    <w:u w:val="single"/>
                  </w:rPr>
                </w:rPrChange>
              </w:rPr>
              <w:fldChar w:fldCharType="begin"/>
            </w:r>
            <w:r w:rsidRPr="00BF6CA6">
              <w:rPr>
                <w:rFonts w:asciiTheme="minorHAnsi" w:hAnsiTheme="minorHAnsi"/>
                <w:sz w:val="22"/>
                <w:szCs w:val="22"/>
                <w:rPrChange w:id="1518" w:author="aljaykum" w:date="2016-11-08T10:26:00Z">
                  <w:rPr>
                    <w:color w:val="0000FF"/>
                    <w:u w:val="single"/>
                  </w:rPr>
                </w:rPrChange>
              </w:rPr>
              <w:instrText>HYPERLINK "https://lms.fs.capgemini.com"</w:instrText>
            </w:r>
            <w:r w:rsidRPr="00BF6CA6">
              <w:rPr>
                <w:rFonts w:asciiTheme="minorHAnsi" w:hAnsiTheme="minorHAnsi"/>
                <w:sz w:val="22"/>
                <w:szCs w:val="22"/>
                <w:rPrChange w:id="1519" w:author="aljaykum" w:date="2016-11-08T10:26:00Z">
                  <w:rPr>
                    <w:color w:val="0000FF"/>
                    <w:u w:val="single"/>
                  </w:rPr>
                </w:rPrChange>
              </w:rPr>
              <w:fldChar w:fldCharType="separate"/>
            </w:r>
            <w:r w:rsidRPr="00BF6CA6">
              <w:rPr>
                <w:rStyle w:val="Hyperlink"/>
                <w:rFonts w:asciiTheme="minorHAnsi" w:hAnsiTheme="minorHAnsi"/>
                <w:sz w:val="22"/>
                <w:szCs w:val="22"/>
                <w:rPrChange w:id="1520" w:author="aljaykum" w:date="2016-11-08T10:26:00Z">
                  <w:rPr>
                    <w:rStyle w:val="Hyperlink"/>
                    <w:rFonts w:asciiTheme="minorHAnsi" w:hAnsiTheme="minorHAnsi"/>
                  </w:rPr>
                </w:rPrChange>
              </w:rPr>
              <w:t>&lt;new</w:t>
            </w:r>
            <w:r w:rsidRPr="00BF6CA6">
              <w:rPr>
                <w:rFonts w:asciiTheme="minorHAnsi" w:hAnsiTheme="minorHAnsi"/>
                <w:sz w:val="22"/>
                <w:szCs w:val="22"/>
                <w:rPrChange w:id="1521" w:author="aljaykum" w:date="2016-11-08T10:26:00Z">
                  <w:rPr>
                    <w:color w:val="0000FF"/>
                    <w:u w:val="single"/>
                  </w:rPr>
                </w:rPrChange>
              </w:rPr>
              <w:fldChar w:fldCharType="end"/>
            </w:r>
            <w:r w:rsidRPr="00BF6CA6">
              <w:rPr>
                <w:rFonts w:asciiTheme="minorHAnsi" w:hAnsiTheme="minorHAnsi"/>
                <w:sz w:val="22"/>
                <w:szCs w:val="22"/>
                <w:rPrChange w:id="1522" w:author="aljaykum" w:date="2016-11-08T10:26:00Z">
                  <w:rPr>
                    <w:rFonts w:asciiTheme="minorHAnsi" w:hAnsiTheme="minorHAnsi"/>
                    <w:color w:val="0000FF"/>
                    <w:u w:val="single"/>
                  </w:rPr>
                </w:rPrChange>
              </w:rPr>
              <w:t xml:space="preserve"> LMS URL&gt; to access LMS application </w:t>
            </w:r>
          </w:p>
          <w:p w:rsidR="00E036DF" w:rsidRPr="00623271" w:rsidRDefault="00BF6CA6" w:rsidP="00867B91">
            <w:pPr>
              <w:numPr>
                <w:ilvl w:val="0"/>
                <w:numId w:val="58"/>
              </w:numPr>
              <w:kinsoku/>
              <w:spacing w:before="100" w:beforeAutospacing="1" w:after="100" w:afterAutospacing="1" w:line="240" w:lineRule="auto"/>
              <w:rPr>
                <w:rFonts w:asciiTheme="minorHAnsi" w:hAnsiTheme="minorHAnsi"/>
                <w:sz w:val="22"/>
                <w:szCs w:val="22"/>
                <w:rPrChange w:id="1523" w:author="aljaykum" w:date="2016-11-08T10:26:00Z">
                  <w:rPr>
                    <w:rFonts w:asciiTheme="minorHAnsi" w:hAnsiTheme="minorHAnsi"/>
                  </w:rPr>
                </w:rPrChange>
              </w:rPr>
            </w:pPr>
            <w:r w:rsidRPr="00BF6CA6">
              <w:rPr>
                <w:rFonts w:asciiTheme="minorHAnsi" w:hAnsiTheme="minorHAnsi"/>
                <w:sz w:val="22"/>
                <w:szCs w:val="22"/>
                <w:rPrChange w:id="1524" w:author="aljaykum" w:date="2016-11-08T10:26: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525" w:author="aljaykum" w:date="2016-11-08T10:26:00Z">
                  <w:rPr>
                    <w:color w:val="0000FF"/>
                    <w:u w:val="single"/>
                  </w:rPr>
                </w:rPrChange>
              </w:rPr>
              <w:fldChar w:fldCharType="begin"/>
            </w:r>
            <w:r w:rsidRPr="00BF6CA6">
              <w:rPr>
                <w:rFonts w:asciiTheme="minorHAnsi" w:hAnsiTheme="minorHAnsi"/>
                <w:sz w:val="22"/>
                <w:szCs w:val="22"/>
                <w:rPrChange w:id="1526" w:author="aljaykum" w:date="2016-11-08T10:26: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527" w:author="aljaykum" w:date="2016-11-08T10:26:00Z">
                  <w:rPr>
                    <w:color w:val="0000FF"/>
                    <w:u w:val="single"/>
                  </w:rPr>
                </w:rPrChange>
              </w:rPr>
              <w:fldChar w:fldCharType="separate"/>
            </w:r>
            <w:r w:rsidRPr="00BF6CA6">
              <w:rPr>
                <w:rStyle w:val="Hyperlink"/>
                <w:rFonts w:asciiTheme="minorHAnsi" w:hAnsiTheme="minorHAnsi"/>
                <w:sz w:val="22"/>
                <w:szCs w:val="22"/>
                <w:rPrChange w:id="1528" w:author="aljaykum" w:date="2016-11-08T10:26:00Z">
                  <w:rPr>
                    <w:rStyle w:val="Hyperlink"/>
                    <w:rFonts w:asciiTheme="minorHAnsi" w:hAnsiTheme="minorHAnsi"/>
                  </w:rPr>
                </w:rPrChange>
              </w:rPr>
              <w:t>FS SBU Service desk portal</w:t>
            </w:r>
            <w:r w:rsidRPr="00BF6CA6">
              <w:rPr>
                <w:rFonts w:asciiTheme="minorHAnsi" w:hAnsiTheme="minorHAnsi"/>
                <w:sz w:val="22"/>
                <w:szCs w:val="22"/>
                <w:rPrChange w:id="1529" w:author="aljaykum" w:date="2016-11-08T10:26:00Z">
                  <w:rPr>
                    <w:color w:val="0000FF"/>
                    <w:u w:val="single"/>
                  </w:rPr>
                </w:rPrChange>
              </w:rPr>
              <w:fldChar w:fldCharType="end"/>
            </w:r>
            <w:r w:rsidRPr="00BF6CA6">
              <w:rPr>
                <w:rFonts w:asciiTheme="minorHAnsi" w:hAnsiTheme="minorHAnsi"/>
                <w:sz w:val="22"/>
                <w:szCs w:val="22"/>
                <w:rPrChange w:id="1530" w:author="aljaykum" w:date="2016-11-08T10:26:00Z">
                  <w:rPr>
                    <w:rFonts w:asciiTheme="minorHAnsi" w:hAnsiTheme="minorHAnsi"/>
                    <w:color w:val="0000FF"/>
                    <w:u w:val="single"/>
                  </w:rPr>
                </w:rPrChange>
              </w:rPr>
              <w:t xml:space="preserve"> (Employee Management &gt;&gt; Leave Management System). </w:t>
            </w:r>
          </w:p>
          <w:p w:rsidR="00E036DF" w:rsidRPr="00623271" w:rsidRDefault="00BF6CA6" w:rsidP="00867B91">
            <w:pPr>
              <w:rPr>
                <w:rFonts w:asciiTheme="minorHAnsi" w:hAnsiTheme="minorHAnsi"/>
                <w:sz w:val="22"/>
                <w:szCs w:val="22"/>
                <w:rPrChange w:id="1531" w:author="aljaykum" w:date="2016-11-08T10:26:00Z">
                  <w:rPr>
                    <w:rFonts w:asciiTheme="minorHAnsi" w:hAnsiTheme="minorHAnsi"/>
                    <w:sz w:val="24"/>
                    <w:szCs w:val="24"/>
                  </w:rPr>
                </w:rPrChange>
              </w:rPr>
            </w:pPr>
            <w:r w:rsidRPr="00BF6CA6">
              <w:rPr>
                <w:rFonts w:asciiTheme="minorHAnsi" w:hAnsiTheme="minorHAnsi"/>
                <w:sz w:val="22"/>
                <w:szCs w:val="22"/>
                <w:rPrChange w:id="1532" w:author="aljaykum" w:date="2016-11-08T10:26:00Z">
                  <w:rPr>
                    <w:rFonts w:asciiTheme="minorHAnsi" w:hAnsiTheme="minorHAnsi"/>
                    <w:color w:val="0000FF"/>
                    <w:u w:val="single"/>
                  </w:rPr>
                </w:rPrChange>
              </w:rPr>
              <w:br/>
              <w:t>Regards,</w:t>
            </w:r>
            <w:r w:rsidRPr="00BF6CA6">
              <w:rPr>
                <w:rFonts w:asciiTheme="minorHAnsi" w:hAnsiTheme="minorHAnsi"/>
                <w:sz w:val="22"/>
                <w:szCs w:val="22"/>
                <w:rPrChange w:id="1533" w:author="aljaykum" w:date="2016-11-08T10:26:00Z">
                  <w:rPr>
                    <w:rFonts w:asciiTheme="minorHAnsi" w:hAnsiTheme="minorHAnsi"/>
                    <w:color w:val="0000FF"/>
                    <w:u w:val="single"/>
                  </w:rPr>
                </w:rPrChange>
              </w:rPr>
              <w:br/>
              <w:t xml:space="preserve">Employee Name (ID) </w:t>
            </w:r>
          </w:p>
          <w:p w:rsidR="00E036DF" w:rsidRPr="00623271" w:rsidRDefault="00E036DF" w:rsidP="00867B91">
            <w:pPr>
              <w:pStyle w:val="Num1"/>
              <w:spacing w:before="0"/>
              <w:rPr>
                <w:rFonts w:asciiTheme="minorHAnsi" w:hAnsiTheme="minorHAnsi"/>
                <w:sz w:val="22"/>
                <w:szCs w:val="22"/>
              </w:rPr>
            </w:pPr>
          </w:p>
        </w:tc>
      </w:tr>
    </w:tbl>
    <w:p w:rsidR="00E036DF" w:rsidRPr="008E6B5A" w:rsidRDefault="00AA5576" w:rsidP="00E036DF">
      <w:pPr>
        <w:pStyle w:val="Num1"/>
        <w:spacing w:before="0"/>
        <w:rPr>
          <w:rFonts w:asciiTheme="minorHAnsi" w:hAnsiTheme="minorHAnsi"/>
          <w:sz w:val="22"/>
          <w:szCs w:val="22"/>
        </w:rPr>
      </w:pPr>
      <w:r w:rsidRPr="00AA5576">
        <w:rPr>
          <w:rFonts w:asciiTheme="minorHAnsi" w:hAnsiTheme="minorHAnsi"/>
          <w:sz w:val="22"/>
          <w:szCs w:val="22"/>
        </w:rPr>
        <w:lastRenderedPageBreak/>
        <w:t>Mail to be sent post supervisor approval</w:t>
      </w:r>
    </w:p>
    <w:tbl>
      <w:tblPr>
        <w:tblStyle w:val="TableGrid"/>
        <w:tblW w:w="0" w:type="auto"/>
        <w:tblLook w:val="04A0" w:firstRow="1" w:lastRow="0" w:firstColumn="1" w:lastColumn="0" w:noHBand="0" w:noVBand="1"/>
      </w:tblPr>
      <w:tblGrid>
        <w:gridCol w:w="8885"/>
      </w:tblGrid>
      <w:tr w:rsidR="00E036DF" w:rsidRPr="008E6B5A" w:rsidTr="00867B91">
        <w:tc>
          <w:tcPr>
            <w:tcW w:w="8885" w:type="dxa"/>
          </w:tcPr>
          <w:p w:rsidR="00E036DF" w:rsidRPr="00623271" w:rsidRDefault="00BF6CA6" w:rsidP="00867B91">
            <w:pPr>
              <w:pStyle w:val="Num1"/>
              <w:spacing w:before="0"/>
              <w:rPr>
                <w:rFonts w:asciiTheme="minorHAnsi" w:hAnsiTheme="minorHAnsi"/>
                <w:sz w:val="22"/>
                <w:szCs w:val="22"/>
                <w:rPrChange w:id="1534" w:author="aljaykum" w:date="2016-11-08T10:27:00Z">
                  <w:rPr>
                    <w:rFonts w:asciiTheme="minorHAnsi" w:hAnsiTheme="minorHAnsi"/>
                    <w:sz w:val="22"/>
                    <w:szCs w:val="22"/>
                    <w:highlight w:val="yellow"/>
                  </w:rPr>
                </w:rPrChange>
              </w:rPr>
            </w:pPr>
            <w:r w:rsidRPr="00BF6CA6">
              <w:rPr>
                <w:rFonts w:asciiTheme="minorHAnsi" w:hAnsiTheme="minorHAnsi"/>
                <w:sz w:val="22"/>
                <w:szCs w:val="22"/>
                <w:rPrChange w:id="1535" w:author="aljaykum" w:date="2016-11-08T10:27:00Z">
                  <w:rPr>
                    <w:rFonts w:asciiTheme="minorHAnsi" w:hAnsiTheme="minorHAnsi"/>
                    <w:color w:val="0000FF"/>
                    <w:sz w:val="22"/>
                    <w:szCs w:val="22"/>
                    <w:highlight w:val="yellow"/>
                    <w:u w:val="single"/>
                  </w:rPr>
                </w:rPrChange>
              </w:rPr>
              <w:t>From: Supervisor</w:t>
            </w:r>
          </w:p>
          <w:p w:rsidR="00E036DF" w:rsidRPr="00623271" w:rsidRDefault="00BF6CA6" w:rsidP="00867B91">
            <w:pPr>
              <w:pStyle w:val="Num1"/>
              <w:spacing w:before="0"/>
              <w:rPr>
                <w:rFonts w:asciiTheme="minorHAnsi" w:hAnsiTheme="minorHAnsi"/>
                <w:sz w:val="22"/>
                <w:szCs w:val="22"/>
                <w:rPrChange w:id="1536" w:author="aljaykum" w:date="2016-11-08T10:27:00Z">
                  <w:rPr>
                    <w:rFonts w:asciiTheme="minorHAnsi" w:hAnsiTheme="minorHAnsi"/>
                    <w:sz w:val="22"/>
                    <w:szCs w:val="22"/>
                    <w:highlight w:val="yellow"/>
                  </w:rPr>
                </w:rPrChange>
              </w:rPr>
            </w:pPr>
            <w:r w:rsidRPr="00BF6CA6">
              <w:rPr>
                <w:rFonts w:asciiTheme="minorHAnsi" w:hAnsiTheme="minorHAnsi"/>
                <w:sz w:val="22"/>
                <w:szCs w:val="22"/>
                <w:rPrChange w:id="1537" w:author="aljaykum" w:date="2016-11-08T10:27:00Z">
                  <w:rPr>
                    <w:rFonts w:asciiTheme="minorHAnsi" w:hAnsiTheme="minorHAnsi"/>
                    <w:color w:val="0000FF"/>
                    <w:sz w:val="22"/>
                    <w:szCs w:val="22"/>
                    <w:highlight w:val="yellow"/>
                    <w:u w:val="single"/>
                  </w:rPr>
                </w:rPrChange>
              </w:rPr>
              <w:t>To:</w:t>
            </w:r>
            <w:ins w:id="1538" w:author="aljaykum" w:date="2016-11-08T10:27:00Z">
              <w:r w:rsidR="00623271">
                <w:rPr>
                  <w:rFonts w:asciiTheme="minorHAnsi" w:hAnsiTheme="minorHAnsi"/>
                  <w:sz w:val="22"/>
                  <w:szCs w:val="22"/>
                </w:rPr>
                <w:t xml:space="preserve"> </w:t>
              </w:r>
            </w:ins>
            <w:r w:rsidRPr="00BF6CA6">
              <w:rPr>
                <w:rFonts w:asciiTheme="minorHAnsi" w:hAnsiTheme="minorHAnsi"/>
                <w:sz w:val="22"/>
                <w:szCs w:val="22"/>
                <w:rPrChange w:id="1539" w:author="aljaykum" w:date="2016-11-08T10:27:00Z">
                  <w:rPr>
                    <w:rFonts w:asciiTheme="minorHAnsi" w:hAnsiTheme="minorHAnsi"/>
                    <w:color w:val="0000FF"/>
                    <w:sz w:val="22"/>
                    <w:szCs w:val="22"/>
                    <w:highlight w:val="yellow"/>
                    <w:u w:val="single"/>
                  </w:rPr>
                </w:rPrChange>
              </w:rPr>
              <w:t>US HR Admin</w:t>
            </w:r>
          </w:p>
          <w:p w:rsidR="00E036DF" w:rsidRPr="00623271" w:rsidRDefault="00BF6CA6" w:rsidP="00867B91">
            <w:pPr>
              <w:pStyle w:val="Num1"/>
              <w:spacing w:before="0"/>
              <w:rPr>
                <w:rFonts w:asciiTheme="minorHAnsi" w:hAnsiTheme="minorHAnsi"/>
                <w:sz w:val="22"/>
                <w:szCs w:val="22"/>
                <w:rPrChange w:id="1540" w:author="aljaykum" w:date="2016-11-08T10:27:00Z">
                  <w:rPr>
                    <w:rFonts w:asciiTheme="minorHAnsi" w:hAnsiTheme="minorHAnsi"/>
                    <w:sz w:val="22"/>
                    <w:szCs w:val="22"/>
                    <w:highlight w:val="yellow"/>
                  </w:rPr>
                </w:rPrChange>
              </w:rPr>
            </w:pPr>
            <w:r w:rsidRPr="00BF6CA6">
              <w:rPr>
                <w:rFonts w:asciiTheme="minorHAnsi" w:hAnsiTheme="minorHAnsi"/>
                <w:sz w:val="22"/>
                <w:szCs w:val="22"/>
                <w:rPrChange w:id="1541" w:author="aljaykum" w:date="2016-11-08T10:27:00Z">
                  <w:rPr>
                    <w:rFonts w:asciiTheme="minorHAnsi" w:hAnsiTheme="minorHAnsi"/>
                    <w:color w:val="0000FF"/>
                    <w:sz w:val="22"/>
                    <w:szCs w:val="22"/>
                    <w:highlight w:val="yellow"/>
                    <w:u w:val="single"/>
                  </w:rPr>
                </w:rPrChange>
              </w:rPr>
              <w:t>CC:</w:t>
            </w:r>
            <w:ins w:id="1542" w:author="aljaykum" w:date="2016-11-08T10:27:00Z">
              <w:r w:rsidR="00623271">
                <w:rPr>
                  <w:rFonts w:asciiTheme="minorHAnsi" w:hAnsiTheme="minorHAnsi"/>
                  <w:sz w:val="22"/>
                  <w:szCs w:val="22"/>
                </w:rPr>
                <w:t xml:space="preserve"> </w:t>
              </w:r>
            </w:ins>
            <w:r w:rsidRPr="00BF6CA6">
              <w:rPr>
                <w:rFonts w:asciiTheme="minorHAnsi" w:hAnsiTheme="minorHAnsi"/>
                <w:sz w:val="22"/>
                <w:szCs w:val="22"/>
                <w:rPrChange w:id="1543" w:author="aljaykum" w:date="2016-11-08T10:27:00Z">
                  <w:rPr>
                    <w:rFonts w:asciiTheme="minorHAnsi" w:hAnsiTheme="minorHAnsi"/>
                    <w:color w:val="0000FF"/>
                    <w:sz w:val="22"/>
                    <w:szCs w:val="22"/>
                    <w:highlight w:val="yellow"/>
                    <w:u w:val="single"/>
                  </w:rPr>
                </w:rPrChange>
              </w:rPr>
              <w:t>Employee</w:t>
            </w:r>
          </w:p>
          <w:p w:rsidR="00E036DF" w:rsidRPr="00623271" w:rsidRDefault="00E036DF" w:rsidP="00867B91">
            <w:pPr>
              <w:pStyle w:val="Num1"/>
              <w:spacing w:before="0"/>
              <w:rPr>
                <w:rFonts w:asciiTheme="minorHAnsi" w:hAnsiTheme="minorHAnsi"/>
                <w:sz w:val="22"/>
                <w:szCs w:val="22"/>
                <w:rPrChange w:id="1544" w:author="aljaykum" w:date="2016-11-08T10:27:00Z">
                  <w:rPr>
                    <w:rFonts w:asciiTheme="minorHAnsi" w:hAnsiTheme="minorHAnsi"/>
                    <w:sz w:val="22"/>
                    <w:szCs w:val="22"/>
                    <w:highlight w:val="yellow"/>
                  </w:rPr>
                </w:rPrChange>
              </w:rPr>
            </w:pPr>
          </w:p>
          <w:p w:rsidR="00E036DF" w:rsidRPr="00623271" w:rsidRDefault="00BF6CA6" w:rsidP="00867B91">
            <w:pPr>
              <w:pStyle w:val="Num1"/>
              <w:spacing w:before="0"/>
              <w:rPr>
                <w:rFonts w:asciiTheme="minorHAnsi" w:hAnsiTheme="minorHAnsi"/>
                <w:sz w:val="22"/>
                <w:szCs w:val="22"/>
                <w:rPrChange w:id="1545" w:author="aljaykum" w:date="2016-11-08T10:27:00Z">
                  <w:rPr>
                    <w:rFonts w:asciiTheme="minorHAnsi" w:hAnsiTheme="minorHAnsi"/>
                    <w:sz w:val="22"/>
                    <w:szCs w:val="22"/>
                    <w:highlight w:val="yellow"/>
                  </w:rPr>
                </w:rPrChange>
              </w:rPr>
            </w:pPr>
            <w:r w:rsidRPr="00BF6CA6">
              <w:rPr>
                <w:rFonts w:asciiTheme="minorHAnsi" w:hAnsiTheme="minorHAnsi"/>
                <w:sz w:val="22"/>
                <w:szCs w:val="22"/>
                <w:rPrChange w:id="1546" w:author="aljaykum" w:date="2016-11-08T10:27:00Z">
                  <w:rPr>
                    <w:rFonts w:asciiTheme="minorHAnsi" w:hAnsiTheme="minorHAnsi"/>
                    <w:color w:val="0000FF"/>
                    <w:sz w:val="22"/>
                    <w:szCs w:val="22"/>
                    <w:highlight w:val="yellow"/>
                    <w:u w:val="single"/>
                  </w:rPr>
                </w:rPrChange>
              </w:rPr>
              <w:t xml:space="preserve">Subject: </w:t>
            </w:r>
            <w:del w:id="1547" w:author="aljaykum" w:date="2016-11-08T10:27:00Z">
              <w:r w:rsidRPr="00BF6CA6">
                <w:rPr>
                  <w:rFonts w:asciiTheme="minorHAnsi" w:hAnsiTheme="minorHAnsi"/>
                  <w:sz w:val="22"/>
                  <w:szCs w:val="22"/>
                  <w:rPrChange w:id="1548" w:author="aljaykum" w:date="2016-11-08T10:27:00Z">
                    <w:rPr>
                      <w:rFonts w:asciiTheme="minorHAnsi" w:hAnsiTheme="minorHAnsi"/>
                      <w:color w:val="0000FF"/>
                      <w:sz w:val="22"/>
                      <w:szCs w:val="22"/>
                      <w:u w:val="single"/>
                    </w:rPr>
                  </w:rPrChange>
                </w:rPr>
                <w:delText xml:space="preserve">Leave </w:delText>
              </w:r>
            </w:del>
            <w:ins w:id="1549" w:author="aljaykum" w:date="2016-11-08T10:27:00Z">
              <w:r w:rsidR="00623271">
                <w:rPr>
                  <w:rFonts w:asciiTheme="minorHAnsi" w:hAnsiTheme="minorHAnsi"/>
                  <w:sz w:val="22"/>
                  <w:szCs w:val="22"/>
                </w:rPr>
                <w:t>&lt;Leave Type&gt;</w:t>
              </w:r>
              <w:r w:rsidRPr="00BF6CA6">
                <w:rPr>
                  <w:rFonts w:asciiTheme="minorHAnsi" w:hAnsiTheme="minorHAnsi"/>
                  <w:sz w:val="22"/>
                  <w:szCs w:val="22"/>
                  <w:rPrChange w:id="1550" w:author="aljaykum" w:date="2016-11-08T10:27:00Z">
                    <w:rPr>
                      <w:rFonts w:asciiTheme="minorHAnsi" w:hAnsiTheme="minorHAnsi"/>
                      <w:color w:val="0000FF"/>
                      <w:sz w:val="22"/>
                      <w:szCs w:val="22"/>
                      <w:u w:val="single"/>
                    </w:rPr>
                  </w:rPrChange>
                </w:rPr>
                <w:t xml:space="preserve"> </w:t>
              </w:r>
            </w:ins>
            <w:r w:rsidRPr="00BF6CA6">
              <w:rPr>
                <w:rFonts w:asciiTheme="minorHAnsi" w:hAnsiTheme="minorHAnsi"/>
                <w:sz w:val="22"/>
                <w:szCs w:val="22"/>
                <w:rPrChange w:id="1551" w:author="aljaykum" w:date="2016-11-08T10:27:00Z">
                  <w:rPr>
                    <w:rFonts w:asciiTheme="minorHAnsi" w:hAnsiTheme="minorHAnsi"/>
                    <w:color w:val="0000FF"/>
                    <w:sz w:val="22"/>
                    <w:szCs w:val="22"/>
                    <w:u w:val="single"/>
                  </w:rPr>
                </w:rPrChange>
              </w:rPr>
              <w:t xml:space="preserve">approved by </w:t>
            </w:r>
            <w:ins w:id="1552" w:author="aljaykum" w:date="2016-11-08T10:27:00Z">
              <w:r w:rsidR="00623271">
                <w:rPr>
                  <w:rFonts w:asciiTheme="minorHAnsi" w:hAnsiTheme="minorHAnsi"/>
                  <w:sz w:val="22"/>
                  <w:szCs w:val="22"/>
                </w:rPr>
                <w:t>S</w:t>
              </w:r>
            </w:ins>
            <w:del w:id="1553" w:author="aljaykum" w:date="2016-11-08T10:27:00Z">
              <w:r w:rsidRPr="00BF6CA6">
                <w:rPr>
                  <w:rFonts w:asciiTheme="minorHAnsi" w:hAnsiTheme="minorHAnsi"/>
                  <w:sz w:val="22"/>
                  <w:szCs w:val="22"/>
                  <w:rPrChange w:id="1554" w:author="aljaykum" w:date="2016-11-08T10:27:00Z">
                    <w:rPr>
                      <w:rFonts w:asciiTheme="minorHAnsi" w:hAnsiTheme="minorHAnsi"/>
                      <w:color w:val="0000FF"/>
                      <w:sz w:val="22"/>
                      <w:szCs w:val="22"/>
                      <w:u w:val="single"/>
                    </w:rPr>
                  </w:rPrChange>
                </w:rPr>
                <w:delText>s</w:delText>
              </w:r>
            </w:del>
            <w:r w:rsidRPr="00BF6CA6">
              <w:rPr>
                <w:rFonts w:asciiTheme="minorHAnsi" w:hAnsiTheme="minorHAnsi"/>
                <w:sz w:val="22"/>
                <w:szCs w:val="22"/>
                <w:rPrChange w:id="1555" w:author="aljaykum" w:date="2016-11-08T10:27:00Z">
                  <w:rPr>
                    <w:rFonts w:asciiTheme="minorHAnsi" w:hAnsiTheme="minorHAnsi"/>
                    <w:color w:val="0000FF"/>
                    <w:sz w:val="22"/>
                    <w:szCs w:val="22"/>
                    <w:u w:val="single"/>
                  </w:rPr>
                </w:rPrChange>
              </w:rPr>
              <w:t>upervisor</w:t>
            </w:r>
            <w:ins w:id="1556" w:author="aljaykum" w:date="2016-11-08T10:30:00Z">
              <w:r w:rsidR="00623271">
                <w:rPr>
                  <w:rFonts w:asciiTheme="minorHAnsi" w:hAnsiTheme="minorHAnsi"/>
                  <w:sz w:val="22"/>
                  <w:szCs w:val="22"/>
                </w:rPr>
                <w:t xml:space="preserve"> </w:t>
              </w:r>
            </w:ins>
            <w:ins w:id="1557" w:author="aljaykum" w:date="2016-11-08T10:58:00Z">
              <w:r w:rsidR="00312DB7">
                <w:rPr>
                  <w:rFonts w:asciiTheme="minorHAnsi" w:hAnsiTheme="minorHAnsi"/>
                  <w:sz w:val="22"/>
                  <w:szCs w:val="22"/>
                </w:rPr>
                <w:t>&lt;Supervisor Name&gt;</w:t>
              </w:r>
            </w:ins>
          </w:p>
          <w:p w:rsidR="00E036DF" w:rsidRPr="00623271" w:rsidRDefault="00E036DF" w:rsidP="00867B91">
            <w:pPr>
              <w:pStyle w:val="Num1"/>
              <w:spacing w:before="0"/>
              <w:rPr>
                <w:rFonts w:asciiTheme="minorHAnsi" w:hAnsiTheme="minorHAnsi"/>
                <w:sz w:val="22"/>
                <w:szCs w:val="22"/>
                <w:rPrChange w:id="1558" w:author="aljaykum" w:date="2016-11-08T10:27:00Z">
                  <w:rPr>
                    <w:rFonts w:asciiTheme="minorHAnsi" w:hAnsiTheme="minorHAnsi"/>
                    <w:sz w:val="22"/>
                    <w:szCs w:val="22"/>
                    <w:highlight w:val="yellow"/>
                  </w:rPr>
                </w:rPrChange>
              </w:rPr>
            </w:pPr>
          </w:p>
          <w:p w:rsidR="00E036DF" w:rsidRPr="00623271" w:rsidRDefault="00BF6CA6" w:rsidP="00867B91">
            <w:pPr>
              <w:pStyle w:val="Num1"/>
              <w:spacing w:before="0"/>
              <w:rPr>
                <w:rFonts w:asciiTheme="minorHAnsi" w:hAnsiTheme="minorHAnsi"/>
                <w:sz w:val="22"/>
                <w:szCs w:val="22"/>
                <w:rPrChange w:id="1559" w:author="aljaykum" w:date="2016-11-08T10:27:00Z">
                  <w:rPr>
                    <w:rFonts w:asciiTheme="minorHAnsi" w:hAnsiTheme="minorHAnsi"/>
                    <w:sz w:val="22"/>
                    <w:szCs w:val="22"/>
                    <w:highlight w:val="yellow"/>
                  </w:rPr>
                </w:rPrChange>
              </w:rPr>
            </w:pPr>
            <w:r w:rsidRPr="00BF6CA6">
              <w:rPr>
                <w:rFonts w:asciiTheme="minorHAnsi" w:hAnsiTheme="minorHAnsi"/>
                <w:sz w:val="22"/>
                <w:szCs w:val="22"/>
                <w:rPrChange w:id="1560" w:author="aljaykum" w:date="2016-11-08T10:27:00Z">
                  <w:rPr>
                    <w:rFonts w:asciiTheme="minorHAnsi" w:hAnsiTheme="minorHAnsi"/>
                    <w:color w:val="0000FF"/>
                    <w:sz w:val="22"/>
                    <w:szCs w:val="22"/>
                    <w:highlight w:val="yellow"/>
                    <w:u w:val="single"/>
                  </w:rPr>
                </w:rPrChange>
              </w:rPr>
              <w:t>Body:</w:t>
            </w:r>
          </w:p>
          <w:p w:rsidR="00E036DF" w:rsidRPr="00623271" w:rsidRDefault="00BF6CA6" w:rsidP="00867B91">
            <w:pPr>
              <w:rPr>
                <w:rFonts w:asciiTheme="minorHAnsi" w:hAnsiTheme="minorHAnsi"/>
                <w:sz w:val="22"/>
                <w:szCs w:val="22"/>
                <w:rPrChange w:id="1561" w:author="aljaykum" w:date="2016-11-08T10:27:00Z">
                  <w:rPr>
                    <w:rFonts w:asciiTheme="minorHAnsi" w:hAnsiTheme="minorHAnsi"/>
                  </w:rPr>
                </w:rPrChange>
              </w:rPr>
            </w:pPr>
            <w:r w:rsidRPr="00BF6CA6">
              <w:rPr>
                <w:rFonts w:asciiTheme="minorHAnsi" w:hAnsiTheme="minorHAnsi"/>
                <w:sz w:val="22"/>
                <w:szCs w:val="22"/>
                <w:rPrChange w:id="1562" w:author="aljaykum" w:date="2016-11-08T10:27:00Z">
                  <w:rPr>
                    <w:rFonts w:asciiTheme="minorHAnsi" w:hAnsiTheme="minorHAnsi"/>
                    <w:color w:val="0000FF"/>
                    <w:u w:val="single"/>
                  </w:rPr>
                </w:rPrChange>
              </w:rPr>
              <w:t xml:space="preserve">Hi, </w:t>
            </w:r>
            <w:r w:rsidRPr="00BF6CA6">
              <w:rPr>
                <w:rFonts w:asciiTheme="minorHAnsi" w:hAnsiTheme="minorHAnsi"/>
                <w:sz w:val="22"/>
                <w:szCs w:val="22"/>
                <w:rPrChange w:id="1563" w:author="aljaykum" w:date="2016-11-08T10:27:00Z">
                  <w:rPr>
                    <w:rFonts w:asciiTheme="minorHAnsi" w:hAnsiTheme="minorHAnsi"/>
                    <w:color w:val="0000FF"/>
                    <w:u w:val="single"/>
                  </w:rPr>
                </w:rPrChange>
              </w:rPr>
              <w:br/>
            </w:r>
            <w:r w:rsidRPr="00BF6CA6">
              <w:rPr>
                <w:rFonts w:asciiTheme="minorHAnsi" w:hAnsiTheme="minorHAnsi"/>
                <w:sz w:val="22"/>
                <w:szCs w:val="22"/>
                <w:rPrChange w:id="1564" w:author="aljaykum" w:date="2016-11-08T10:27:00Z">
                  <w:rPr>
                    <w:rFonts w:asciiTheme="minorHAnsi" w:hAnsiTheme="minorHAnsi"/>
                    <w:color w:val="0000FF"/>
                    <w:u w:val="single"/>
                  </w:rPr>
                </w:rPrChange>
              </w:rPr>
              <w:br/>
              <w:t xml:space="preserve">This is to inform you that following leave </w:t>
            </w:r>
            <w:del w:id="1565" w:author="aljaykum" w:date="2016-11-08T10:58:00Z">
              <w:r w:rsidRPr="00BF6CA6">
                <w:rPr>
                  <w:rFonts w:asciiTheme="minorHAnsi" w:hAnsiTheme="minorHAnsi"/>
                  <w:sz w:val="22"/>
                  <w:szCs w:val="22"/>
                  <w:rPrChange w:id="1566" w:author="aljaykum" w:date="2016-11-08T10:27:00Z">
                    <w:rPr>
                      <w:rFonts w:asciiTheme="minorHAnsi" w:hAnsiTheme="minorHAnsi"/>
                      <w:color w:val="0000FF"/>
                      <w:u w:val="single"/>
                    </w:rPr>
                  </w:rPrChange>
                </w:rPr>
                <w:delText xml:space="preserve">plan </w:delText>
              </w:r>
            </w:del>
            <w:ins w:id="1567" w:author="aljaykum" w:date="2016-11-08T10:58:00Z">
              <w:r w:rsidR="00312DB7">
                <w:rPr>
                  <w:rFonts w:asciiTheme="minorHAnsi" w:hAnsiTheme="minorHAnsi"/>
                  <w:sz w:val="22"/>
                  <w:szCs w:val="22"/>
                </w:rPr>
                <w:t>request</w:t>
              </w:r>
              <w:r w:rsidRPr="00BF6CA6">
                <w:rPr>
                  <w:rFonts w:asciiTheme="minorHAnsi" w:hAnsiTheme="minorHAnsi"/>
                  <w:sz w:val="22"/>
                  <w:szCs w:val="22"/>
                  <w:rPrChange w:id="1568" w:author="aljaykum" w:date="2016-11-08T10:27:00Z">
                    <w:rPr>
                      <w:rFonts w:asciiTheme="minorHAnsi" w:hAnsiTheme="minorHAnsi"/>
                      <w:color w:val="0000FF"/>
                      <w:u w:val="single"/>
                    </w:rPr>
                  </w:rPrChange>
                </w:rPr>
                <w:t xml:space="preserve"> </w:t>
              </w:r>
            </w:ins>
            <w:r w:rsidRPr="00BF6CA6">
              <w:rPr>
                <w:rFonts w:asciiTheme="minorHAnsi" w:hAnsiTheme="minorHAnsi"/>
                <w:sz w:val="22"/>
                <w:szCs w:val="22"/>
                <w:rPrChange w:id="1569" w:author="aljaykum" w:date="2016-11-08T10:27:00Z">
                  <w:rPr>
                    <w:rFonts w:asciiTheme="minorHAnsi" w:hAnsiTheme="minorHAnsi"/>
                    <w:color w:val="0000FF"/>
                    <w:u w:val="single"/>
                  </w:rPr>
                </w:rPrChange>
              </w:rPr>
              <w:t>submitted by Employee Name (ID) has been approved.</w:t>
            </w:r>
            <w:r w:rsidRPr="00BF6CA6">
              <w:rPr>
                <w:rFonts w:asciiTheme="minorHAnsi" w:hAnsiTheme="minorHAnsi"/>
                <w:sz w:val="22"/>
                <w:szCs w:val="22"/>
                <w:rPrChange w:id="1570" w:author="aljaykum" w:date="2016-11-08T10:27:00Z">
                  <w:rPr>
                    <w:rFonts w:asciiTheme="minorHAnsi" w:hAnsiTheme="minorHAnsi"/>
                    <w:color w:val="0000FF"/>
                    <w:u w:val="single"/>
                  </w:rPr>
                </w:rPrChange>
              </w:rPr>
              <w:br/>
            </w:r>
            <w:r w:rsidRPr="00BF6CA6">
              <w:rPr>
                <w:rFonts w:asciiTheme="minorHAnsi" w:hAnsiTheme="minorHAnsi"/>
                <w:sz w:val="22"/>
                <w:szCs w:val="22"/>
                <w:rPrChange w:id="1571" w:author="aljaykum" w:date="2016-11-08T10:27:00Z">
                  <w:rPr>
                    <w:rFonts w:asciiTheme="minorHAnsi" w:hAnsiTheme="minorHAnsi"/>
                    <w:color w:val="0000FF"/>
                    <w:u w:val="single"/>
                  </w:rPr>
                </w:rPrChange>
              </w:rPr>
              <w:br/>
              <w:t>This is pending for your approval.</w:t>
            </w:r>
          </w:p>
          <w:tbl>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250"/>
              <w:gridCol w:w="2250"/>
              <w:gridCol w:w="2250"/>
              <w:gridCol w:w="2250"/>
            </w:tblGrid>
            <w:tr w:rsidR="00E036DF" w:rsidRPr="00623271" w:rsidTr="00867B91">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72" w:author="aljaykum" w:date="2016-11-08T10:27:00Z">
                        <w:rPr>
                          <w:rFonts w:asciiTheme="minorHAnsi" w:hAnsiTheme="minorHAnsi" w:cs="Times New Roman"/>
                          <w:b/>
                          <w:bCs/>
                          <w:sz w:val="24"/>
                          <w:szCs w:val="24"/>
                        </w:rPr>
                      </w:rPrChange>
                    </w:rPr>
                  </w:pPr>
                  <w:del w:id="1573" w:author="aljaykum" w:date="2016-11-08T10:58:00Z">
                    <w:r w:rsidRPr="00BF6CA6">
                      <w:rPr>
                        <w:rFonts w:asciiTheme="minorHAnsi" w:hAnsiTheme="minorHAnsi"/>
                        <w:b/>
                        <w:bCs/>
                        <w:sz w:val="22"/>
                        <w:szCs w:val="22"/>
                        <w:rPrChange w:id="1574" w:author="aljaykum" w:date="2016-11-08T10:27:00Z">
                          <w:rPr>
                            <w:rFonts w:asciiTheme="minorHAnsi" w:hAnsiTheme="minorHAnsi"/>
                            <w:b/>
                            <w:bCs/>
                            <w:color w:val="0000FF"/>
                            <w:u w:val="single"/>
                          </w:rPr>
                        </w:rPrChange>
                      </w:rPr>
                      <w:delText>Leave Start Date</w:delText>
                    </w:r>
                  </w:del>
                  <w:ins w:id="1575" w:author="aljaykum" w:date="2016-11-08T10:58:00Z">
                    <w:r w:rsidR="00312DB7">
                      <w:rPr>
                        <w:rFonts w:asciiTheme="minorHAnsi" w:hAnsiTheme="minorHAnsi"/>
                        <w:b/>
                        <w:bCs/>
                        <w:sz w:val="22"/>
                        <w:szCs w:val="22"/>
                      </w:rPr>
                      <w:t>Leave Type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76" w:author="aljaykum" w:date="2016-11-08T10:27:00Z">
                        <w:rPr>
                          <w:rFonts w:asciiTheme="minorHAnsi" w:hAnsiTheme="minorHAnsi" w:cs="Times New Roman"/>
                          <w:b/>
                          <w:bCs/>
                          <w:sz w:val="24"/>
                          <w:szCs w:val="24"/>
                        </w:rPr>
                      </w:rPrChange>
                    </w:rPr>
                  </w:pPr>
                  <w:del w:id="1577" w:author="aljaykum" w:date="2016-11-08T10:58:00Z">
                    <w:r w:rsidRPr="00BF6CA6">
                      <w:rPr>
                        <w:rFonts w:asciiTheme="minorHAnsi" w:hAnsiTheme="minorHAnsi"/>
                        <w:b/>
                        <w:bCs/>
                        <w:sz w:val="22"/>
                        <w:szCs w:val="22"/>
                        <w:rPrChange w:id="1578" w:author="aljaykum" w:date="2016-11-08T10:27:00Z">
                          <w:rPr>
                            <w:rFonts w:asciiTheme="minorHAnsi" w:hAnsiTheme="minorHAnsi"/>
                            <w:b/>
                            <w:bCs/>
                            <w:color w:val="0000FF"/>
                            <w:u w:val="single"/>
                          </w:rPr>
                        </w:rPrChange>
                      </w:rPr>
                      <w:delText>Leave End Date</w:delText>
                    </w:r>
                  </w:del>
                  <w:ins w:id="1579" w:author="aljaykum" w:date="2016-11-08T10:58:00Z">
                    <w:r w:rsidR="00312DB7">
                      <w:rPr>
                        <w:rFonts w:asciiTheme="minorHAnsi" w:hAnsiTheme="minorHAnsi"/>
                        <w:b/>
                        <w:bCs/>
                        <w:sz w:val="22"/>
                        <w:szCs w:val="22"/>
                      </w:rPr>
                      <w:t>Start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80" w:author="aljaykum" w:date="2016-11-08T10:27:00Z">
                        <w:rPr>
                          <w:rFonts w:asciiTheme="minorHAnsi" w:hAnsiTheme="minorHAnsi" w:cs="Times New Roman"/>
                          <w:b/>
                          <w:bCs/>
                          <w:sz w:val="24"/>
                          <w:szCs w:val="24"/>
                        </w:rPr>
                      </w:rPrChange>
                    </w:rPr>
                  </w:pPr>
                  <w:del w:id="1581" w:author="aljaykum" w:date="2016-11-08T10:58:00Z">
                    <w:r w:rsidRPr="00BF6CA6">
                      <w:rPr>
                        <w:rFonts w:asciiTheme="minorHAnsi" w:hAnsiTheme="minorHAnsi"/>
                        <w:b/>
                        <w:bCs/>
                        <w:sz w:val="22"/>
                        <w:szCs w:val="22"/>
                        <w:rPrChange w:id="1582" w:author="aljaykum" w:date="2016-11-08T10:27:00Z">
                          <w:rPr>
                            <w:rFonts w:asciiTheme="minorHAnsi" w:hAnsiTheme="minorHAnsi"/>
                            <w:b/>
                            <w:bCs/>
                            <w:color w:val="0000FF"/>
                            <w:u w:val="single"/>
                          </w:rPr>
                        </w:rPrChange>
                      </w:rPr>
                      <w:delText>Leave Type</w:delText>
                    </w:r>
                  </w:del>
                  <w:ins w:id="1583" w:author="aljaykum" w:date="2016-11-08T10:58:00Z">
                    <w:r w:rsidR="00312DB7">
                      <w:rPr>
                        <w:rFonts w:asciiTheme="minorHAnsi" w:hAnsiTheme="minorHAnsi"/>
                        <w:b/>
                        <w:bCs/>
                        <w:sz w:val="22"/>
                        <w:szCs w:val="22"/>
                      </w:rPr>
                      <w:t>End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E036DF" w:rsidRPr="00623271" w:rsidRDefault="00BF6CA6" w:rsidP="00867B91">
                  <w:pPr>
                    <w:jc w:val="center"/>
                    <w:rPr>
                      <w:rFonts w:asciiTheme="minorHAnsi" w:hAnsiTheme="minorHAnsi" w:cs="Times New Roman"/>
                      <w:b/>
                      <w:bCs/>
                      <w:sz w:val="22"/>
                      <w:szCs w:val="22"/>
                      <w:rPrChange w:id="1584" w:author="aljaykum" w:date="2016-11-08T10:27:00Z">
                        <w:rPr>
                          <w:rFonts w:asciiTheme="minorHAnsi" w:hAnsiTheme="minorHAnsi" w:cs="Times New Roman"/>
                          <w:b/>
                          <w:bCs/>
                          <w:sz w:val="24"/>
                          <w:szCs w:val="24"/>
                        </w:rPr>
                      </w:rPrChange>
                    </w:rPr>
                  </w:pPr>
                  <w:del w:id="1585" w:author="aljaykum" w:date="2016-11-08T10:58:00Z">
                    <w:r w:rsidRPr="00BF6CA6">
                      <w:rPr>
                        <w:rFonts w:asciiTheme="minorHAnsi" w:hAnsiTheme="minorHAnsi"/>
                        <w:b/>
                        <w:bCs/>
                        <w:sz w:val="22"/>
                        <w:szCs w:val="22"/>
                        <w:rPrChange w:id="1586" w:author="aljaykum" w:date="2016-11-08T10:27:00Z">
                          <w:rPr>
                            <w:rFonts w:asciiTheme="minorHAnsi" w:hAnsiTheme="minorHAnsi"/>
                            <w:b/>
                            <w:bCs/>
                            <w:color w:val="0000FF"/>
                            <w:u w:val="single"/>
                          </w:rPr>
                        </w:rPrChange>
                      </w:rPr>
                      <w:delText>Effective No. Of leave</w:delText>
                    </w:r>
                  </w:del>
                  <w:ins w:id="1587" w:author="aljaykum" w:date="2016-11-08T10:58:00Z">
                    <w:r w:rsidR="00312DB7">
                      <w:rPr>
                        <w:rFonts w:asciiTheme="minorHAnsi" w:hAnsiTheme="minorHAnsi"/>
                        <w:b/>
                        <w:bCs/>
                        <w:sz w:val="22"/>
                        <w:szCs w:val="22"/>
                      </w:rPr>
                      <w:t>Effective Leave</w:t>
                    </w:r>
                  </w:ins>
                </w:p>
              </w:tc>
            </w:tr>
            <w:tr w:rsidR="00345957" w:rsidRPr="00623271" w:rsidTr="00867B91">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45957" w:rsidRPr="00623271" w:rsidRDefault="00345957" w:rsidP="00867B91">
                  <w:pPr>
                    <w:rPr>
                      <w:rFonts w:asciiTheme="minorHAnsi" w:hAnsiTheme="minorHAnsi" w:cs="Times New Roman"/>
                      <w:sz w:val="22"/>
                      <w:szCs w:val="22"/>
                      <w:rPrChange w:id="1588" w:author="aljaykum" w:date="2016-11-08T10:2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45957" w:rsidRPr="00623271" w:rsidRDefault="00345957" w:rsidP="00867B91">
                  <w:pPr>
                    <w:rPr>
                      <w:rFonts w:asciiTheme="minorHAnsi" w:hAnsiTheme="minorHAnsi" w:cs="Times New Roman"/>
                      <w:sz w:val="22"/>
                      <w:szCs w:val="22"/>
                      <w:rPrChange w:id="1589" w:author="aljaykum" w:date="2016-11-08T10:2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45957" w:rsidRPr="00623271" w:rsidRDefault="00BF6CA6" w:rsidP="00867B91">
                  <w:pPr>
                    <w:rPr>
                      <w:rFonts w:asciiTheme="minorHAnsi" w:hAnsiTheme="minorHAnsi" w:cs="Times New Roman"/>
                      <w:sz w:val="22"/>
                      <w:szCs w:val="22"/>
                      <w:rPrChange w:id="1590" w:author="aljaykum" w:date="2016-11-08T10:27:00Z">
                        <w:rPr>
                          <w:rFonts w:asciiTheme="minorHAnsi" w:hAnsiTheme="minorHAnsi" w:cs="Times New Roman"/>
                          <w:sz w:val="24"/>
                          <w:szCs w:val="24"/>
                        </w:rPr>
                      </w:rPrChange>
                    </w:rPr>
                  </w:pPr>
                  <w:del w:id="1591" w:author="aljaykum" w:date="2016-11-08T10:58:00Z">
                    <w:r w:rsidRPr="00BF6CA6">
                      <w:rPr>
                        <w:rFonts w:asciiTheme="minorHAnsi" w:hAnsiTheme="minorHAnsi"/>
                        <w:sz w:val="22"/>
                        <w:szCs w:val="22"/>
                        <w:rPrChange w:id="1592" w:author="aljaykum" w:date="2016-11-08T10:27:00Z">
                          <w:rPr>
                            <w:rFonts w:asciiTheme="minorHAnsi" w:hAnsiTheme="minorHAnsi"/>
                            <w:color w:val="0000FF"/>
                            <w:u w:val="single"/>
                          </w:rPr>
                        </w:rPrChange>
                      </w:rPr>
                      <w:delText>Sabbatical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45957" w:rsidRPr="00623271" w:rsidRDefault="00BF6CA6" w:rsidP="00867B91">
                  <w:pPr>
                    <w:rPr>
                      <w:rFonts w:asciiTheme="minorHAnsi" w:hAnsiTheme="minorHAnsi" w:cs="Times New Roman"/>
                      <w:sz w:val="22"/>
                      <w:szCs w:val="22"/>
                      <w:rPrChange w:id="1593" w:author="aljaykum" w:date="2016-11-08T10:27:00Z">
                        <w:rPr>
                          <w:rFonts w:asciiTheme="minorHAnsi" w:hAnsiTheme="minorHAnsi" w:cs="Times New Roman"/>
                          <w:sz w:val="24"/>
                          <w:szCs w:val="24"/>
                        </w:rPr>
                      </w:rPrChange>
                    </w:rPr>
                  </w:pPr>
                  <w:r w:rsidRPr="00BF6CA6">
                    <w:rPr>
                      <w:rFonts w:asciiTheme="minorHAnsi" w:hAnsiTheme="minorHAnsi"/>
                      <w:sz w:val="22"/>
                      <w:szCs w:val="22"/>
                      <w:rPrChange w:id="1594" w:author="aljaykum" w:date="2016-11-08T10:27:00Z">
                        <w:rPr>
                          <w:rFonts w:asciiTheme="minorHAnsi" w:hAnsiTheme="minorHAnsi"/>
                          <w:color w:val="0000FF"/>
                          <w:u w:val="single"/>
                        </w:rPr>
                      </w:rPrChange>
                    </w:rPr>
                    <w:t>&lt;&gt; day(s)</w:t>
                  </w:r>
                </w:p>
              </w:tc>
            </w:tr>
          </w:tbl>
          <w:p w:rsidR="00E036DF" w:rsidRPr="00623271" w:rsidRDefault="00BF6CA6" w:rsidP="00867B91">
            <w:pPr>
              <w:rPr>
                <w:rFonts w:asciiTheme="minorHAnsi" w:hAnsiTheme="minorHAnsi"/>
                <w:sz w:val="22"/>
                <w:szCs w:val="22"/>
                <w:rPrChange w:id="1595" w:author="aljaykum" w:date="2016-11-08T10:27:00Z">
                  <w:rPr>
                    <w:rFonts w:asciiTheme="minorHAnsi" w:hAnsiTheme="minorHAnsi"/>
                  </w:rPr>
                </w:rPrChange>
              </w:rPr>
            </w:pPr>
            <w:r w:rsidRPr="00BF6CA6">
              <w:rPr>
                <w:rFonts w:asciiTheme="minorHAnsi" w:hAnsiTheme="minorHAnsi"/>
                <w:sz w:val="22"/>
                <w:szCs w:val="22"/>
                <w:rPrChange w:id="1596" w:author="aljaykum" w:date="2016-11-08T10:27:00Z">
                  <w:rPr>
                    <w:rFonts w:asciiTheme="minorHAnsi" w:hAnsiTheme="minorHAnsi"/>
                    <w:color w:val="0000FF"/>
                    <w:u w:val="single"/>
                  </w:rPr>
                </w:rPrChange>
              </w:rPr>
              <w:br/>
              <w:t>Approver Remarks: &lt;Remarks&gt;</w:t>
            </w:r>
            <w:r w:rsidRPr="00BF6CA6">
              <w:rPr>
                <w:rFonts w:asciiTheme="minorHAnsi" w:hAnsiTheme="minorHAnsi"/>
                <w:sz w:val="22"/>
                <w:szCs w:val="22"/>
                <w:rPrChange w:id="1597" w:author="aljaykum" w:date="2016-11-08T10:27:00Z">
                  <w:rPr>
                    <w:rFonts w:asciiTheme="minorHAnsi" w:hAnsiTheme="minorHAnsi"/>
                    <w:color w:val="0000FF"/>
                    <w:u w:val="single"/>
                  </w:rPr>
                </w:rPrChange>
              </w:rPr>
              <w:br/>
            </w:r>
            <w:r w:rsidRPr="00BF6CA6">
              <w:rPr>
                <w:rFonts w:asciiTheme="minorHAnsi" w:hAnsiTheme="minorHAnsi"/>
                <w:sz w:val="22"/>
                <w:szCs w:val="22"/>
                <w:rPrChange w:id="1598" w:author="aljaykum" w:date="2016-11-08T10:27:00Z">
                  <w:rPr>
                    <w:rFonts w:asciiTheme="minorHAnsi" w:hAnsiTheme="minorHAnsi"/>
                    <w:color w:val="0000FF"/>
                    <w:u w:val="single"/>
                  </w:rPr>
                </w:rPrChange>
              </w:rPr>
              <w:br/>
              <w:t xml:space="preserve">Note: </w:t>
            </w:r>
          </w:p>
          <w:p w:rsidR="00E036DF" w:rsidRPr="00623271"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599" w:author="aljaykum" w:date="2016-11-08T10:27:00Z">
                  <w:rPr>
                    <w:rFonts w:asciiTheme="minorHAnsi" w:hAnsiTheme="minorHAnsi"/>
                  </w:rPr>
                </w:rPrChange>
              </w:rPr>
            </w:pPr>
            <w:r w:rsidRPr="00BF6CA6">
              <w:rPr>
                <w:rFonts w:asciiTheme="minorHAnsi" w:hAnsiTheme="minorHAnsi"/>
                <w:sz w:val="22"/>
                <w:szCs w:val="22"/>
                <w:rPrChange w:id="1600" w:author="aljaykum" w:date="2016-11-08T10:27:00Z">
                  <w:rPr>
                    <w:rFonts w:asciiTheme="minorHAnsi" w:hAnsiTheme="minorHAnsi"/>
                    <w:color w:val="0000FF"/>
                    <w:u w:val="single"/>
                  </w:rPr>
                </w:rPrChange>
              </w:rPr>
              <w:t xml:space="preserve">Please login to </w:t>
            </w:r>
            <w:r w:rsidRPr="00BF6CA6">
              <w:rPr>
                <w:rFonts w:asciiTheme="minorHAnsi" w:hAnsiTheme="minorHAnsi"/>
                <w:sz w:val="22"/>
                <w:szCs w:val="22"/>
                <w:rPrChange w:id="1601" w:author="aljaykum" w:date="2016-11-08T10:27:00Z">
                  <w:rPr>
                    <w:color w:val="0000FF"/>
                    <w:u w:val="single"/>
                  </w:rPr>
                </w:rPrChange>
              </w:rPr>
              <w:fldChar w:fldCharType="begin"/>
            </w:r>
            <w:r w:rsidRPr="00BF6CA6">
              <w:rPr>
                <w:rFonts w:asciiTheme="minorHAnsi" w:hAnsiTheme="minorHAnsi"/>
                <w:sz w:val="22"/>
                <w:szCs w:val="22"/>
                <w:rPrChange w:id="1602" w:author="aljaykum" w:date="2016-11-08T10:27:00Z">
                  <w:rPr>
                    <w:color w:val="0000FF"/>
                    <w:u w:val="single"/>
                  </w:rPr>
                </w:rPrChange>
              </w:rPr>
              <w:instrText>HYPERLINK "https://lms.fs.capgemini.com"</w:instrText>
            </w:r>
            <w:r w:rsidRPr="00BF6CA6">
              <w:rPr>
                <w:rFonts w:asciiTheme="minorHAnsi" w:hAnsiTheme="minorHAnsi"/>
                <w:sz w:val="22"/>
                <w:szCs w:val="22"/>
                <w:rPrChange w:id="1603" w:author="aljaykum" w:date="2016-11-08T10:27:00Z">
                  <w:rPr>
                    <w:color w:val="0000FF"/>
                    <w:u w:val="single"/>
                  </w:rPr>
                </w:rPrChange>
              </w:rPr>
              <w:fldChar w:fldCharType="separate"/>
            </w:r>
            <w:r w:rsidRPr="00BF6CA6">
              <w:rPr>
                <w:rStyle w:val="Hyperlink"/>
                <w:rFonts w:asciiTheme="minorHAnsi" w:hAnsiTheme="minorHAnsi"/>
                <w:sz w:val="22"/>
                <w:szCs w:val="22"/>
                <w:rPrChange w:id="1604" w:author="aljaykum" w:date="2016-11-08T10:27:00Z">
                  <w:rPr>
                    <w:rStyle w:val="Hyperlink"/>
                    <w:rFonts w:asciiTheme="minorHAnsi" w:hAnsiTheme="minorHAnsi"/>
                  </w:rPr>
                </w:rPrChange>
              </w:rPr>
              <w:t>&lt;new</w:t>
            </w:r>
            <w:r w:rsidRPr="00BF6CA6">
              <w:rPr>
                <w:rFonts w:asciiTheme="minorHAnsi" w:hAnsiTheme="minorHAnsi"/>
                <w:sz w:val="22"/>
                <w:szCs w:val="22"/>
                <w:rPrChange w:id="1605" w:author="aljaykum" w:date="2016-11-08T10:27:00Z">
                  <w:rPr>
                    <w:color w:val="0000FF"/>
                    <w:u w:val="single"/>
                  </w:rPr>
                </w:rPrChange>
              </w:rPr>
              <w:fldChar w:fldCharType="end"/>
            </w:r>
            <w:r w:rsidRPr="00BF6CA6">
              <w:rPr>
                <w:rFonts w:asciiTheme="minorHAnsi" w:hAnsiTheme="minorHAnsi"/>
                <w:sz w:val="22"/>
                <w:szCs w:val="22"/>
                <w:rPrChange w:id="1606" w:author="aljaykum" w:date="2016-11-08T10:27:00Z">
                  <w:rPr>
                    <w:rFonts w:asciiTheme="minorHAnsi" w:hAnsiTheme="minorHAnsi"/>
                    <w:color w:val="0000FF"/>
                    <w:u w:val="single"/>
                  </w:rPr>
                </w:rPrChange>
              </w:rPr>
              <w:t xml:space="preserve"> LMS url&gt; to access LMS application </w:t>
            </w:r>
          </w:p>
          <w:p w:rsidR="00E036DF" w:rsidRPr="00623271"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607" w:author="aljaykum" w:date="2016-11-08T10:27:00Z">
                  <w:rPr>
                    <w:rFonts w:asciiTheme="minorHAnsi" w:hAnsiTheme="minorHAnsi"/>
                  </w:rPr>
                </w:rPrChange>
              </w:rPr>
            </w:pPr>
            <w:r w:rsidRPr="00BF6CA6">
              <w:rPr>
                <w:rFonts w:asciiTheme="minorHAnsi" w:hAnsiTheme="minorHAnsi"/>
                <w:sz w:val="22"/>
                <w:szCs w:val="22"/>
                <w:rPrChange w:id="1608" w:author="aljaykum" w:date="2016-11-08T10:27: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609" w:author="aljaykum" w:date="2016-11-08T10:27:00Z">
                  <w:rPr>
                    <w:color w:val="0000FF"/>
                    <w:u w:val="single"/>
                  </w:rPr>
                </w:rPrChange>
              </w:rPr>
              <w:fldChar w:fldCharType="begin"/>
            </w:r>
            <w:r w:rsidRPr="00BF6CA6">
              <w:rPr>
                <w:rFonts w:asciiTheme="minorHAnsi" w:hAnsiTheme="minorHAnsi"/>
                <w:sz w:val="22"/>
                <w:szCs w:val="22"/>
                <w:rPrChange w:id="1610" w:author="aljaykum" w:date="2016-11-08T10:27: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611" w:author="aljaykum" w:date="2016-11-08T10:27:00Z">
                  <w:rPr>
                    <w:color w:val="0000FF"/>
                    <w:u w:val="single"/>
                  </w:rPr>
                </w:rPrChange>
              </w:rPr>
              <w:fldChar w:fldCharType="separate"/>
            </w:r>
            <w:r w:rsidRPr="00BF6CA6">
              <w:rPr>
                <w:rStyle w:val="Hyperlink"/>
                <w:rFonts w:asciiTheme="minorHAnsi" w:hAnsiTheme="minorHAnsi"/>
                <w:sz w:val="22"/>
                <w:szCs w:val="22"/>
                <w:rPrChange w:id="1612" w:author="aljaykum" w:date="2016-11-08T10:27:00Z">
                  <w:rPr>
                    <w:rStyle w:val="Hyperlink"/>
                    <w:rFonts w:asciiTheme="minorHAnsi" w:hAnsiTheme="minorHAnsi"/>
                  </w:rPr>
                </w:rPrChange>
              </w:rPr>
              <w:t>FS SBU Service desk portal</w:t>
            </w:r>
            <w:r w:rsidRPr="00BF6CA6">
              <w:rPr>
                <w:rFonts w:asciiTheme="minorHAnsi" w:hAnsiTheme="minorHAnsi"/>
                <w:sz w:val="22"/>
                <w:szCs w:val="22"/>
                <w:rPrChange w:id="1613" w:author="aljaykum" w:date="2016-11-08T10:27:00Z">
                  <w:rPr>
                    <w:color w:val="0000FF"/>
                    <w:u w:val="single"/>
                  </w:rPr>
                </w:rPrChange>
              </w:rPr>
              <w:fldChar w:fldCharType="end"/>
            </w:r>
            <w:r w:rsidRPr="00BF6CA6">
              <w:rPr>
                <w:rFonts w:asciiTheme="minorHAnsi" w:hAnsiTheme="minorHAnsi"/>
                <w:sz w:val="22"/>
                <w:szCs w:val="22"/>
                <w:rPrChange w:id="1614" w:author="aljaykum" w:date="2016-11-08T10:27:00Z">
                  <w:rPr>
                    <w:rFonts w:asciiTheme="minorHAnsi" w:hAnsiTheme="minorHAnsi"/>
                    <w:color w:val="0000FF"/>
                    <w:u w:val="single"/>
                  </w:rPr>
                </w:rPrChange>
              </w:rPr>
              <w:t xml:space="preserve"> (Employee Management &gt;&gt; Leave Management System). </w:t>
            </w:r>
          </w:p>
          <w:p w:rsidR="00E036DF" w:rsidRPr="00623271"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615" w:author="aljaykum" w:date="2016-11-08T10:27:00Z">
                  <w:rPr>
                    <w:rFonts w:asciiTheme="minorHAnsi" w:hAnsiTheme="minorHAnsi"/>
                  </w:rPr>
                </w:rPrChange>
              </w:rPr>
            </w:pPr>
            <w:r w:rsidRPr="00BF6CA6">
              <w:rPr>
                <w:rFonts w:asciiTheme="minorHAnsi" w:hAnsiTheme="minorHAnsi"/>
                <w:sz w:val="22"/>
                <w:szCs w:val="22"/>
                <w:rPrChange w:id="1616" w:author="aljaykum" w:date="2016-11-08T10:27:00Z">
                  <w:rPr>
                    <w:rFonts w:asciiTheme="minorHAnsi" w:hAnsiTheme="minorHAnsi"/>
                    <w:color w:val="0000FF"/>
                    <w:u w:val="single"/>
                  </w:rPr>
                </w:rPrChange>
              </w:rPr>
              <w:t xml:space="preserve">Contact Person: Michelle Odisho </w:t>
            </w:r>
          </w:p>
          <w:p w:rsidR="00E036DF" w:rsidRPr="00623271"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17" w:author="aljaykum" w:date="2016-11-08T10:27:00Z">
                  <w:rPr>
                    <w:rFonts w:asciiTheme="minorHAnsi" w:hAnsiTheme="minorHAnsi"/>
                    <w:color w:val="0000FF"/>
                    <w:u w:val="single"/>
                  </w:rPr>
                </w:rPrChange>
              </w:rPr>
              <w:br/>
              <w:t>Regards,</w:t>
            </w:r>
            <w:r w:rsidRPr="00BF6CA6">
              <w:rPr>
                <w:rFonts w:asciiTheme="minorHAnsi" w:hAnsiTheme="minorHAnsi"/>
                <w:sz w:val="22"/>
                <w:szCs w:val="22"/>
                <w:rPrChange w:id="1618" w:author="aljaykum" w:date="2016-11-08T10:27:00Z">
                  <w:rPr>
                    <w:rFonts w:asciiTheme="minorHAnsi" w:hAnsiTheme="minorHAnsi"/>
                    <w:color w:val="0000FF"/>
                    <w:u w:val="single"/>
                  </w:rPr>
                </w:rPrChange>
              </w:rPr>
              <w:br/>
            </w:r>
            <w:r w:rsidRPr="00BF6CA6">
              <w:rPr>
                <w:rFonts w:asciiTheme="minorHAnsi" w:hAnsiTheme="minorHAnsi"/>
                <w:sz w:val="22"/>
                <w:szCs w:val="22"/>
                <w:rPrChange w:id="1619" w:author="aljaykum" w:date="2016-11-08T10:27:00Z">
                  <w:rPr>
                    <w:rFonts w:asciiTheme="minorHAnsi" w:hAnsiTheme="minorHAnsi"/>
                    <w:color w:val="0000FF"/>
                    <w:u w:val="single"/>
                  </w:rPr>
                </w:rPrChange>
              </w:rPr>
              <w:lastRenderedPageBreak/>
              <w:t>Employee Name(ID)</w:t>
            </w:r>
          </w:p>
        </w:tc>
      </w:tr>
      <w:tr w:rsidR="00E036DF" w:rsidRPr="008E6B5A" w:rsidTr="00E036DF">
        <w:tc>
          <w:tcPr>
            <w:tcW w:w="8885" w:type="dxa"/>
          </w:tcPr>
          <w:p w:rsidR="00E036DF" w:rsidRPr="008E6B5A" w:rsidRDefault="00E036DF" w:rsidP="00E036DF">
            <w:pPr>
              <w:pStyle w:val="Num1"/>
              <w:spacing w:before="0"/>
              <w:rPr>
                <w:rFonts w:asciiTheme="minorHAnsi" w:hAnsiTheme="minorHAnsi"/>
                <w:sz w:val="22"/>
                <w:szCs w:val="22"/>
              </w:rPr>
            </w:pPr>
          </w:p>
        </w:tc>
      </w:tr>
    </w:tbl>
    <w:p w:rsidR="00783519" w:rsidRDefault="00783519">
      <w:pPr>
        <w:pStyle w:val="Num1"/>
        <w:spacing w:before="0"/>
        <w:rPr>
          <w:rFonts w:asciiTheme="minorHAnsi" w:hAnsiTheme="minorHAnsi"/>
          <w:sz w:val="22"/>
          <w:szCs w:val="22"/>
        </w:rPr>
      </w:pPr>
    </w:p>
    <w:p w:rsidR="00731807" w:rsidRPr="008E6B5A" w:rsidRDefault="00731807" w:rsidP="00731807">
      <w:pPr>
        <w:pStyle w:val="Num1"/>
        <w:spacing w:before="0"/>
        <w:rPr>
          <w:rFonts w:asciiTheme="minorHAnsi" w:hAnsiTheme="minorHAnsi"/>
          <w:sz w:val="22"/>
          <w:szCs w:val="22"/>
        </w:rPr>
      </w:pPr>
    </w:p>
    <w:p w:rsidR="00731807" w:rsidRPr="008E6B5A" w:rsidRDefault="00AA5576" w:rsidP="00731807">
      <w:pPr>
        <w:pStyle w:val="Num1"/>
        <w:spacing w:before="0"/>
        <w:rPr>
          <w:rFonts w:asciiTheme="minorHAnsi" w:hAnsiTheme="minorHAnsi"/>
          <w:sz w:val="22"/>
          <w:szCs w:val="22"/>
          <w:u w:val="single"/>
        </w:rPr>
      </w:pPr>
      <w:bookmarkStart w:id="1620" w:name="sick"/>
      <w:r w:rsidRPr="00AA5576">
        <w:rPr>
          <w:rFonts w:asciiTheme="minorHAnsi" w:hAnsiTheme="minorHAnsi"/>
          <w:sz w:val="22"/>
          <w:szCs w:val="22"/>
          <w:u w:val="single"/>
        </w:rPr>
        <w:t>Apply Sick Leave</w:t>
      </w:r>
    </w:p>
    <w:bookmarkEnd w:id="1620"/>
    <w:p w:rsidR="00F342F6" w:rsidRPr="008E6B5A" w:rsidRDefault="00AA5576" w:rsidP="00F342F6">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Following fields to be available on the form for submitting Sick Leave</w:t>
      </w:r>
    </w:p>
    <w:p w:rsidR="00F342F6" w:rsidRPr="008E6B5A" w:rsidRDefault="00AA5576" w:rsidP="00F342F6">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F342F6" w:rsidRPr="008E6B5A" w:rsidRDefault="00AA5576" w:rsidP="00F342F6">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F342F6" w:rsidRPr="008E6B5A" w:rsidRDefault="00AA5576" w:rsidP="00F342F6">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F342F6" w:rsidRPr="008E6B5A" w:rsidRDefault="00AA5576" w:rsidP="00F342F6">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F342F6" w:rsidRPr="008E6B5A" w:rsidRDefault="00AA5576" w:rsidP="00F342F6">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BF7D79" w:rsidRPr="008E6B5A" w:rsidRDefault="00AA5576" w:rsidP="00BF7D79">
      <w:pPr>
        <w:pStyle w:val="Num1"/>
        <w:numPr>
          <w:ilvl w:val="1"/>
          <w:numId w:val="30"/>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 3 Days or More (Up To 5 Days) Doctor's Note Needed.</w:t>
      </w:r>
    </w:p>
    <w:p w:rsidR="00BF7D79" w:rsidRPr="008E6B5A" w:rsidRDefault="00AA5576" w:rsidP="00BF7D79">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For US employees 40 hrs of sick leave credit should be done on the start of each year</w:t>
      </w:r>
    </w:p>
    <w:p w:rsidR="00BF7D79" w:rsidRPr="008E6B5A" w:rsidRDefault="00AA5576" w:rsidP="00BF7D79">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If the 40 hrs of sick leave is not consumed by employee in the year then the leaves should lapse and not allowed to be carried forward to next year.</w:t>
      </w:r>
    </w:p>
    <w:p w:rsidR="00BF7D79" w:rsidRPr="008E6B5A" w:rsidRDefault="00AA5576" w:rsidP="00BF7D79">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should not be allowed to take more than 40 hrs of sick leave in LMS</w:t>
      </w:r>
    </w:p>
    <w:p w:rsidR="00BF7D79" w:rsidRPr="008E6B5A" w:rsidRDefault="00AA5576" w:rsidP="00BF7D79">
      <w:pPr>
        <w:pStyle w:val="Num1"/>
        <w:numPr>
          <w:ilvl w:val="0"/>
          <w:numId w:val="30"/>
        </w:numPr>
        <w:spacing w:before="0"/>
        <w:rPr>
          <w:rFonts w:asciiTheme="minorHAnsi" w:hAnsiTheme="minorHAnsi"/>
          <w:sz w:val="22"/>
          <w:szCs w:val="22"/>
        </w:rPr>
      </w:pPr>
      <w:r w:rsidRPr="00AA5576">
        <w:rPr>
          <w:rFonts w:asciiTheme="minorHAnsi" w:hAnsiTheme="minorHAnsi"/>
          <w:sz w:val="22"/>
          <w:szCs w:val="22"/>
        </w:rPr>
        <w:t>For leaves applied for 3 consecutive days and above till 5 days should enforce the employees to upload doctor’s certificate.</w:t>
      </w:r>
    </w:p>
    <w:p w:rsidR="00BF7D79" w:rsidRPr="008E6B5A" w:rsidRDefault="00AA5576" w:rsidP="00BF7D79">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All the sick leave applied through LMS should first goto Supervisor for approval and then to People care team for 2nd level approval.</w:t>
      </w:r>
    </w:p>
    <w:p w:rsidR="00DD1D0A" w:rsidRPr="008E6B5A" w:rsidRDefault="00AA5576" w:rsidP="00DD1D0A">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policy would also be applicable to STT &amp; LTT employee who post transfer follow US leave policy</w:t>
      </w:r>
    </w:p>
    <w:p w:rsidR="00DD1D0A" w:rsidRPr="008E6B5A" w:rsidRDefault="00AA5576" w:rsidP="00DD1D0A">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gets transferred from US to any other country then the remaining number of sick leave should get lapsed, if the same employee returns back to US then 40 hrs of sick leave should be credited on the day of return.</w:t>
      </w:r>
    </w:p>
    <w:p w:rsidR="00783519" w:rsidRDefault="00AA5576">
      <w:pPr>
        <w:pStyle w:val="ListParagraph"/>
        <w:numPr>
          <w:ilvl w:val="0"/>
          <w:numId w:val="30"/>
        </w:numPr>
        <w:jc w:val="both"/>
        <w:rPr>
          <w:rFonts w:asciiTheme="minorHAnsi" w:hAnsiTheme="minorHAnsi"/>
          <w:sz w:val="22"/>
          <w:szCs w:val="22"/>
        </w:rPr>
      </w:pPr>
      <w:r w:rsidRPr="00AA5576">
        <w:rPr>
          <w:rFonts w:asciiTheme="minorHAnsi" w:eastAsia="Arial" w:hAnsiTheme="minorHAnsi" w:cs="Arial"/>
          <w:sz w:val="22"/>
          <w:szCs w:val="22"/>
          <w:lang w:val="en-GB"/>
        </w:rPr>
        <w:t>For STT employees, they would follow US policy so for them 40 hrs of sick leave would be credited in US location, on completion of their term the leave would be lapsed, if the same employee is again deployed on STT then again 40 hrs of sick leave would be credited.</w:t>
      </w:r>
    </w:p>
    <w:p w:rsidR="00783519" w:rsidRDefault="00AA5576">
      <w:pPr>
        <w:pStyle w:val="ListParagraph"/>
        <w:numPr>
          <w:ilvl w:val="0"/>
          <w:numId w:val="30"/>
        </w:numPr>
        <w:jc w:val="both"/>
        <w:rPr>
          <w:rFonts w:asciiTheme="minorHAnsi" w:hAnsiTheme="minorHAnsi"/>
          <w:sz w:val="22"/>
          <w:szCs w:val="22"/>
        </w:rPr>
      </w:pPr>
      <w:r w:rsidRPr="00AA5576">
        <w:rPr>
          <w:rFonts w:asciiTheme="minorHAnsi" w:eastAsia="Arial" w:hAnsiTheme="minorHAnsi" w:cs="Arial"/>
          <w:sz w:val="22"/>
          <w:szCs w:val="22"/>
          <w:lang w:val="en-GB"/>
        </w:rPr>
        <w:t>This request in LMS will trigger an email alert to employee’s supervisor for its approval (approve/reject). Reminders will be sent to supervisor 15 days prior to leave start date.</w:t>
      </w:r>
    </w:p>
    <w:p w:rsidR="00867B91" w:rsidRPr="008E6B5A" w:rsidRDefault="00AA5576" w:rsidP="00867B91">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Once the request is approved by supervisor, an email alert will be triggered to people process team for their decision. Reminders will be sent to people process every day prior to leave start date</w:t>
      </w:r>
    </w:p>
    <w:p w:rsidR="00783519" w:rsidRDefault="00AA5576">
      <w:pPr>
        <w:pStyle w:val="ListParagraph"/>
        <w:numPr>
          <w:ilvl w:val="0"/>
          <w:numId w:val="30"/>
        </w:numPr>
        <w:jc w:val="both"/>
        <w:rPr>
          <w:rFonts w:asciiTheme="minorHAnsi" w:hAnsiTheme="minorHAnsi"/>
          <w:sz w:val="22"/>
          <w:szCs w:val="22"/>
        </w:rPr>
      </w:pPr>
      <w:r w:rsidRPr="00AA5576">
        <w:rPr>
          <w:rFonts w:asciiTheme="minorHAnsi" w:eastAsia="Arial" w:hAnsiTheme="minorHAnsi" w:cs="Arial"/>
          <w:sz w:val="22"/>
          <w:szCs w:val="22"/>
          <w:lang w:val="en-GB"/>
        </w:rPr>
        <w:t>Mail sent</w:t>
      </w:r>
    </w:p>
    <w:tbl>
      <w:tblPr>
        <w:tblStyle w:val="TableGrid"/>
        <w:tblW w:w="0" w:type="auto"/>
        <w:tblLook w:val="04A0" w:firstRow="1" w:lastRow="0" w:firstColumn="1" w:lastColumn="0" w:noHBand="0" w:noVBand="1"/>
      </w:tblPr>
      <w:tblGrid>
        <w:gridCol w:w="8885"/>
      </w:tblGrid>
      <w:tr w:rsidR="00867B91" w:rsidRPr="008E6B5A" w:rsidTr="00867B91">
        <w:tc>
          <w:tcPr>
            <w:tcW w:w="8885" w:type="dxa"/>
          </w:tcPr>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21" w:author="aljaykum" w:date="2016-11-08T10:59:00Z">
                  <w:rPr>
                    <w:rFonts w:asciiTheme="minorHAnsi" w:hAnsiTheme="minorHAnsi"/>
                    <w:color w:val="0000FF"/>
                    <w:sz w:val="22"/>
                    <w:szCs w:val="22"/>
                    <w:u w:val="single"/>
                  </w:rPr>
                </w:rPrChange>
              </w:rPr>
              <w:t>From: Employee</w:t>
            </w:r>
          </w:p>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22" w:author="aljaykum" w:date="2016-11-08T10:59:00Z">
                  <w:rPr>
                    <w:rFonts w:asciiTheme="minorHAnsi" w:hAnsiTheme="minorHAnsi"/>
                    <w:color w:val="0000FF"/>
                    <w:sz w:val="22"/>
                    <w:szCs w:val="22"/>
                    <w:u w:val="single"/>
                  </w:rPr>
                </w:rPrChange>
              </w:rPr>
              <w:t>To: Supervisor</w:t>
            </w:r>
          </w:p>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23" w:author="aljaykum" w:date="2016-11-08T10:59:00Z">
                  <w:rPr>
                    <w:rFonts w:asciiTheme="minorHAnsi" w:hAnsiTheme="minorHAnsi"/>
                    <w:color w:val="0000FF"/>
                    <w:sz w:val="22"/>
                    <w:szCs w:val="22"/>
                    <w:u w:val="single"/>
                  </w:rPr>
                </w:rPrChange>
              </w:rPr>
              <w:t>CC: employee</w:t>
            </w:r>
          </w:p>
          <w:p w:rsidR="00867B91" w:rsidRPr="00103E2F" w:rsidRDefault="00867B91" w:rsidP="00867B91">
            <w:pPr>
              <w:pStyle w:val="Num1"/>
              <w:spacing w:before="0"/>
              <w:rPr>
                <w:rFonts w:asciiTheme="minorHAnsi" w:hAnsiTheme="minorHAnsi"/>
                <w:sz w:val="22"/>
                <w:szCs w:val="22"/>
              </w:rPr>
            </w:pPr>
          </w:p>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24" w:author="aljaykum" w:date="2016-11-08T10:59:00Z">
                  <w:rPr>
                    <w:rFonts w:asciiTheme="minorHAnsi" w:hAnsiTheme="minorHAnsi"/>
                    <w:color w:val="0000FF"/>
                    <w:sz w:val="22"/>
                    <w:szCs w:val="22"/>
                    <w:u w:val="single"/>
                  </w:rPr>
                </w:rPrChange>
              </w:rPr>
              <w:t xml:space="preserve">Subject: </w:t>
            </w:r>
            <w:ins w:id="1625" w:author="aljaykum" w:date="2016-11-08T10:59:00Z">
              <w:r w:rsidRPr="00BF6CA6">
                <w:rPr>
                  <w:rFonts w:asciiTheme="minorHAnsi" w:hAnsiTheme="minorHAnsi"/>
                  <w:sz w:val="22"/>
                  <w:szCs w:val="22"/>
                  <w:rPrChange w:id="1626" w:author="aljaykum" w:date="2016-11-08T10:59: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627" w:author="aljaykum" w:date="2016-11-08T10:59:00Z">
                    <w:rPr>
                      <w:rFonts w:asciiTheme="minorHAnsi" w:hAnsiTheme="minorHAnsi" w:cs="Tahoma"/>
                      <w:color w:val="0000FF"/>
                      <w:sz w:val="22"/>
                      <w:szCs w:val="22"/>
                      <w:u w:val="single"/>
                    </w:rPr>
                  </w:rPrChange>
                </w:rPr>
                <w:t>submitted by &lt;Employee Name&gt;</w:t>
              </w:r>
            </w:ins>
            <w:del w:id="1628" w:author="aljaykum" w:date="2016-11-08T10:59:00Z">
              <w:r w:rsidRPr="00BF6CA6">
                <w:rPr>
                  <w:rFonts w:asciiTheme="minorHAnsi" w:hAnsiTheme="minorHAnsi"/>
                  <w:sz w:val="22"/>
                  <w:szCs w:val="22"/>
                  <w:rPrChange w:id="1629" w:author="aljaykum" w:date="2016-11-08T10:59:00Z">
                    <w:rPr>
                      <w:rFonts w:asciiTheme="minorHAnsi" w:hAnsiTheme="minorHAnsi"/>
                      <w:color w:val="0000FF"/>
                      <w:sz w:val="22"/>
                      <w:szCs w:val="22"/>
                      <w:u w:val="single"/>
                    </w:rPr>
                  </w:rPrChange>
                </w:rPr>
                <w:delText>Leave application</w:delText>
              </w:r>
            </w:del>
          </w:p>
          <w:p w:rsidR="00867B91" w:rsidRPr="00103E2F" w:rsidRDefault="00867B91" w:rsidP="00867B91">
            <w:pPr>
              <w:pStyle w:val="Num1"/>
              <w:spacing w:before="0"/>
              <w:rPr>
                <w:rFonts w:asciiTheme="minorHAnsi" w:hAnsiTheme="minorHAnsi"/>
                <w:sz w:val="22"/>
                <w:szCs w:val="22"/>
              </w:rPr>
            </w:pPr>
          </w:p>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630" w:author="aljaykum" w:date="2016-11-08T10:59:00Z">
                  <w:rPr>
                    <w:rFonts w:asciiTheme="minorHAnsi" w:hAnsiTheme="minorHAnsi"/>
                    <w:color w:val="0000FF"/>
                    <w:sz w:val="22"/>
                    <w:szCs w:val="22"/>
                    <w:u w:val="single"/>
                  </w:rPr>
                </w:rPrChange>
              </w:rPr>
              <w:t>Body:</w:t>
            </w:r>
          </w:p>
          <w:p w:rsidR="00867B91" w:rsidRPr="00103E2F" w:rsidRDefault="00BF6CA6" w:rsidP="00867B91">
            <w:pPr>
              <w:spacing w:after="240"/>
              <w:rPr>
                <w:rFonts w:asciiTheme="minorHAnsi" w:hAnsiTheme="minorHAnsi"/>
                <w:sz w:val="22"/>
                <w:szCs w:val="22"/>
                <w:rPrChange w:id="1631" w:author="aljaykum" w:date="2016-11-08T10:59:00Z">
                  <w:rPr>
                    <w:rFonts w:asciiTheme="minorHAnsi" w:hAnsiTheme="minorHAnsi"/>
                  </w:rPr>
                </w:rPrChange>
              </w:rPr>
            </w:pPr>
            <w:r w:rsidRPr="00BF6CA6">
              <w:rPr>
                <w:rFonts w:asciiTheme="minorHAnsi" w:hAnsiTheme="minorHAnsi"/>
                <w:sz w:val="22"/>
                <w:szCs w:val="22"/>
                <w:rPrChange w:id="1632" w:author="aljaykum" w:date="2016-11-08T10:59:00Z">
                  <w:rPr>
                    <w:rFonts w:asciiTheme="minorHAnsi" w:hAnsiTheme="minorHAnsi"/>
                    <w:color w:val="0000FF"/>
                    <w:u w:val="single"/>
                  </w:rPr>
                </w:rPrChange>
              </w:rPr>
              <w:t xml:space="preserve">Hi, </w:t>
            </w:r>
            <w:r w:rsidRPr="00BF6CA6">
              <w:rPr>
                <w:rFonts w:asciiTheme="minorHAnsi" w:hAnsiTheme="minorHAnsi"/>
                <w:sz w:val="22"/>
                <w:szCs w:val="22"/>
                <w:rPrChange w:id="1633" w:author="aljaykum" w:date="2016-11-08T10:59:00Z">
                  <w:rPr>
                    <w:rFonts w:asciiTheme="minorHAnsi" w:hAnsiTheme="minorHAnsi"/>
                    <w:color w:val="0000FF"/>
                    <w:u w:val="single"/>
                  </w:rPr>
                </w:rPrChange>
              </w:rPr>
              <w:br/>
            </w:r>
            <w:r w:rsidRPr="00BF6CA6">
              <w:rPr>
                <w:rFonts w:asciiTheme="minorHAnsi" w:hAnsiTheme="minorHAnsi"/>
                <w:sz w:val="22"/>
                <w:szCs w:val="22"/>
                <w:rPrChange w:id="1634" w:author="aljaykum" w:date="2016-11-08T10:59:00Z">
                  <w:rPr>
                    <w:rFonts w:asciiTheme="minorHAnsi" w:hAnsiTheme="minorHAnsi"/>
                    <w:color w:val="0000FF"/>
                    <w:u w:val="single"/>
                  </w:rPr>
                </w:rPrChange>
              </w:rPr>
              <w:br/>
            </w:r>
            <w:r w:rsidRPr="00BF6CA6">
              <w:rPr>
                <w:rFonts w:asciiTheme="minorHAnsi" w:hAnsiTheme="minorHAnsi"/>
                <w:sz w:val="22"/>
                <w:szCs w:val="22"/>
                <w:rPrChange w:id="1635" w:author="aljaykum" w:date="2016-11-08T10:59:00Z">
                  <w:rPr>
                    <w:rFonts w:asciiTheme="minorHAnsi" w:hAnsiTheme="minorHAnsi"/>
                    <w:color w:val="0000FF"/>
                    <w:u w:val="single"/>
                  </w:rPr>
                </w:rPrChange>
              </w:rPr>
              <w:lastRenderedPageBreak/>
              <w:t xml:space="preserve">This is to inform you that Employee Name (ID) has submitted following leave </w:t>
            </w:r>
            <w:del w:id="1636" w:author="aljaykum" w:date="2016-11-08T10:59:00Z">
              <w:r w:rsidRPr="00BF6CA6">
                <w:rPr>
                  <w:rFonts w:asciiTheme="minorHAnsi" w:hAnsiTheme="minorHAnsi"/>
                  <w:sz w:val="22"/>
                  <w:szCs w:val="22"/>
                  <w:rPrChange w:id="1637" w:author="aljaykum" w:date="2016-11-08T10:59:00Z">
                    <w:rPr>
                      <w:rFonts w:asciiTheme="minorHAnsi" w:hAnsiTheme="minorHAnsi"/>
                      <w:color w:val="0000FF"/>
                      <w:u w:val="single"/>
                    </w:rPr>
                  </w:rPrChange>
                </w:rPr>
                <w:delText>plan</w:delText>
              </w:r>
            </w:del>
            <w:ins w:id="1638" w:author="aljaykum" w:date="2016-11-08T10:59:00Z">
              <w:r w:rsidR="00103E2F">
                <w:rPr>
                  <w:rFonts w:asciiTheme="minorHAnsi" w:hAnsiTheme="minorHAnsi"/>
                  <w:sz w:val="22"/>
                  <w:szCs w:val="22"/>
                </w:rPr>
                <w:t>request</w:t>
              </w:r>
            </w:ins>
            <w:r w:rsidRPr="00BF6CA6">
              <w:rPr>
                <w:rFonts w:asciiTheme="minorHAnsi" w:hAnsiTheme="minorHAnsi"/>
                <w:sz w:val="22"/>
                <w:szCs w:val="22"/>
                <w:rPrChange w:id="1639" w:author="aljaykum" w:date="2016-11-08T10:59:00Z">
                  <w:rPr>
                    <w:rFonts w:asciiTheme="minorHAnsi" w:hAnsiTheme="minorHAnsi"/>
                    <w:color w:val="0000FF"/>
                    <w:u w:val="single"/>
                  </w:rPr>
                </w:rPrChange>
              </w:rPr>
              <w:t>.</w:t>
            </w:r>
          </w:p>
          <w:tbl>
            <w:tblPr>
              <w:tblW w:w="8476"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61"/>
              <w:gridCol w:w="2061"/>
              <w:gridCol w:w="2149"/>
              <w:gridCol w:w="2205"/>
            </w:tblGrid>
            <w:tr w:rsidR="00867B91" w:rsidRPr="00103E2F" w:rsidTr="00867B91">
              <w:trPr>
                <w:trHeight w:val="645"/>
              </w:trPr>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640" w:author="aljaykum" w:date="2016-11-08T10:59:00Z">
                        <w:rPr>
                          <w:rFonts w:asciiTheme="minorHAnsi" w:hAnsiTheme="minorHAnsi" w:cs="Times New Roman"/>
                          <w:b/>
                          <w:bCs/>
                          <w:sz w:val="24"/>
                          <w:szCs w:val="24"/>
                        </w:rPr>
                      </w:rPrChange>
                    </w:rPr>
                  </w:pPr>
                  <w:del w:id="1641" w:author="aljaykum" w:date="2016-11-08T11:00:00Z">
                    <w:r w:rsidRPr="00BF6CA6">
                      <w:rPr>
                        <w:rFonts w:asciiTheme="minorHAnsi" w:hAnsiTheme="minorHAnsi"/>
                        <w:b/>
                        <w:bCs/>
                        <w:sz w:val="22"/>
                        <w:szCs w:val="22"/>
                        <w:rPrChange w:id="1642" w:author="aljaykum" w:date="2016-11-08T10:59:00Z">
                          <w:rPr>
                            <w:rFonts w:asciiTheme="minorHAnsi" w:hAnsiTheme="minorHAnsi"/>
                            <w:b/>
                            <w:bCs/>
                            <w:color w:val="0000FF"/>
                            <w:u w:val="single"/>
                          </w:rPr>
                        </w:rPrChange>
                      </w:rPr>
                      <w:delText>New Leave Start Date</w:delText>
                    </w:r>
                  </w:del>
                  <w:ins w:id="1643" w:author="aljaykum" w:date="2016-11-08T11:00:00Z">
                    <w:r w:rsidR="00103E2F">
                      <w:rPr>
                        <w:rFonts w:asciiTheme="minorHAnsi" w:hAnsiTheme="minorHAnsi"/>
                        <w:b/>
                        <w:bCs/>
                        <w:sz w:val="22"/>
                        <w:szCs w:val="22"/>
                      </w:rPr>
                      <w:t>Leave Type</w:t>
                    </w:r>
                  </w:ins>
                </w:p>
              </w:tc>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644" w:author="aljaykum" w:date="2016-11-08T10:59:00Z">
                        <w:rPr>
                          <w:rFonts w:asciiTheme="minorHAnsi" w:hAnsiTheme="minorHAnsi" w:cs="Times New Roman"/>
                          <w:b/>
                          <w:bCs/>
                          <w:sz w:val="24"/>
                          <w:szCs w:val="24"/>
                        </w:rPr>
                      </w:rPrChange>
                    </w:rPr>
                  </w:pPr>
                  <w:del w:id="1645" w:author="aljaykum" w:date="2016-11-08T11:00:00Z">
                    <w:r w:rsidRPr="00BF6CA6">
                      <w:rPr>
                        <w:rFonts w:asciiTheme="minorHAnsi" w:hAnsiTheme="minorHAnsi"/>
                        <w:b/>
                        <w:bCs/>
                        <w:sz w:val="22"/>
                        <w:szCs w:val="22"/>
                        <w:rPrChange w:id="1646" w:author="aljaykum" w:date="2016-11-08T10:59:00Z">
                          <w:rPr>
                            <w:rFonts w:asciiTheme="minorHAnsi" w:hAnsiTheme="minorHAnsi"/>
                            <w:b/>
                            <w:bCs/>
                            <w:color w:val="0000FF"/>
                            <w:u w:val="single"/>
                          </w:rPr>
                        </w:rPrChange>
                      </w:rPr>
                      <w:delText>New Leave End Date</w:delText>
                    </w:r>
                  </w:del>
                  <w:ins w:id="1647" w:author="aljaykum" w:date="2016-11-08T11:00:00Z">
                    <w:r w:rsidR="00103E2F">
                      <w:rPr>
                        <w:rFonts w:asciiTheme="minorHAnsi" w:hAnsiTheme="minorHAnsi"/>
                        <w:b/>
                        <w:bCs/>
                        <w:sz w:val="22"/>
                        <w:szCs w:val="22"/>
                      </w:rPr>
                      <w:t>Start Date</w:t>
                    </w:r>
                  </w:ins>
                </w:p>
              </w:tc>
              <w:tc>
                <w:tcPr>
                  <w:tcW w:w="21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648" w:author="aljaykum" w:date="2016-11-08T10:59:00Z">
                        <w:rPr>
                          <w:rFonts w:asciiTheme="minorHAnsi" w:hAnsiTheme="minorHAnsi" w:cs="Times New Roman"/>
                          <w:b/>
                          <w:bCs/>
                          <w:sz w:val="24"/>
                          <w:szCs w:val="24"/>
                        </w:rPr>
                      </w:rPrChange>
                    </w:rPr>
                  </w:pPr>
                  <w:del w:id="1649" w:author="aljaykum" w:date="2016-11-08T11:00:00Z">
                    <w:r w:rsidRPr="00BF6CA6">
                      <w:rPr>
                        <w:rFonts w:asciiTheme="minorHAnsi" w:hAnsiTheme="minorHAnsi"/>
                        <w:b/>
                        <w:bCs/>
                        <w:sz w:val="22"/>
                        <w:szCs w:val="22"/>
                        <w:rPrChange w:id="1650" w:author="aljaykum" w:date="2016-11-08T10:59:00Z">
                          <w:rPr>
                            <w:rFonts w:asciiTheme="minorHAnsi" w:hAnsiTheme="minorHAnsi"/>
                            <w:b/>
                            <w:bCs/>
                            <w:color w:val="0000FF"/>
                            <w:u w:val="single"/>
                          </w:rPr>
                        </w:rPrChange>
                      </w:rPr>
                      <w:delText>Leave Type</w:delText>
                    </w:r>
                  </w:del>
                  <w:ins w:id="1651" w:author="aljaykum" w:date="2016-11-08T11:00:00Z">
                    <w:r w:rsidR="00103E2F">
                      <w:rPr>
                        <w:rFonts w:asciiTheme="minorHAnsi" w:hAnsiTheme="minorHAnsi"/>
                        <w:b/>
                        <w:bCs/>
                        <w:sz w:val="22"/>
                        <w:szCs w:val="22"/>
                      </w:rPr>
                      <w:t>End Date</w:t>
                    </w:r>
                  </w:ins>
                </w:p>
              </w:tc>
              <w:tc>
                <w:tcPr>
                  <w:tcW w:w="220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652" w:author="aljaykum" w:date="2016-11-08T10:59:00Z">
                        <w:rPr>
                          <w:rFonts w:asciiTheme="minorHAnsi" w:hAnsiTheme="minorHAnsi" w:cs="Times New Roman"/>
                          <w:b/>
                          <w:bCs/>
                          <w:sz w:val="24"/>
                          <w:szCs w:val="24"/>
                        </w:rPr>
                      </w:rPrChange>
                    </w:rPr>
                  </w:pPr>
                  <w:del w:id="1653" w:author="aljaykum" w:date="2016-11-08T11:00:00Z">
                    <w:r w:rsidRPr="00BF6CA6">
                      <w:rPr>
                        <w:rFonts w:asciiTheme="minorHAnsi" w:hAnsiTheme="minorHAnsi"/>
                        <w:b/>
                        <w:bCs/>
                        <w:sz w:val="22"/>
                        <w:szCs w:val="22"/>
                        <w:rPrChange w:id="1654" w:author="aljaykum" w:date="2016-11-08T10:59:00Z">
                          <w:rPr>
                            <w:rFonts w:asciiTheme="minorHAnsi" w:hAnsiTheme="minorHAnsi"/>
                            <w:b/>
                            <w:bCs/>
                            <w:color w:val="0000FF"/>
                            <w:u w:val="single"/>
                          </w:rPr>
                        </w:rPrChange>
                      </w:rPr>
                      <w:delText>Effective No. Of leave</w:delText>
                    </w:r>
                  </w:del>
                  <w:ins w:id="1655" w:author="aljaykum" w:date="2016-11-08T11:00:00Z">
                    <w:r w:rsidR="00103E2F">
                      <w:rPr>
                        <w:rFonts w:asciiTheme="minorHAnsi" w:hAnsiTheme="minorHAnsi"/>
                        <w:b/>
                        <w:bCs/>
                        <w:sz w:val="22"/>
                        <w:szCs w:val="22"/>
                      </w:rPr>
                      <w:t>Effective Leave</w:t>
                    </w:r>
                  </w:ins>
                </w:p>
              </w:tc>
            </w:tr>
            <w:tr w:rsidR="00867B91" w:rsidRPr="00103E2F" w:rsidTr="00867B91">
              <w:trPr>
                <w:trHeight w:val="390"/>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7B91" w:rsidRPr="00103E2F" w:rsidRDefault="00867B91" w:rsidP="00867B91">
                  <w:pPr>
                    <w:jc w:val="center"/>
                    <w:rPr>
                      <w:rFonts w:asciiTheme="minorHAnsi" w:hAnsiTheme="minorHAnsi" w:cs="Times New Roman"/>
                      <w:sz w:val="22"/>
                      <w:szCs w:val="22"/>
                      <w:rPrChange w:id="1656" w:author="aljaykum" w:date="2016-11-08T10:59: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7B91" w:rsidRPr="00103E2F" w:rsidRDefault="00867B91" w:rsidP="00867B91">
                  <w:pPr>
                    <w:jc w:val="center"/>
                    <w:rPr>
                      <w:rFonts w:asciiTheme="minorHAnsi" w:hAnsiTheme="minorHAnsi" w:cs="Times New Roman"/>
                      <w:sz w:val="22"/>
                      <w:szCs w:val="22"/>
                      <w:rPrChange w:id="1657" w:author="aljaykum" w:date="2016-11-08T10:59: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67B91" w:rsidRPr="00103E2F" w:rsidRDefault="00BF6CA6" w:rsidP="00867B91">
                  <w:pPr>
                    <w:jc w:val="center"/>
                    <w:rPr>
                      <w:rFonts w:asciiTheme="minorHAnsi" w:hAnsiTheme="minorHAnsi" w:cs="Times New Roman"/>
                      <w:sz w:val="22"/>
                      <w:szCs w:val="22"/>
                      <w:rPrChange w:id="1658" w:author="aljaykum" w:date="2016-11-08T10:59:00Z">
                        <w:rPr>
                          <w:rFonts w:asciiTheme="minorHAnsi" w:hAnsiTheme="minorHAnsi" w:cs="Times New Roman"/>
                          <w:sz w:val="24"/>
                          <w:szCs w:val="24"/>
                        </w:rPr>
                      </w:rPrChange>
                    </w:rPr>
                  </w:pPr>
                  <w:del w:id="1659" w:author="aljaykum" w:date="2016-11-08T11:00:00Z">
                    <w:r w:rsidRPr="00BF6CA6">
                      <w:rPr>
                        <w:rFonts w:asciiTheme="minorHAnsi" w:hAnsiTheme="minorHAnsi"/>
                        <w:sz w:val="22"/>
                        <w:szCs w:val="22"/>
                        <w:rPrChange w:id="1660" w:author="aljaykum" w:date="2016-11-08T10:59:00Z">
                          <w:rPr>
                            <w:rFonts w:asciiTheme="minorHAnsi" w:hAnsiTheme="minorHAnsi"/>
                            <w:color w:val="0000FF"/>
                            <w:u w:val="single"/>
                          </w:rPr>
                        </w:rPrChange>
                      </w:rPr>
                      <w:delText>Sick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4049E9" w:rsidRPr="00103E2F" w:rsidRDefault="00BF6CA6">
                  <w:pPr>
                    <w:jc w:val="center"/>
                    <w:rPr>
                      <w:rFonts w:asciiTheme="minorHAnsi" w:hAnsiTheme="minorHAnsi" w:cs="Times New Roman"/>
                      <w:sz w:val="22"/>
                      <w:szCs w:val="22"/>
                      <w:rPrChange w:id="1661" w:author="aljaykum" w:date="2016-11-08T10:59:00Z">
                        <w:rPr>
                          <w:rFonts w:asciiTheme="minorHAnsi" w:hAnsiTheme="minorHAnsi" w:cs="Times New Roman"/>
                          <w:sz w:val="24"/>
                          <w:szCs w:val="24"/>
                        </w:rPr>
                      </w:rPrChange>
                    </w:rPr>
                  </w:pPr>
                  <w:r w:rsidRPr="00BF6CA6">
                    <w:rPr>
                      <w:rFonts w:asciiTheme="minorHAnsi" w:hAnsiTheme="minorHAnsi"/>
                      <w:sz w:val="22"/>
                      <w:szCs w:val="22"/>
                      <w:rPrChange w:id="1662" w:author="aljaykum" w:date="2016-11-08T10:59:00Z">
                        <w:rPr>
                          <w:rFonts w:asciiTheme="minorHAnsi" w:hAnsiTheme="minorHAnsi"/>
                          <w:color w:val="0000FF"/>
                          <w:u w:val="single"/>
                        </w:rPr>
                      </w:rPrChange>
                    </w:rPr>
                    <w:t>&lt;&gt; hour(s)</w:t>
                  </w:r>
                </w:p>
              </w:tc>
            </w:tr>
          </w:tbl>
          <w:p w:rsidR="00103E2F" w:rsidRDefault="00103E2F" w:rsidP="00867B91">
            <w:pPr>
              <w:rPr>
                <w:ins w:id="1663" w:author="aljaykum" w:date="2016-11-08T11:00:00Z"/>
                <w:rFonts w:asciiTheme="minorHAnsi" w:hAnsiTheme="minorHAnsi"/>
                <w:sz w:val="22"/>
                <w:szCs w:val="22"/>
              </w:rPr>
            </w:pPr>
            <w:ins w:id="1664" w:author="aljaykum" w:date="2016-11-08T11:00:00Z">
              <w:r>
                <w:rPr>
                  <w:rFonts w:asciiTheme="minorHAnsi" w:hAnsiTheme="minorHAnsi"/>
                  <w:sz w:val="22"/>
                  <w:szCs w:val="22"/>
                </w:rPr>
                <w:t>Remarks:</w:t>
              </w:r>
            </w:ins>
          </w:p>
          <w:p w:rsidR="00867B91" w:rsidRPr="00103E2F" w:rsidRDefault="00BF6CA6" w:rsidP="00867B91">
            <w:pPr>
              <w:rPr>
                <w:rFonts w:asciiTheme="minorHAnsi" w:hAnsiTheme="minorHAnsi"/>
                <w:sz w:val="22"/>
                <w:szCs w:val="22"/>
                <w:rPrChange w:id="1665" w:author="aljaykum" w:date="2016-11-08T10:59:00Z">
                  <w:rPr>
                    <w:rFonts w:asciiTheme="minorHAnsi" w:hAnsiTheme="minorHAnsi"/>
                  </w:rPr>
                </w:rPrChange>
              </w:rPr>
            </w:pPr>
            <w:r w:rsidRPr="00BF6CA6">
              <w:rPr>
                <w:rFonts w:asciiTheme="minorHAnsi" w:hAnsiTheme="minorHAnsi"/>
                <w:sz w:val="22"/>
                <w:szCs w:val="22"/>
                <w:rPrChange w:id="1666" w:author="aljaykum" w:date="2016-11-08T10:59:00Z">
                  <w:rPr>
                    <w:rFonts w:asciiTheme="minorHAnsi" w:hAnsiTheme="minorHAnsi"/>
                    <w:color w:val="0000FF"/>
                    <w:u w:val="single"/>
                  </w:rPr>
                </w:rPrChange>
              </w:rPr>
              <w:t xml:space="preserve">Note: </w:t>
            </w:r>
          </w:p>
          <w:p w:rsidR="00867B91" w:rsidRPr="00103E2F" w:rsidRDefault="00BF6CA6" w:rsidP="00867B91">
            <w:pPr>
              <w:numPr>
                <w:ilvl w:val="0"/>
                <w:numId w:val="58"/>
              </w:numPr>
              <w:kinsoku/>
              <w:spacing w:before="100" w:beforeAutospacing="1" w:after="100" w:afterAutospacing="1" w:line="240" w:lineRule="auto"/>
              <w:rPr>
                <w:rFonts w:asciiTheme="minorHAnsi" w:hAnsiTheme="minorHAnsi"/>
                <w:sz w:val="22"/>
                <w:szCs w:val="22"/>
                <w:rPrChange w:id="1667" w:author="aljaykum" w:date="2016-11-08T10:59:00Z">
                  <w:rPr>
                    <w:rFonts w:asciiTheme="minorHAnsi" w:hAnsiTheme="minorHAnsi"/>
                  </w:rPr>
                </w:rPrChange>
              </w:rPr>
            </w:pPr>
            <w:r w:rsidRPr="00BF6CA6">
              <w:rPr>
                <w:rFonts w:asciiTheme="minorHAnsi" w:hAnsiTheme="minorHAnsi"/>
                <w:sz w:val="22"/>
                <w:szCs w:val="22"/>
                <w:rPrChange w:id="1668" w:author="aljaykum" w:date="2016-11-08T10:59:00Z">
                  <w:rPr>
                    <w:rFonts w:asciiTheme="minorHAnsi" w:hAnsiTheme="minorHAnsi"/>
                    <w:color w:val="0000FF"/>
                    <w:u w:val="single"/>
                  </w:rPr>
                </w:rPrChange>
              </w:rPr>
              <w:t xml:space="preserve">Please login to </w:t>
            </w:r>
            <w:r w:rsidRPr="00BF6CA6">
              <w:rPr>
                <w:rFonts w:asciiTheme="minorHAnsi" w:hAnsiTheme="minorHAnsi"/>
                <w:sz w:val="22"/>
                <w:szCs w:val="22"/>
                <w:rPrChange w:id="1669" w:author="aljaykum" w:date="2016-11-08T10:59:00Z">
                  <w:rPr>
                    <w:color w:val="0000FF"/>
                    <w:u w:val="single"/>
                  </w:rPr>
                </w:rPrChange>
              </w:rPr>
              <w:fldChar w:fldCharType="begin"/>
            </w:r>
            <w:r w:rsidRPr="00BF6CA6">
              <w:rPr>
                <w:rFonts w:asciiTheme="minorHAnsi" w:hAnsiTheme="minorHAnsi"/>
                <w:sz w:val="22"/>
                <w:szCs w:val="22"/>
                <w:rPrChange w:id="1670" w:author="aljaykum" w:date="2016-11-08T10:59:00Z">
                  <w:rPr>
                    <w:color w:val="0000FF"/>
                    <w:u w:val="single"/>
                  </w:rPr>
                </w:rPrChange>
              </w:rPr>
              <w:instrText>HYPERLINK "https://lms.fs.capgemini.com"</w:instrText>
            </w:r>
            <w:r w:rsidRPr="00BF6CA6">
              <w:rPr>
                <w:rFonts w:asciiTheme="minorHAnsi" w:hAnsiTheme="minorHAnsi"/>
                <w:sz w:val="22"/>
                <w:szCs w:val="22"/>
                <w:rPrChange w:id="1671" w:author="aljaykum" w:date="2016-11-08T10:59:00Z">
                  <w:rPr>
                    <w:color w:val="0000FF"/>
                    <w:u w:val="single"/>
                  </w:rPr>
                </w:rPrChange>
              </w:rPr>
              <w:fldChar w:fldCharType="separate"/>
            </w:r>
            <w:r w:rsidRPr="00BF6CA6">
              <w:rPr>
                <w:rStyle w:val="Hyperlink"/>
                <w:rFonts w:asciiTheme="minorHAnsi" w:hAnsiTheme="minorHAnsi"/>
                <w:sz w:val="22"/>
                <w:szCs w:val="22"/>
                <w:rPrChange w:id="1672" w:author="aljaykum" w:date="2016-11-08T10:59:00Z">
                  <w:rPr>
                    <w:rStyle w:val="Hyperlink"/>
                    <w:rFonts w:asciiTheme="minorHAnsi" w:hAnsiTheme="minorHAnsi"/>
                  </w:rPr>
                </w:rPrChange>
              </w:rPr>
              <w:t>&lt;new</w:t>
            </w:r>
            <w:r w:rsidRPr="00BF6CA6">
              <w:rPr>
                <w:rFonts w:asciiTheme="minorHAnsi" w:hAnsiTheme="minorHAnsi"/>
                <w:sz w:val="22"/>
                <w:szCs w:val="22"/>
                <w:rPrChange w:id="1673" w:author="aljaykum" w:date="2016-11-08T10:59:00Z">
                  <w:rPr>
                    <w:color w:val="0000FF"/>
                    <w:u w:val="single"/>
                  </w:rPr>
                </w:rPrChange>
              </w:rPr>
              <w:fldChar w:fldCharType="end"/>
            </w:r>
            <w:r w:rsidRPr="00BF6CA6">
              <w:rPr>
                <w:rFonts w:asciiTheme="minorHAnsi" w:hAnsiTheme="minorHAnsi"/>
                <w:sz w:val="22"/>
                <w:szCs w:val="22"/>
                <w:rPrChange w:id="1674" w:author="aljaykum" w:date="2016-11-08T10:59:00Z">
                  <w:rPr>
                    <w:rFonts w:asciiTheme="minorHAnsi" w:hAnsiTheme="minorHAnsi"/>
                    <w:color w:val="0000FF"/>
                    <w:u w:val="single"/>
                  </w:rPr>
                </w:rPrChange>
              </w:rPr>
              <w:t xml:space="preserve"> LMS URL&gt; to access LMS application </w:t>
            </w:r>
          </w:p>
          <w:p w:rsidR="00867B91" w:rsidRPr="00103E2F" w:rsidRDefault="00BF6CA6" w:rsidP="00867B91">
            <w:pPr>
              <w:numPr>
                <w:ilvl w:val="0"/>
                <w:numId w:val="58"/>
              </w:numPr>
              <w:kinsoku/>
              <w:spacing w:before="100" w:beforeAutospacing="1" w:after="100" w:afterAutospacing="1" w:line="240" w:lineRule="auto"/>
              <w:rPr>
                <w:rFonts w:asciiTheme="minorHAnsi" w:hAnsiTheme="minorHAnsi"/>
                <w:sz w:val="22"/>
                <w:szCs w:val="22"/>
                <w:rPrChange w:id="1675" w:author="aljaykum" w:date="2016-11-08T10:59:00Z">
                  <w:rPr>
                    <w:rFonts w:asciiTheme="minorHAnsi" w:hAnsiTheme="minorHAnsi"/>
                  </w:rPr>
                </w:rPrChange>
              </w:rPr>
            </w:pPr>
            <w:r w:rsidRPr="00BF6CA6">
              <w:rPr>
                <w:rFonts w:asciiTheme="minorHAnsi" w:hAnsiTheme="minorHAnsi"/>
                <w:sz w:val="22"/>
                <w:szCs w:val="22"/>
                <w:rPrChange w:id="1676" w:author="aljaykum" w:date="2016-11-08T10:59: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677" w:author="aljaykum" w:date="2016-11-08T10:59:00Z">
                  <w:rPr>
                    <w:color w:val="0000FF"/>
                    <w:u w:val="single"/>
                  </w:rPr>
                </w:rPrChange>
              </w:rPr>
              <w:fldChar w:fldCharType="begin"/>
            </w:r>
            <w:r w:rsidRPr="00BF6CA6">
              <w:rPr>
                <w:rFonts w:asciiTheme="minorHAnsi" w:hAnsiTheme="minorHAnsi"/>
                <w:sz w:val="22"/>
                <w:szCs w:val="22"/>
                <w:rPrChange w:id="1678" w:author="aljaykum" w:date="2016-11-08T10:59: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679" w:author="aljaykum" w:date="2016-11-08T10:59:00Z">
                  <w:rPr>
                    <w:color w:val="0000FF"/>
                    <w:u w:val="single"/>
                  </w:rPr>
                </w:rPrChange>
              </w:rPr>
              <w:fldChar w:fldCharType="separate"/>
            </w:r>
            <w:r w:rsidRPr="00BF6CA6">
              <w:rPr>
                <w:rStyle w:val="Hyperlink"/>
                <w:rFonts w:asciiTheme="minorHAnsi" w:hAnsiTheme="minorHAnsi"/>
                <w:sz w:val="22"/>
                <w:szCs w:val="22"/>
                <w:rPrChange w:id="1680" w:author="aljaykum" w:date="2016-11-08T10:59:00Z">
                  <w:rPr>
                    <w:rStyle w:val="Hyperlink"/>
                    <w:rFonts w:asciiTheme="minorHAnsi" w:hAnsiTheme="minorHAnsi"/>
                  </w:rPr>
                </w:rPrChange>
              </w:rPr>
              <w:t>FS SBU Service desk portal</w:t>
            </w:r>
            <w:r w:rsidRPr="00BF6CA6">
              <w:rPr>
                <w:rFonts w:asciiTheme="minorHAnsi" w:hAnsiTheme="minorHAnsi"/>
                <w:sz w:val="22"/>
                <w:szCs w:val="22"/>
                <w:rPrChange w:id="1681" w:author="aljaykum" w:date="2016-11-08T10:59:00Z">
                  <w:rPr>
                    <w:color w:val="0000FF"/>
                    <w:u w:val="single"/>
                  </w:rPr>
                </w:rPrChange>
              </w:rPr>
              <w:fldChar w:fldCharType="end"/>
            </w:r>
            <w:r w:rsidRPr="00BF6CA6">
              <w:rPr>
                <w:rFonts w:asciiTheme="minorHAnsi" w:hAnsiTheme="minorHAnsi"/>
                <w:sz w:val="22"/>
                <w:szCs w:val="22"/>
                <w:rPrChange w:id="1682" w:author="aljaykum" w:date="2016-11-08T10:59:00Z">
                  <w:rPr>
                    <w:rFonts w:asciiTheme="minorHAnsi" w:hAnsiTheme="minorHAnsi"/>
                    <w:color w:val="0000FF"/>
                    <w:u w:val="single"/>
                  </w:rPr>
                </w:rPrChange>
              </w:rPr>
              <w:t xml:space="preserve"> (Employee Management &gt;&gt; Leave Management System). </w:t>
            </w:r>
          </w:p>
          <w:p w:rsidR="00867B91" w:rsidRPr="00103E2F" w:rsidRDefault="00BF6CA6" w:rsidP="00867B91">
            <w:pPr>
              <w:rPr>
                <w:rFonts w:asciiTheme="minorHAnsi" w:hAnsiTheme="minorHAnsi"/>
                <w:sz w:val="22"/>
                <w:szCs w:val="22"/>
                <w:rPrChange w:id="1683" w:author="aljaykum" w:date="2016-11-08T10:59:00Z">
                  <w:rPr>
                    <w:rFonts w:asciiTheme="minorHAnsi" w:hAnsiTheme="minorHAnsi"/>
                    <w:sz w:val="24"/>
                    <w:szCs w:val="24"/>
                  </w:rPr>
                </w:rPrChange>
              </w:rPr>
            </w:pPr>
            <w:r w:rsidRPr="00BF6CA6">
              <w:rPr>
                <w:rFonts w:asciiTheme="minorHAnsi" w:hAnsiTheme="minorHAnsi"/>
                <w:sz w:val="22"/>
                <w:szCs w:val="22"/>
                <w:rPrChange w:id="1684" w:author="aljaykum" w:date="2016-11-08T10:59:00Z">
                  <w:rPr>
                    <w:rFonts w:asciiTheme="minorHAnsi" w:hAnsiTheme="minorHAnsi"/>
                    <w:color w:val="0000FF"/>
                    <w:u w:val="single"/>
                  </w:rPr>
                </w:rPrChange>
              </w:rPr>
              <w:br/>
              <w:t>Regards,</w:t>
            </w:r>
            <w:r w:rsidRPr="00BF6CA6">
              <w:rPr>
                <w:rFonts w:asciiTheme="minorHAnsi" w:hAnsiTheme="minorHAnsi"/>
                <w:sz w:val="22"/>
                <w:szCs w:val="22"/>
                <w:rPrChange w:id="1685" w:author="aljaykum" w:date="2016-11-08T10:59:00Z">
                  <w:rPr>
                    <w:rFonts w:asciiTheme="minorHAnsi" w:hAnsiTheme="minorHAnsi"/>
                    <w:color w:val="0000FF"/>
                    <w:u w:val="single"/>
                  </w:rPr>
                </w:rPrChange>
              </w:rPr>
              <w:br/>
              <w:t xml:space="preserve">Employee Name (ID) </w:t>
            </w:r>
          </w:p>
          <w:p w:rsidR="00867B91" w:rsidRPr="00103E2F" w:rsidRDefault="00867B91" w:rsidP="00867B91">
            <w:pPr>
              <w:pStyle w:val="Num1"/>
              <w:spacing w:before="0"/>
              <w:rPr>
                <w:rFonts w:asciiTheme="minorHAnsi" w:hAnsiTheme="minorHAnsi"/>
                <w:sz w:val="22"/>
                <w:szCs w:val="22"/>
              </w:rPr>
            </w:pPr>
          </w:p>
        </w:tc>
      </w:tr>
    </w:tbl>
    <w:p w:rsidR="00867B91" w:rsidRPr="008E6B5A" w:rsidRDefault="00AA5576" w:rsidP="00867B91">
      <w:pPr>
        <w:pStyle w:val="Num1"/>
        <w:spacing w:before="0"/>
        <w:rPr>
          <w:rFonts w:asciiTheme="minorHAnsi" w:hAnsiTheme="minorHAnsi"/>
          <w:sz w:val="22"/>
          <w:szCs w:val="22"/>
        </w:rPr>
      </w:pPr>
      <w:r w:rsidRPr="00AA5576">
        <w:rPr>
          <w:rFonts w:asciiTheme="minorHAnsi" w:hAnsiTheme="minorHAnsi"/>
          <w:sz w:val="22"/>
          <w:szCs w:val="22"/>
        </w:rPr>
        <w:lastRenderedPageBreak/>
        <w:t>Mail to be sent post supervisor approval</w:t>
      </w:r>
    </w:p>
    <w:tbl>
      <w:tblPr>
        <w:tblStyle w:val="TableGrid"/>
        <w:tblW w:w="0" w:type="auto"/>
        <w:tblLook w:val="04A0" w:firstRow="1" w:lastRow="0" w:firstColumn="1" w:lastColumn="0" w:noHBand="0" w:noVBand="1"/>
      </w:tblPr>
      <w:tblGrid>
        <w:gridCol w:w="8885"/>
      </w:tblGrid>
      <w:tr w:rsidR="00867B91" w:rsidRPr="008E6B5A" w:rsidTr="00867B91">
        <w:tc>
          <w:tcPr>
            <w:tcW w:w="8885" w:type="dxa"/>
          </w:tcPr>
          <w:p w:rsidR="00867B91" w:rsidRPr="00103E2F" w:rsidRDefault="00BF6CA6" w:rsidP="00867B91">
            <w:pPr>
              <w:pStyle w:val="Num1"/>
              <w:spacing w:before="0"/>
              <w:rPr>
                <w:rFonts w:asciiTheme="minorHAnsi" w:hAnsiTheme="minorHAnsi"/>
                <w:sz w:val="22"/>
                <w:szCs w:val="22"/>
                <w:rPrChange w:id="1686" w:author="aljaykum" w:date="2016-11-08T11:00:00Z">
                  <w:rPr>
                    <w:rFonts w:asciiTheme="minorHAnsi" w:hAnsiTheme="minorHAnsi"/>
                    <w:sz w:val="22"/>
                    <w:szCs w:val="22"/>
                    <w:highlight w:val="yellow"/>
                  </w:rPr>
                </w:rPrChange>
              </w:rPr>
            </w:pPr>
            <w:r w:rsidRPr="00BF6CA6">
              <w:rPr>
                <w:rFonts w:asciiTheme="minorHAnsi" w:hAnsiTheme="minorHAnsi"/>
                <w:sz w:val="22"/>
                <w:szCs w:val="22"/>
                <w:rPrChange w:id="1687" w:author="aljaykum" w:date="2016-11-08T11:00:00Z">
                  <w:rPr>
                    <w:rFonts w:asciiTheme="minorHAnsi" w:hAnsiTheme="minorHAnsi"/>
                    <w:color w:val="0000FF"/>
                    <w:sz w:val="22"/>
                    <w:szCs w:val="22"/>
                    <w:highlight w:val="yellow"/>
                    <w:u w:val="single"/>
                  </w:rPr>
                </w:rPrChange>
              </w:rPr>
              <w:t>From: Supervisor</w:t>
            </w:r>
          </w:p>
          <w:p w:rsidR="00867B91" w:rsidRPr="00103E2F" w:rsidRDefault="00BF6CA6" w:rsidP="00867B91">
            <w:pPr>
              <w:pStyle w:val="Num1"/>
              <w:spacing w:before="0"/>
              <w:rPr>
                <w:rFonts w:asciiTheme="minorHAnsi" w:hAnsiTheme="minorHAnsi"/>
                <w:sz w:val="22"/>
                <w:szCs w:val="22"/>
                <w:rPrChange w:id="1688" w:author="aljaykum" w:date="2016-11-08T11:00:00Z">
                  <w:rPr>
                    <w:rFonts w:asciiTheme="minorHAnsi" w:hAnsiTheme="minorHAnsi"/>
                    <w:sz w:val="22"/>
                    <w:szCs w:val="22"/>
                    <w:highlight w:val="yellow"/>
                  </w:rPr>
                </w:rPrChange>
              </w:rPr>
            </w:pPr>
            <w:r w:rsidRPr="00BF6CA6">
              <w:rPr>
                <w:rFonts w:asciiTheme="minorHAnsi" w:hAnsiTheme="minorHAnsi"/>
                <w:sz w:val="22"/>
                <w:szCs w:val="22"/>
                <w:rPrChange w:id="1689" w:author="aljaykum" w:date="2016-11-08T11:00:00Z">
                  <w:rPr>
                    <w:rFonts w:asciiTheme="minorHAnsi" w:hAnsiTheme="minorHAnsi"/>
                    <w:color w:val="0000FF"/>
                    <w:sz w:val="22"/>
                    <w:szCs w:val="22"/>
                    <w:highlight w:val="yellow"/>
                    <w:u w:val="single"/>
                  </w:rPr>
                </w:rPrChange>
              </w:rPr>
              <w:t>To:</w:t>
            </w:r>
            <w:ins w:id="1690" w:author="aljaykum" w:date="2016-11-08T11:00:00Z">
              <w:r w:rsidR="00103E2F">
                <w:rPr>
                  <w:rFonts w:asciiTheme="minorHAnsi" w:hAnsiTheme="minorHAnsi"/>
                  <w:sz w:val="22"/>
                  <w:szCs w:val="22"/>
                </w:rPr>
                <w:t xml:space="preserve"> </w:t>
              </w:r>
            </w:ins>
            <w:r w:rsidRPr="00BF6CA6">
              <w:rPr>
                <w:rFonts w:asciiTheme="minorHAnsi" w:hAnsiTheme="minorHAnsi"/>
                <w:sz w:val="22"/>
                <w:szCs w:val="22"/>
                <w:rPrChange w:id="1691" w:author="aljaykum" w:date="2016-11-08T11:00:00Z">
                  <w:rPr>
                    <w:rFonts w:asciiTheme="minorHAnsi" w:hAnsiTheme="minorHAnsi"/>
                    <w:color w:val="0000FF"/>
                    <w:sz w:val="22"/>
                    <w:szCs w:val="22"/>
                    <w:highlight w:val="yellow"/>
                    <w:u w:val="single"/>
                  </w:rPr>
                </w:rPrChange>
              </w:rPr>
              <w:t>US HR Admin</w:t>
            </w:r>
          </w:p>
          <w:p w:rsidR="00867B91" w:rsidRPr="00103E2F" w:rsidRDefault="00BF6CA6" w:rsidP="00867B91">
            <w:pPr>
              <w:pStyle w:val="Num1"/>
              <w:spacing w:before="0"/>
              <w:rPr>
                <w:rFonts w:asciiTheme="minorHAnsi" w:hAnsiTheme="minorHAnsi"/>
                <w:sz w:val="22"/>
                <w:szCs w:val="22"/>
                <w:rPrChange w:id="1692" w:author="aljaykum" w:date="2016-11-08T11:00:00Z">
                  <w:rPr>
                    <w:rFonts w:asciiTheme="minorHAnsi" w:hAnsiTheme="minorHAnsi"/>
                    <w:sz w:val="22"/>
                    <w:szCs w:val="22"/>
                    <w:highlight w:val="yellow"/>
                  </w:rPr>
                </w:rPrChange>
              </w:rPr>
            </w:pPr>
            <w:r w:rsidRPr="00BF6CA6">
              <w:rPr>
                <w:rFonts w:asciiTheme="minorHAnsi" w:hAnsiTheme="minorHAnsi"/>
                <w:sz w:val="22"/>
                <w:szCs w:val="22"/>
                <w:rPrChange w:id="1693" w:author="aljaykum" w:date="2016-11-08T11:00:00Z">
                  <w:rPr>
                    <w:rFonts w:asciiTheme="minorHAnsi" w:hAnsiTheme="minorHAnsi"/>
                    <w:color w:val="0000FF"/>
                    <w:sz w:val="22"/>
                    <w:szCs w:val="22"/>
                    <w:highlight w:val="yellow"/>
                    <w:u w:val="single"/>
                  </w:rPr>
                </w:rPrChange>
              </w:rPr>
              <w:t>CC:</w:t>
            </w:r>
            <w:ins w:id="1694" w:author="aljaykum" w:date="2016-11-08T11:00:00Z">
              <w:r w:rsidR="00103E2F">
                <w:rPr>
                  <w:rFonts w:asciiTheme="minorHAnsi" w:hAnsiTheme="minorHAnsi"/>
                  <w:sz w:val="22"/>
                  <w:szCs w:val="22"/>
                </w:rPr>
                <w:t xml:space="preserve"> </w:t>
              </w:r>
            </w:ins>
            <w:r w:rsidRPr="00BF6CA6">
              <w:rPr>
                <w:rFonts w:asciiTheme="minorHAnsi" w:hAnsiTheme="minorHAnsi"/>
                <w:sz w:val="22"/>
                <w:szCs w:val="22"/>
                <w:rPrChange w:id="1695" w:author="aljaykum" w:date="2016-11-08T11:00:00Z">
                  <w:rPr>
                    <w:rFonts w:asciiTheme="minorHAnsi" w:hAnsiTheme="minorHAnsi"/>
                    <w:color w:val="0000FF"/>
                    <w:sz w:val="22"/>
                    <w:szCs w:val="22"/>
                    <w:highlight w:val="yellow"/>
                    <w:u w:val="single"/>
                  </w:rPr>
                </w:rPrChange>
              </w:rPr>
              <w:t>Employee</w:t>
            </w:r>
          </w:p>
          <w:p w:rsidR="00867B91" w:rsidRPr="00103E2F" w:rsidRDefault="00867B91" w:rsidP="00867B91">
            <w:pPr>
              <w:pStyle w:val="Num1"/>
              <w:spacing w:before="0"/>
              <w:rPr>
                <w:rFonts w:asciiTheme="minorHAnsi" w:hAnsiTheme="minorHAnsi"/>
                <w:sz w:val="22"/>
                <w:szCs w:val="22"/>
                <w:rPrChange w:id="1696" w:author="aljaykum" w:date="2016-11-08T11:00:00Z">
                  <w:rPr>
                    <w:rFonts w:asciiTheme="minorHAnsi" w:hAnsiTheme="minorHAnsi"/>
                    <w:sz w:val="22"/>
                    <w:szCs w:val="22"/>
                    <w:highlight w:val="yellow"/>
                  </w:rPr>
                </w:rPrChange>
              </w:rPr>
            </w:pPr>
          </w:p>
          <w:p w:rsidR="00867B91" w:rsidRPr="00103E2F" w:rsidRDefault="00BF6CA6" w:rsidP="00867B91">
            <w:pPr>
              <w:pStyle w:val="Num1"/>
              <w:spacing w:before="0"/>
              <w:rPr>
                <w:rFonts w:asciiTheme="minorHAnsi" w:hAnsiTheme="minorHAnsi"/>
                <w:sz w:val="22"/>
                <w:szCs w:val="22"/>
                <w:rPrChange w:id="1697" w:author="aljaykum" w:date="2016-11-08T11:00:00Z">
                  <w:rPr>
                    <w:rFonts w:asciiTheme="minorHAnsi" w:hAnsiTheme="minorHAnsi"/>
                    <w:sz w:val="22"/>
                    <w:szCs w:val="22"/>
                    <w:highlight w:val="yellow"/>
                  </w:rPr>
                </w:rPrChange>
              </w:rPr>
            </w:pPr>
            <w:r w:rsidRPr="00BF6CA6">
              <w:rPr>
                <w:rFonts w:asciiTheme="minorHAnsi" w:hAnsiTheme="minorHAnsi"/>
                <w:sz w:val="22"/>
                <w:szCs w:val="22"/>
                <w:rPrChange w:id="1698" w:author="aljaykum" w:date="2016-11-08T11:00:00Z">
                  <w:rPr>
                    <w:rFonts w:asciiTheme="minorHAnsi" w:hAnsiTheme="minorHAnsi"/>
                    <w:color w:val="0000FF"/>
                    <w:sz w:val="22"/>
                    <w:szCs w:val="22"/>
                    <w:highlight w:val="yellow"/>
                    <w:u w:val="single"/>
                  </w:rPr>
                </w:rPrChange>
              </w:rPr>
              <w:t xml:space="preserve">Subject: </w:t>
            </w:r>
            <w:del w:id="1699" w:author="aljaykum" w:date="2016-11-08T11:00:00Z">
              <w:r w:rsidRPr="00BF6CA6">
                <w:rPr>
                  <w:rFonts w:asciiTheme="minorHAnsi" w:hAnsiTheme="minorHAnsi"/>
                  <w:sz w:val="22"/>
                  <w:szCs w:val="22"/>
                  <w:rPrChange w:id="1700" w:author="aljaykum" w:date="2016-11-08T11:00:00Z">
                    <w:rPr>
                      <w:rFonts w:asciiTheme="minorHAnsi" w:hAnsiTheme="minorHAnsi"/>
                      <w:color w:val="0000FF"/>
                      <w:sz w:val="22"/>
                      <w:szCs w:val="22"/>
                      <w:u w:val="single"/>
                    </w:rPr>
                  </w:rPrChange>
                </w:rPr>
                <w:delText xml:space="preserve">Leave </w:delText>
              </w:r>
            </w:del>
            <w:ins w:id="1701" w:author="aljaykum" w:date="2016-11-08T11:00:00Z">
              <w:r w:rsidR="00103E2F">
                <w:rPr>
                  <w:rFonts w:asciiTheme="minorHAnsi" w:hAnsiTheme="minorHAnsi"/>
                  <w:sz w:val="22"/>
                  <w:szCs w:val="22"/>
                </w:rPr>
                <w:t>&lt;Leave Type&gt;</w:t>
              </w:r>
              <w:r w:rsidRPr="00BF6CA6">
                <w:rPr>
                  <w:rFonts w:asciiTheme="minorHAnsi" w:hAnsiTheme="minorHAnsi"/>
                  <w:sz w:val="22"/>
                  <w:szCs w:val="22"/>
                  <w:rPrChange w:id="1702" w:author="aljaykum" w:date="2016-11-08T11:00:00Z">
                    <w:rPr>
                      <w:rFonts w:asciiTheme="minorHAnsi" w:hAnsiTheme="minorHAnsi"/>
                      <w:color w:val="0000FF"/>
                      <w:sz w:val="22"/>
                      <w:szCs w:val="22"/>
                      <w:u w:val="single"/>
                    </w:rPr>
                  </w:rPrChange>
                </w:rPr>
                <w:t xml:space="preserve"> </w:t>
              </w:r>
            </w:ins>
            <w:r w:rsidRPr="00BF6CA6">
              <w:rPr>
                <w:rFonts w:asciiTheme="minorHAnsi" w:hAnsiTheme="minorHAnsi"/>
                <w:sz w:val="22"/>
                <w:szCs w:val="22"/>
                <w:rPrChange w:id="1703" w:author="aljaykum" w:date="2016-11-08T11:00:00Z">
                  <w:rPr>
                    <w:rFonts w:asciiTheme="minorHAnsi" w:hAnsiTheme="minorHAnsi"/>
                    <w:color w:val="0000FF"/>
                    <w:sz w:val="22"/>
                    <w:szCs w:val="22"/>
                    <w:u w:val="single"/>
                  </w:rPr>
                </w:rPrChange>
              </w:rPr>
              <w:t xml:space="preserve">approved by </w:t>
            </w:r>
            <w:ins w:id="1704" w:author="aljaykum" w:date="2016-11-08T11:00:00Z">
              <w:r w:rsidR="00103E2F">
                <w:rPr>
                  <w:rFonts w:asciiTheme="minorHAnsi" w:hAnsiTheme="minorHAnsi"/>
                  <w:sz w:val="22"/>
                  <w:szCs w:val="22"/>
                </w:rPr>
                <w:t>S</w:t>
              </w:r>
            </w:ins>
            <w:del w:id="1705" w:author="aljaykum" w:date="2016-11-08T11:00:00Z">
              <w:r w:rsidRPr="00BF6CA6">
                <w:rPr>
                  <w:rFonts w:asciiTheme="minorHAnsi" w:hAnsiTheme="minorHAnsi"/>
                  <w:sz w:val="22"/>
                  <w:szCs w:val="22"/>
                  <w:rPrChange w:id="1706" w:author="aljaykum" w:date="2016-11-08T11:00:00Z">
                    <w:rPr>
                      <w:rFonts w:asciiTheme="minorHAnsi" w:hAnsiTheme="minorHAnsi"/>
                      <w:color w:val="0000FF"/>
                      <w:sz w:val="22"/>
                      <w:szCs w:val="22"/>
                      <w:u w:val="single"/>
                    </w:rPr>
                  </w:rPrChange>
                </w:rPr>
                <w:delText>s</w:delText>
              </w:r>
            </w:del>
            <w:r w:rsidRPr="00BF6CA6">
              <w:rPr>
                <w:rFonts w:asciiTheme="minorHAnsi" w:hAnsiTheme="minorHAnsi"/>
                <w:sz w:val="22"/>
                <w:szCs w:val="22"/>
                <w:rPrChange w:id="1707" w:author="aljaykum" w:date="2016-11-08T11:00:00Z">
                  <w:rPr>
                    <w:rFonts w:asciiTheme="minorHAnsi" w:hAnsiTheme="minorHAnsi"/>
                    <w:color w:val="0000FF"/>
                    <w:sz w:val="22"/>
                    <w:szCs w:val="22"/>
                    <w:u w:val="single"/>
                  </w:rPr>
                </w:rPrChange>
              </w:rPr>
              <w:t>upervisor</w:t>
            </w:r>
            <w:ins w:id="1708" w:author="aljaykum" w:date="2016-11-08T11:00:00Z">
              <w:r w:rsidR="00103E2F">
                <w:rPr>
                  <w:rFonts w:asciiTheme="minorHAnsi" w:hAnsiTheme="minorHAnsi"/>
                  <w:sz w:val="22"/>
                  <w:szCs w:val="22"/>
                </w:rPr>
                <w:t xml:space="preserve"> &lt;</w:t>
              </w:r>
            </w:ins>
            <w:ins w:id="1709" w:author="aljaykum" w:date="2016-11-08T11:01:00Z">
              <w:r w:rsidR="00103E2F">
                <w:rPr>
                  <w:rFonts w:asciiTheme="minorHAnsi" w:hAnsiTheme="minorHAnsi"/>
                  <w:sz w:val="22"/>
                  <w:szCs w:val="22"/>
                </w:rPr>
                <w:t>Supervisor Name</w:t>
              </w:r>
            </w:ins>
            <w:ins w:id="1710" w:author="aljaykum" w:date="2016-11-08T11:00:00Z">
              <w:r w:rsidR="00103E2F">
                <w:rPr>
                  <w:rFonts w:asciiTheme="minorHAnsi" w:hAnsiTheme="minorHAnsi"/>
                  <w:sz w:val="22"/>
                  <w:szCs w:val="22"/>
                </w:rPr>
                <w:t>&gt;</w:t>
              </w:r>
            </w:ins>
          </w:p>
          <w:p w:rsidR="00867B91" w:rsidRPr="00103E2F" w:rsidRDefault="00867B91" w:rsidP="00867B91">
            <w:pPr>
              <w:pStyle w:val="Num1"/>
              <w:spacing w:before="0"/>
              <w:rPr>
                <w:rFonts w:asciiTheme="minorHAnsi" w:hAnsiTheme="minorHAnsi"/>
                <w:sz w:val="22"/>
                <w:szCs w:val="22"/>
                <w:rPrChange w:id="1711" w:author="aljaykum" w:date="2016-11-08T11:00:00Z">
                  <w:rPr>
                    <w:rFonts w:asciiTheme="minorHAnsi" w:hAnsiTheme="minorHAnsi"/>
                    <w:sz w:val="22"/>
                    <w:szCs w:val="22"/>
                    <w:highlight w:val="yellow"/>
                  </w:rPr>
                </w:rPrChange>
              </w:rPr>
            </w:pPr>
          </w:p>
          <w:p w:rsidR="00867B91" w:rsidRPr="00103E2F" w:rsidRDefault="00BF6CA6" w:rsidP="00867B91">
            <w:pPr>
              <w:pStyle w:val="Num1"/>
              <w:spacing w:before="0"/>
              <w:rPr>
                <w:rFonts w:asciiTheme="minorHAnsi" w:hAnsiTheme="minorHAnsi"/>
                <w:sz w:val="22"/>
                <w:szCs w:val="22"/>
                <w:rPrChange w:id="1712" w:author="aljaykum" w:date="2016-11-08T11:00:00Z">
                  <w:rPr>
                    <w:rFonts w:asciiTheme="minorHAnsi" w:hAnsiTheme="minorHAnsi"/>
                    <w:sz w:val="22"/>
                    <w:szCs w:val="22"/>
                    <w:highlight w:val="yellow"/>
                  </w:rPr>
                </w:rPrChange>
              </w:rPr>
            </w:pPr>
            <w:r w:rsidRPr="00BF6CA6">
              <w:rPr>
                <w:rFonts w:asciiTheme="minorHAnsi" w:hAnsiTheme="minorHAnsi"/>
                <w:sz w:val="22"/>
                <w:szCs w:val="22"/>
                <w:rPrChange w:id="1713" w:author="aljaykum" w:date="2016-11-08T11:00:00Z">
                  <w:rPr>
                    <w:rFonts w:asciiTheme="minorHAnsi" w:hAnsiTheme="minorHAnsi"/>
                    <w:color w:val="0000FF"/>
                    <w:sz w:val="22"/>
                    <w:szCs w:val="22"/>
                    <w:highlight w:val="yellow"/>
                    <w:u w:val="single"/>
                  </w:rPr>
                </w:rPrChange>
              </w:rPr>
              <w:t>Body:</w:t>
            </w:r>
          </w:p>
          <w:p w:rsidR="00867B91" w:rsidRPr="00103E2F" w:rsidRDefault="00BF6CA6" w:rsidP="00867B91">
            <w:pPr>
              <w:rPr>
                <w:rFonts w:asciiTheme="minorHAnsi" w:hAnsiTheme="minorHAnsi"/>
                <w:sz w:val="22"/>
                <w:szCs w:val="22"/>
                <w:rPrChange w:id="1714" w:author="aljaykum" w:date="2016-11-08T11:00:00Z">
                  <w:rPr>
                    <w:rFonts w:asciiTheme="minorHAnsi" w:hAnsiTheme="minorHAnsi"/>
                  </w:rPr>
                </w:rPrChange>
              </w:rPr>
            </w:pPr>
            <w:r w:rsidRPr="00BF6CA6">
              <w:rPr>
                <w:rFonts w:asciiTheme="minorHAnsi" w:hAnsiTheme="minorHAnsi"/>
                <w:sz w:val="22"/>
                <w:szCs w:val="22"/>
                <w:rPrChange w:id="1715" w:author="aljaykum" w:date="2016-11-08T11:00:00Z">
                  <w:rPr>
                    <w:rFonts w:asciiTheme="minorHAnsi" w:hAnsiTheme="minorHAnsi"/>
                    <w:color w:val="0000FF"/>
                    <w:u w:val="single"/>
                  </w:rPr>
                </w:rPrChange>
              </w:rPr>
              <w:t xml:space="preserve">Hi, </w:t>
            </w:r>
            <w:r w:rsidRPr="00BF6CA6">
              <w:rPr>
                <w:rFonts w:asciiTheme="minorHAnsi" w:hAnsiTheme="minorHAnsi"/>
                <w:sz w:val="22"/>
                <w:szCs w:val="22"/>
                <w:rPrChange w:id="1716" w:author="aljaykum" w:date="2016-11-08T11:00:00Z">
                  <w:rPr>
                    <w:rFonts w:asciiTheme="minorHAnsi" w:hAnsiTheme="minorHAnsi"/>
                    <w:color w:val="0000FF"/>
                    <w:u w:val="single"/>
                  </w:rPr>
                </w:rPrChange>
              </w:rPr>
              <w:br/>
            </w:r>
            <w:r w:rsidRPr="00BF6CA6">
              <w:rPr>
                <w:rFonts w:asciiTheme="minorHAnsi" w:hAnsiTheme="minorHAnsi"/>
                <w:sz w:val="22"/>
                <w:szCs w:val="22"/>
                <w:rPrChange w:id="1717" w:author="aljaykum" w:date="2016-11-08T11:00:00Z">
                  <w:rPr>
                    <w:rFonts w:asciiTheme="minorHAnsi" w:hAnsiTheme="minorHAnsi"/>
                    <w:color w:val="0000FF"/>
                    <w:u w:val="single"/>
                  </w:rPr>
                </w:rPrChange>
              </w:rPr>
              <w:br/>
              <w:t xml:space="preserve">This is to inform you that following leave </w:t>
            </w:r>
            <w:del w:id="1718" w:author="aljaykum" w:date="2016-11-08T11:01:00Z">
              <w:r w:rsidRPr="00BF6CA6">
                <w:rPr>
                  <w:rFonts w:asciiTheme="minorHAnsi" w:hAnsiTheme="minorHAnsi"/>
                  <w:sz w:val="22"/>
                  <w:szCs w:val="22"/>
                  <w:rPrChange w:id="1719" w:author="aljaykum" w:date="2016-11-08T11:00:00Z">
                    <w:rPr>
                      <w:rFonts w:asciiTheme="minorHAnsi" w:hAnsiTheme="minorHAnsi"/>
                      <w:color w:val="0000FF"/>
                      <w:u w:val="single"/>
                    </w:rPr>
                  </w:rPrChange>
                </w:rPr>
                <w:delText xml:space="preserve">plan </w:delText>
              </w:r>
            </w:del>
            <w:ins w:id="1720" w:author="aljaykum" w:date="2016-11-08T11:01:00Z">
              <w:r w:rsidR="00103E2F">
                <w:rPr>
                  <w:rFonts w:asciiTheme="minorHAnsi" w:hAnsiTheme="minorHAnsi"/>
                  <w:sz w:val="22"/>
                  <w:szCs w:val="22"/>
                </w:rPr>
                <w:t>request</w:t>
              </w:r>
              <w:r w:rsidRPr="00BF6CA6">
                <w:rPr>
                  <w:rFonts w:asciiTheme="minorHAnsi" w:hAnsiTheme="minorHAnsi"/>
                  <w:sz w:val="22"/>
                  <w:szCs w:val="22"/>
                  <w:rPrChange w:id="1721" w:author="aljaykum" w:date="2016-11-08T11:00:00Z">
                    <w:rPr>
                      <w:rFonts w:asciiTheme="minorHAnsi" w:hAnsiTheme="minorHAnsi"/>
                      <w:color w:val="0000FF"/>
                      <w:u w:val="single"/>
                    </w:rPr>
                  </w:rPrChange>
                </w:rPr>
                <w:t xml:space="preserve"> </w:t>
              </w:r>
            </w:ins>
            <w:r w:rsidRPr="00BF6CA6">
              <w:rPr>
                <w:rFonts w:asciiTheme="minorHAnsi" w:hAnsiTheme="minorHAnsi"/>
                <w:sz w:val="22"/>
                <w:szCs w:val="22"/>
                <w:rPrChange w:id="1722" w:author="aljaykum" w:date="2016-11-08T11:00:00Z">
                  <w:rPr>
                    <w:rFonts w:asciiTheme="minorHAnsi" w:hAnsiTheme="minorHAnsi"/>
                    <w:color w:val="0000FF"/>
                    <w:u w:val="single"/>
                  </w:rPr>
                </w:rPrChange>
              </w:rPr>
              <w:t>submitted by Employee Name (ID) has been approved.</w:t>
            </w:r>
            <w:r w:rsidRPr="00BF6CA6">
              <w:rPr>
                <w:rFonts w:asciiTheme="minorHAnsi" w:hAnsiTheme="minorHAnsi"/>
                <w:sz w:val="22"/>
                <w:szCs w:val="22"/>
                <w:rPrChange w:id="1723" w:author="aljaykum" w:date="2016-11-08T11:00:00Z">
                  <w:rPr>
                    <w:rFonts w:asciiTheme="minorHAnsi" w:hAnsiTheme="minorHAnsi"/>
                    <w:color w:val="0000FF"/>
                    <w:u w:val="single"/>
                  </w:rPr>
                </w:rPrChange>
              </w:rPr>
              <w:br/>
            </w:r>
            <w:r w:rsidRPr="00BF6CA6">
              <w:rPr>
                <w:rFonts w:asciiTheme="minorHAnsi" w:hAnsiTheme="minorHAnsi"/>
                <w:sz w:val="22"/>
                <w:szCs w:val="22"/>
                <w:rPrChange w:id="1724" w:author="aljaykum" w:date="2016-11-08T11:00:00Z">
                  <w:rPr>
                    <w:rFonts w:asciiTheme="minorHAnsi" w:hAnsiTheme="minorHAnsi"/>
                    <w:color w:val="0000FF"/>
                    <w:u w:val="single"/>
                  </w:rPr>
                </w:rPrChange>
              </w:rPr>
              <w:br/>
              <w:t>This is pending for your approval.</w:t>
            </w:r>
          </w:p>
          <w:tbl>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250"/>
              <w:gridCol w:w="2250"/>
              <w:gridCol w:w="2250"/>
              <w:gridCol w:w="2250"/>
            </w:tblGrid>
            <w:tr w:rsidR="00867B91" w:rsidRPr="00103E2F" w:rsidTr="00867B91">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725" w:author="aljaykum" w:date="2016-11-08T11:00:00Z">
                        <w:rPr>
                          <w:rFonts w:asciiTheme="minorHAnsi" w:hAnsiTheme="minorHAnsi" w:cs="Times New Roman"/>
                          <w:b/>
                          <w:bCs/>
                          <w:sz w:val="24"/>
                          <w:szCs w:val="24"/>
                        </w:rPr>
                      </w:rPrChange>
                    </w:rPr>
                  </w:pPr>
                  <w:del w:id="1726" w:author="aljaykum" w:date="2016-11-08T11:01:00Z">
                    <w:r w:rsidRPr="00BF6CA6">
                      <w:rPr>
                        <w:rFonts w:asciiTheme="minorHAnsi" w:hAnsiTheme="minorHAnsi"/>
                        <w:b/>
                        <w:bCs/>
                        <w:sz w:val="22"/>
                        <w:szCs w:val="22"/>
                        <w:rPrChange w:id="1727" w:author="aljaykum" w:date="2016-11-08T11:00:00Z">
                          <w:rPr>
                            <w:rFonts w:asciiTheme="minorHAnsi" w:hAnsiTheme="minorHAnsi"/>
                            <w:b/>
                            <w:bCs/>
                            <w:color w:val="0000FF"/>
                            <w:u w:val="single"/>
                          </w:rPr>
                        </w:rPrChange>
                      </w:rPr>
                      <w:delText>Leave Start Date</w:delText>
                    </w:r>
                  </w:del>
                  <w:ins w:id="1728" w:author="aljaykum" w:date="2016-11-08T11:01:00Z">
                    <w:r w:rsidR="00103E2F">
                      <w:rPr>
                        <w:rFonts w:asciiTheme="minorHAnsi" w:hAnsiTheme="minorHAnsi"/>
                        <w:b/>
                        <w:bCs/>
                        <w:sz w:val="22"/>
                        <w:szCs w:val="22"/>
                      </w:rPr>
                      <w:t>Leave Type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729" w:author="aljaykum" w:date="2016-11-08T11:00:00Z">
                        <w:rPr>
                          <w:rFonts w:asciiTheme="minorHAnsi" w:hAnsiTheme="minorHAnsi" w:cs="Times New Roman"/>
                          <w:b/>
                          <w:bCs/>
                          <w:sz w:val="24"/>
                          <w:szCs w:val="24"/>
                        </w:rPr>
                      </w:rPrChange>
                    </w:rPr>
                  </w:pPr>
                  <w:del w:id="1730" w:author="aljaykum" w:date="2016-11-08T11:01:00Z">
                    <w:r w:rsidRPr="00BF6CA6">
                      <w:rPr>
                        <w:rFonts w:asciiTheme="minorHAnsi" w:hAnsiTheme="minorHAnsi"/>
                        <w:b/>
                        <w:bCs/>
                        <w:sz w:val="22"/>
                        <w:szCs w:val="22"/>
                        <w:rPrChange w:id="1731" w:author="aljaykum" w:date="2016-11-08T11:00:00Z">
                          <w:rPr>
                            <w:rFonts w:asciiTheme="minorHAnsi" w:hAnsiTheme="minorHAnsi"/>
                            <w:b/>
                            <w:bCs/>
                            <w:color w:val="0000FF"/>
                            <w:u w:val="single"/>
                          </w:rPr>
                        </w:rPrChange>
                      </w:rPr>
                      <w:delText>Leave End Date</w:delText>
                    </w:r>
                  </w:del>
                  <w:ins w:id="1732" w:author="aljaykum" w:date="2016-11-08T11:01:00Z">
                    <w:r w:rsidR="00103E2F">
                      <w:rPr>
                        <w:rFonts w:asciiTheme="minorHAnsi" w:hAnsiTheme="minorHAnsi"/>
                        <w:b/>
                        <w:bCs/>
                        <w:sz w:val="22"/>
                        <w:szCs w:val="22"/>
                      </w:rPr>
                      <w:t>Start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733" w:author="aljaykum" w:date="2016-11-08T11:00:00Z">
                        <w:rPr>
                          <w:rFonts w:asciiTheme="minorHAnsi" w:hAnsiTheme="minorHAnsi" w:cs="Times New Roman"/>
                          <w:b/>
                          <w:bCs/>
                          <w:sz w:val="24"/>
                          <w:szCs w:val="24"/>
                        </w:rPr>
                      </w:rPrChange>
                    </w:rPr>
                  </w:pPr>
                  <w:del w:id="1734" w:author="aljaykum" w:date="2016-11-08T11:01:00Z">
                    <w:r w:rsidRPr="00BF6CA6">
                      <w:rPr>
                        <w:rFonts w:asciiTheme="minorHAnsi" w:hAnsiTheme="minorHAnsi"/>
                        <w:b/>
                        <w:bCs/>
                        <w:sz w:val="22"/>
                        <w:szCs w:val="22"/>
                        <w:rPrChange w:id="1735" w:author="aljaykum" w:date="2016-11-08T11:00:00Z">
                          <w:rPr>
                            <w:rFonts w:asciiTheme="minorHAnsi" w:hAnsiTheme="minorHAnsi"/>
                            <w:b/>
                            <w:bCs/>
                            <w:color w:val="0000FF"/>
                            <w:u w:val="single"/>
                          </w:rPr>
                        </w:rPrChange>
                      </w:rPr>
                      <w:delText>Leave Type</w:delText>
                    </w:r>
                  </w:del>
                  <w:ins w:id="1736" w:author="aljaykum" w:date="2016-11-08T11:01:00Z">
                    <w:r w:rsidR="00103E2F">
                      <w:rPr>
                        <w:rFonts w:asciiTheme="minorHAnsi" w:hAnsiTheme="minorHAnsi"/>
                        <w:b/>
                        <w:bCs/>
                        <w:sz w:val="22"/>
                        <w:szCs w:val="22"/>
                      </w:rPr>
                      <w:t>End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67B91" w:rsidRPr="00103E2F" w:rsidRDefault="00BF6CA6" w:rsidP="00867B91">
                  <w:pPr>
                    <w:jc w:val="center"/>
                    <w:rPr>
                      <w:rFonts w:asciiTheme="minorHAnsi" w:hAnsiTheme="minorHAnsi" w:cs="Times New Roman"/>
                      <w:b/>
                      <w:bCs/>
                      <w:sz w:val="22"/>
                      <w:szCs w:val="22"/>
                      <w:rPrChange w:id="1737" w:author="aljaykum" w:date="2016-11-08T11:00:00Z">
                        <w:rPr>
                          <w:rFonts w:asciiTheme="minorHAnsi" w:hAnsiTheme="minorHAnsi" w:cs="Times New Roman"/>
                          <w:b/>
                          <w:bCs/>
                          <w:sz w:val="24"/>
                          <w:szCs w:val="24"/>
                        </w:rPr>
                      </w:rPrChange>
                    </w:rPr>
                  </w:pPr>
                  <w:del w:id="1738" w:author="aljaykum" w:date="2016-11-08T11:01:00Z">
                    <w:r w:rsidRPr="00BF6CA6">
                      <w:rPr>
                        <w:rFonts w:asciiTheme="minorHAnsi" w:hAnsiTheme="minorHAnsi"/>
                        <w:b/>
                        <w:bCs/>
                        <w:sz w:val="22"/>
                        <w:szCs w:val="22"/>
                        <w:rPrChange w:id="1739" w:author="aljaykum" w:date="2016-11-08T11:00:00Z">
                          <w:rPr>
                            <w:rFonts w:asciiTheme="minorHAnsi" w:hAnsiTheme="minorHAnsi"/>
                            <w:b/>
                            <w:bCs/>
                            <w:color w:val="0000FF"/>
                            <w:u w:val="single"/>
                          </w:rPr>
                        </w:rPrChange>
                      </w:rPr>
                      <w:delText>Effective No. Of leave</w:delText>
                    </w:r>
                  </w:del>
                  <w:ins w:id="1740" w:author="aljaykum" w:date="2016-11-08T11:01:00Z">
                    <w:r w:rsidR="00103E2F">
                      <w:rPr>
                        <w:rFonts w:asciiTheme="minorHAnsi" w:hAnsiTheme="minorHAnsi"/>
                        <w:b/>
                        <w:bCs/>
                        <w:sz w:val="22"/>
                        <w:szCs w:val="22"/>
                      </w:rPr>
                      <w:t>Effective Leave</w:t>
                    </w:r>
                  </w:ins>
                </w:p>
              </w:tc>
            </w:tr>
            <w:tr w:rsidR="00FC6D52" w:rsidRPr="00103E2F" w:rsidTr="00867B91">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FC6D52" w:rsidRPr="00103E2F" w:rsidRDefault="00FC6D52" w:rsidP="00867B91">
                  <w:pPr>
                    <w:rPr>
                      <w:rFonts w:asciiTheme="minorHAnsi" w:hAnsiTheme="minorHAnsi" w:cs="Times New Roman"/>
                      <w:sz w:val="22"/>
                      <w:szCs w:val="22"/>
                      <w:rPrChange w:id="1741" w:author="aljaykum" w:date="2016-11-08T11:00: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FC6D52" w:rsidRPr="00103E2F" w:rsidRDefault="00FC6D52" w:rsidP="00867B91">
                  <w:pPr>
                    <w:rPr>
                      <w:rFonts w:asciiTheme="minorHAnsi" w:hAnsiTheme="minorHAnsi" w:cs="Times New Roman"/>
                      <w:sz w:val="22"/>
                      <w:szCs w:val="22"/>
                      <w:rPrChange w:id="1742" w:author="aljaykum" w:date="2016-11-08T11:00: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FC6D52" w:rsidRPr="00103E2F" w:rsidRDefault="00BF6CA6" w:rsidP="00867B91">
                  <w:pPr>
                    <w:rPr>
                      <w:rFonts w:asciiTheme="minorHAnsi" w:hAnsiTheme="minorHAnsi" w:cs="Times New Roman"/>
                      <w:sz w:val="22"/>
                      <w:szCs w:val="22"/>
                      <w:rPrChange w:id="1743" w:author="aljaykum" w:date="2016-11-08T11:00:00Z">
                        <w:rPr>
                          <w:rFonts w:asciiTheme="minorHAnsi" w:hAnsiTheme="minorHAnsi" w:cs="Times New Roman"/>
                          <w:sz w:val="24"/>
                          <w:szCs w:val="24"/>
                        </w:rPr>
                      </w:rPrChange>
                    </w:rPr>
                  </w:pPr>
                  <w:del w:id="1744" w:author="aljaykum" w:date="2016-11-08T11:01:00Z">
                    <w:r w:rsidRPr="00BF6CA6">
                      <w:rPr>
                        <w:rFonts w:asciiTheme="minorHAnsi" w:hAnsiTheme="minorHAnsi"/>
                        <w:sz w:val="22"/>
                        <w:szCs w:val="22"/>
                        <w:rPrChange w:id="1745" w:author="aljaykum" w:date="2016-11-08T11:00:00Z">
                          <w:rPr>
                            <w:rFonts w:asciiTheme="minorHAnsi" w:hAnsiTheme="minorHAnsi"/>
                            <w:color w:val="0000FF"/>
                            <w:u w:val="single"/>
                          </w:rPr>
                        </w:rPrChange>
                      </w:rPr>
                      <w:delText>Sick Leave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FC6D52" w:rsidRPr="00103E2F" w:rsidRDefault="00BF6CA6" w:rsidP="00867B91">
                  <w:pPr>
                    <w:rPr>
                      <w:rFonts w:asciiTheme="minorHAnsi" w:hAnsiTheme="minorHAnsi" w:cs="Times New Roman"/>
                      <w:sz w:val="22"/>
                      <w:szCs w:val="22"/>
                      <w:rPrChange w:id="1746" w:author="aljaykum" w:date="2016-11-08T11:00:00Z">
                        <w:rPr>
                          <w:rFonts w:asciiTheme="minorHAnsi" w:hAnsiTheme="minorHAnsi" w:cs="Times New Roman"/>
                          <w:sz w:val="24"/>
                          <w:szCs w:val="24"/>
                        </w:rPr>
                      </w:rPrChange>
                    </w:rPr>
                  </w:pPr>
                  <w:r w:rsidRPr="00BF6CA6">
                    <w:rPr>
                      <w:rFonts w:asciiTheme="minorHAnsi" w:hAnsiTheme="minorHAnsi"/>
                      <w:sz w:val="22"/>
                      <w:szCs w:val="22"/>
                      <w:rPrChange w:id="1747" w:author="aljaykum" w:date="2016-11-08T11:00:00Z">
                        <w:rPr>
                          <w:rFonts w:asciiTheme="minorHAnsi" w:hAnsiTheme="minorHAnsi"/>
                          <w:color w:val="0000FF"/>
                          <w:u w:val="single"/>
                        </w:rPr>
                      </w:rPrChange>
                    </w:rPr>
                    <w:t>&lt;&gt; hour(s)</w:t>
                  </w:r>
                </w:p>
              </w:tc>
            </w:tr>
          </w:tbl>
          <w:p w:rsidR="00867B91" w:rsidRPr="00103E2F" w:rsidRDefault="00BF6CA6" w:rsidP="00867B91">
            <w:pPr>
              <w:rPr>
                <w:rFonts w:asciiTheme="minorHAnsi" w:hAnsiTheme="minorHAnsi"/>
                <w:sz w:val="22"/>
                <w:szCs w:val="22"/>
                <w:rPrChange w:id="1748" w:author="aljaykum" w:date="2016-11-08T11:00:00Z">
                  <w:rPr>
                    <w:rFonts w:asciiTheme="minorHAnsi" w:hAnsiTheme="minorHAnsi"/>
                  </w:rPr>
                </w:rPrChange>
              </w:rPr>
            </w:pPr>
            <w:r w:rsidRPr="00BF6CA6">
              <w:rPr>
                <w:rFonts w:asciiTheme="minorHAnsi" w:hAnsiTheme="minorHAnsi"/>
                <w:sz w:val="22"/>
                <w:szCs w:val="22"/>
                <w:rPrChange w:id="1749" w:author="aljaykum" w:date="2016-11-08T11:00:00Z">
                  <w:rPr>
                    <w:rFonts w:asciiTheme="minorHAnsi" w:hAnsiTheme="minorHAnsi"/>
                    <w:color w:val="0000FF"/>
                    <w:u w:val="single"/>
                  </w:rPr>
                </w:rPrChange>
              </w:rPr>
              <w:br/>
              <w:t>Approver Remarks: &lt;Remarks&gt;</w:t>
            </w:r>
            <w:r w:rsidRPr="00BF6CA6">
              <w:rPr>
                <w:rFonts w:asciiTheme="minorHAnsi" w:hAnsiTheme="minorHAnsi"/>
                <w:sz w:val="22"/>
                <w:szCs w:val="22"/>
                <w:rPrChange w:id="1750" w:author="aljaykum" w:date="2016-11-08T11:00:00Z">
                  <w:rPr>
                    <w:rFonts w:asciiTheme="minorHAnsi" w:hAnsiTheme="minorHAnsi"/>
                    <w:color w:val="0000FF"/>
                    <w:u w:val="single"/>
                  </w:rPr>
                </w:rPrChange>
              </w:rPr>
              <w:br/>
            </w:r>
            <w:r w:rsidRPr="00BF6CA6">
              <w:rPr>
                <w:rFonts w:asciiTheme="minorHAnsi" w:hAnsiTheme="minorHAnsi"/>
                <w:sz w:val="22"/>
                <w:szCs w:val="22"/>
                <w:rPrChange w:id="1751" w:author="aljaykum" w:date="2016-11-08T11:00:00Z">
                  <w:rPr>
                    <w:rFonts w:asciiTheme="minorHAnsi" w:hAnsiTheme="minorHAnsi"/>
                    <w:color w:val="0000FF"/>
                    <w:u w:val="single"/>
                  </w:rPr>
                </w:rPrChange>
              </w:rPr>
              <w:br/>
              <w:t xml:space="preserve">Note: </w:t>
            </w:r>
          </w:p>
          <w:p w:rsidR="00867B91" w:rsidRPr="00103E2F"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752" w:author="aljaykum" w:date="2016-11-08T11:00:00Z">
                  <w:rPr>
                    <w:rFonts w:asciiTheme="minorHAnsi" w:hAnsiTheme="minorHAnsi"/>
                  </w:rPr>
                </w:rPrChange>
              </w:rPr>
            </w:pPr>
            <w:r w:rsidRPr="00BF6CA6">
              <w:rPr>
                <w:rFonts w:asciiTheme="minorHAnsi" w:hAnsiTheme="minorHAnsi"/>
                <w:sz w:val="22"/>
                <w:szCs w:val="22"/>
                <w:rPrChange w:id="1753" w:author="aljaykum" w:date="2016-11-08T11:00:00Z">
                  <w:rPr>
                    <w:rFonts w:asciiTheme="minorHAnsi" w:hAnsiTheme="minorHAnsi"/>
                    <w:color w:val="0000FF"/>
                    <w:u w:val="single"/>
                  </w:rPr>
                </w:rPrChange>
              </w:rPr>
              <w:t xml:space="preserve">Please login to </w:t>
            </w:r>
            <w:r w:rsidRPr="00BF6CA6">
              <w:rPr>
                <w:rFonts w:asciiTheme="minorHAnsi" w:hAnsiTheme="minorHAnsi"/>
                <w:sz w:val="22"/>
                <w:szCs w:val="22"/>
                <w:rPrChange w:id="1754" w:author="aljaykum" w:date="2016-11-08T11:00:00Z">
                  <w:rPr>
                    <w:color w:val="0000FF"/>
                    <w:u w:val="single"/>
                  </w:rPr>
                </w:rPrChange>
              </w:rPr>
              <w:fldChar w:fldCharType="begin"/>
            </w:r>
            <w:r w:rsidRPr="00BF6CA6">
              <w:rPr>
                <w:rFonts w:asciiTheme="minorHAnsi" w:hAnsiTheme="minorHAnsi"/>
                <w:sz w:val="22"/>
                <w:szCs w:val="22"/>
                <w:rPrChange w:id="1755" w:author="aljaykum" w:date="2016-11-08T11:00:00Z">
                  <w:rPr>
                    <w:color w:val="0000FF"/>
                    <w:u w:val="single"/>
                  </w:rPr>
                </w:rPrChange>
              </w:rPr>
              <w:instrText>HYPERLINK "https://lms.fs.capgemini.com"</w:instrText>
            </w:r>
            <w:r w:rsidRPr="00BF6CA6">
              <w:rPr>
                <w:rFonts w:asciiTheme="minorHAnsi" w:hAnsiTheme="minorHAnsi"/>
                <w:sz w:val="22"/>
                <w:szCs w:val="22"/>
                <w:rPrChange w:id="1756" w:author="aljaykum" w:date="2016-11-08T11:00:00Z">
                  <w:rPr>
                    <w:color w:val="0000FF"/>
                    <w:u w:val="single"/>
                  </w:rPr>
                </w:rPrChange>
              </w:rPr>
              <w:fldChar w:fldCharType="separate"/>
            </w:r>
            <w:r w:rsidRPr="00BF6CA6">
              <w:rPr>
                <w:rStyle w:val="Hyperlink"/>
                <w:rFonts w:asciiTheme="minorHAnsi" w:hAnsiTheme="minorHAnsi"/>
                <w:sz w:val="22"/>
                <w:szCs w:val="22"/>
                <w:rPrChange w:id="1757" w:author="aljaykum" w:date="2016-11-08T11:00:00Z">
                  <w:rPr>
                    <w:rStyle w:val="Hyperlink"/>
                    <w:rFonts w:asciiTheme="minorHAnsi" w:hAnsiTheme="minorHAnsi"/>
                  </w:rPr>
                </w:rPrChange>
              </w:rPr>
              <w:t>&lt;new</w:t>
            </w:r>
            <w:r w:rsidRPr="00BF6CA6">
              <w:rPr>
                <w:rFonts w:asciiTheme="minorHAnsi" w:hAnsiTheme="minorHAnsi"/>
                <w:sz w:val="22"/>
                <w:szCs w:val="22"/>
                <w:rPrChange w:id="1758" w:author="aljaykum" w:date="2016-11-08T11:00:00Z">
                  <w:rPr>
                    <w:color w:val="0000FF"/>
                    <w:u w:val="single"/>
                  </w:rPr>
                </w:rPrChange>
              </w:rPr>
              <w:fldChar w:fldCharType="end"/>
            </w:r>
            <w:r w:rsidRPr="00BF6CA6">
              <w:rPr>
                <w:rFonts w:asciiTheme="minorHAnsi" w:hAnsiTheme="minorHAnsi"/>
                <w:sz w:val="22"/>
                <w:szCs w:val="22"/>
                <w:rPrChange w:id="1759" w:author="aljaykum" w:date="2016-11-08T11:00:00Z">
                  <w:rPr>
                    <w:rFonts w:asciiTheme="minorHAnsi" w:hAnsiTheme="minorHAnsi"/>
                    <w:color w:val="0000FF"/>
                    <w:u w:val="single"/>
                  </w:rPr>
                </w:rPrChange>
              </w:rPr>
              <w:t xml:space="preserve"> LMS url&gt; to access LMS application </w:t>
            </w:r>
          </w:p>
          <w:p w:rsidR="00867B91" w:rsidRPr="00103E2F"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760" w:author="aljaykum" w:date="2016-11-08T11:00:00Z">
                  <w:rPr>
                    <w:rFonts w:asciiTheme="minorHAnsi" w:hAnsiTheme="minorHAnsi"/>
                  </w:rPr>
                </w:rPrChange>
              </w:rPr>
            </w:pPr>
            <w:r w:rsidRPr="00BF6CA6">
              <w:rPr>
                <w:rFonts w:asciiTheme="minorHAnsi" w:hAnsiTheme="minorHAnsi"/>
                <w:sz w:val="22"/>
                <w:szCs w:val="22"/>
                <w:rPrChange w:id="1761" w:author="aljaykum" w:date="2016-11-08T11:00: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762" w:author="aljaykum" w:date="2016-11-08T11:00:00Z">
                  <w:rPr>
                    <w:color w:val="0000FF"/>
                    <w:u w:val="single"/>
                  </w:rPr>
                </w:rPrChange>
              </w:rPr>
              <w:fldChar w:fldCharType="begin"/>
            </w:r>
            <w:r w:rsidRPr="00BF6CA6">
              <w:rPr>
                <w:rFonts w:asciiTheme="minorHAnsi" w:hAnsiTheme="minorHAnsi"/>
                <w:sz w:val="22"/>
                <w:szCs w:val="22"/>
                <w:rPrChange w:id="1763" w:author="aljaykum" w:date="2016-11-08T11:00: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764" w:author="aljaykum" w:date="2016-11-08T11:00:00Z">
                  <w:rPr>
                    <w:color w:val="0000FF"/>
                    <w:u w:val="single"/>
                  </w:rPr>
                </w:rPrChange>
              </w:rPr>
              <w:fldChar w:fldCharType="separate"/>
            </w:r>
            <w:r w:rsidRPr="00BF6CA6">
              <w:rPr>
                <w:rStyle w:val="Hyperlink"/>
                <w:rFonts w:asciiTheme="minorHAnsi" w:hAnsiTheme="minorHAnsi"/>
                <w:sz w:val="22"/>
                <w:szCs w:val="22"/>
                <w:rPrChange w:id="1765" w:author="aljaykum" w:date="2016-11-08T11:00:00Z">
                  <w:rPr>
                    <w:rStyle w:val="Hyperlink"/>
                    <w:rFonts w:asciiTheme="minorHAnsi" w:hAnsiTheme="minorHAnsi"/>
                  </w:rPr>
                </w:rPrChange>
              </w:rPr>
              <w:t>FS SBU Service desk portal</w:t>
            </w:r>
            <w:r w:rsidRPr="00BF6CA6">
              <w:rPr>
                <w:rFonts w:asciiTheme="minorHAnsi" w:hAnsiTheme="minorHAnsi"/>
                <w:sz w:val="22"/>
                <w:szCs w:val="22"/>
                <w:rPrChange w:id="1766" w:author="aljaykum" w:date="2016-11-08T11:00:00Z">
                  <w:rPr>
                    <w:color w:val="0000FF"/>
                    <w:u w:val="single"/>
                  </w:rPr>
                </w:rPrChange>
              </w:rPr>
              <w:fldChar w:fldCharType="end"/>
            </w:r>
            <w:r w:rsidRPr="00BF6CA6">
              <w:rPr>
                <w:rFonts w:asciiTheme="minorHAnsi" w:hAnsiTheme="minorHAnsi"/>
                <w:sz w:val="22"/>
                <w:szCs w:val="22"/>
                <w:rPrChange w:id="1767" w:author="aljaykum" w:date="2016-11-08T11:00:00Z">
                  <w:rPr>
                    <w:rFonts w:asciiTheme="minorHAnsi" w:hAnsiTheme="minorHAnsi"/>
                    <w:color w:val="0000FF"/>
                    <w:u w:val="single"/>
                  </w:rPr>
                </w:rPrChange>
              </w:rPr>
              <w:t xml:space="preserve"> (Employee Management &gt;&gt; Leave Management System). </w:t>
            </w:r>
          </w:p>
          <w:p w:rsidR="00867B91" w:rsidRPr="00103E2F" w:rsidRDefault="00BF6CA6" w:rsidP="00867B91">
            <w:pPr>
              <w:numPr>
                <w:ilvl w:val="0"/>
                <w:numId w:val="55"/>
              </w:numPr>
              <w:kinsoku/>
              <w:spacing w:before="100" w:beforeAutospacing="1" w:after="100" w:afterAutospacing="1" w:line="240" w:lineRule="auto"/>
              <w:rPr>
                <w:rFonts w:asciiTheme="minorHAnsi" w:hAnsiTheme="minorHAnsi"/>
                <w:sz w:val="22"/>
                <w:szCs w:val="22"/>
                <w:rPrChange w:id="1768" w:author="aljaykum" w:date="2016-11-08T11:00:00Z">
                  <w:rPr>
                    <w:rFonts w:asciiTheme="minorHAnsi" w:hAnsiTheme="minorHAnsi"/>
                  </w:rPr>
                </w:rPrChange>
              </w:rPr>
            </w:pPr>
            <w:r w:rsidRPr="00BF6CA6">
              <w:rPr>
                <w:rFonts w:asciiTheme="minorHAnsi" w:hAnsiTheme="minorHAnsi"/>
                <w:sz w:val="22"/>
                <w:szCs w:val="22"/>
                <w:rPrChange w:id="1769" w:author="aljaykum" w:date="2016-11-08T11:00:00Z">
                  <w:rPr>
                    <w:rFonts w:asciiTheme="minorHAnsi" w:hAnsiTheme="minorHAnsi"/>
                    <w:color w:val="0000FF"/>
                    <w:u w:val="single"/>
                  </w:rPr>
                </w:rPrChange>
              </w:rPr>
              <w:t xml:space="preserve">Contact Person: Michelle Odisho </w:t>
            </w:r>
          </w:p>
          <w:p w:rsidR="00867B91" w:rsidRPr="00103E2F" w:rsidRDefault="00BF6CA6" w:rsidP="00867B91">
            <w:pPr>
              <w:pStyle w:val="Num1"/>
              <w:spacing w:before="0"/>
              <w:rPr>
                <w:rFonts w:asciiTheme="minorHAnsi" w:hAnsiTheme="minorHAnsi"/>
                <w:sz w:val="22"/>
                <w:szCs w:val="22"/>
              </w:rPr>
            </w:pPr>
            <w:r w:rsidRPr="00BF6CA6">
              <w:rPr>
                <w:rFonts w:asciiTheme="minorHAnsi" w:hAnsiTheme="minorHAnsi"/>
                <w:sz w:val="22"/>
                <w:szCs w:val="22"/>
                <w:rPrChange w:id="1770" w:author="aljaykum" w:date="2016-11-08T11:00:00Z">
                  <w:rPr>
                    <w:rFonts w:asciiTheme="minorHAnsi" w:hAnsiTheme="minorHAnsi"/>
                    <w:color w:val="0000FF"/>
                    <w:u w:val="single"/>
                  </w:rPr>
                </w:rPrChange>
              </w:rPr>
              <w:br/>
              <w:t>Regards,</w:t>
            </w:r>
            <w:r w:rsidRPr="00BF6CA6">
              <w:rPr>
                <w:rFonts w:asciiTheme="minorHAnsi" w:hAnsiTheme="minorHAnsi"/>
                <w:sz w:val="22"/>
                <w:szCs w:val="22"/>
                <w:rPrChange w:id="1771" w:author="aljaykum" w:date="2016-11-08T11:00:00Z">
                  <w:rPr>
                    <w:rFonts w:asciiTheme="minorHAnsi" w:hAnsiTheme="minorHAnsi"/>
                    <w:color w:val="0000FF"/>
                    <w:u w:val="single"/>
                  </w:rPr>
                </w:rPrChange>
              </w:rPr>
              <w:br/>
            </w:r>
            <w:r w:rsidRPr="00BF6CA6">
              <w:rPr>
                <w:rFonts w:asciiTheme="minorHAnsi" w:hAnsiTheme="minorHAnsi"/>
                <w:sz w:val="22"/>
                <w:szCs w:val="22"/>
                <w:rPrChange w:id="1772" w:author="aljaykum" w:date="2016-11-08T11:00:00Z">
                  <w:rPr>
                    <w:rFonts w:asciiTheme="minorHAnsi" w:hAnsiTheme="minorHAnsi"/>
                    <w:color w:val="0000FF"/>
                    <w:u w:val="single"/>
                  </w:rPr>
                </w:rPrChange>
              </w:rPr>
              <w:lastRenderedPageBreak/>
              <w:t>Employee Name(ID)</w:t>
            </w:r>
          </w:p>
        </w:tc>
      </w:tr>
    </w:tbl>
    <w:p w:rsidR="00783519" w:rsidRDefault="00783519">
      <w:pPr>
        <w:ind w:left="360"/>
        <w:jc w:val="both"/>
        <w:rPr>
          <w:rFonts w:asciiTheme="minorHAnsi" w:hAnsiTheme="minorHAnsi"/>
          <w:sz w:val="22"/>
          <w:szCs w:val="22"/>
        </w:rPr>
      </w:pPr>
    </w:p>
    <w:p w:rsidR="00DD1D0A" w:rsidRPr="008E6B5A" w:rsidRDefault="00DD1D0A" w:rsidP="00DD1D0A">
      <w:pPr>
        <w:jc w:val="both"/>
        <w:rPr>
          <w:rFonts w:asciiTheme="minorHAnsi" w:hAnsiTheme="minorHAnsi"/>
          <w:sz w:val="22"/>
        </w:rPr>
      </w:pPr>
    </w:p>
    <w:p w:rsidR="00DD1D0A" w:rsidRPr="008E6B5A" w:rsidRDefault="00AA5576" w:rsidP="00DD1D0A">
      <w:pPr>
        <w:jc w:val="both"/>
        <w:rPr>
          <w:rFonts w:asciiTheme="minorHAnsi" w:hAnsiTheme="minorHAnsi"/>
          <w:sz w:val="22"/>
          <w:szCs w:val="22"/>
          <w:u w:val="single"/>
        </w:rPr>
      </w:pPr>
      <w:bookmarkStart w:id="1773" w:name="unpaid"/>
      <w:r w:rsidRPr="00AA5576">
        <w:rPr>
          <w:rFonts w:asciiTheme="minorHAnsi" w:hAnsiTheme="minorHAnsi"/>
          <w:sz w:val="22"/>
          <w:szCs w:val="22"/>
          <w:u w:val="single"/>
        </w:rPr>
        <w:t>Apply Unpaid Personal Leave of Absence</w:t>
      </w:r>
    </w:p>
    <w:bookmarkEnd w:id="1773"/>
    <w:p w:rsidR="00257D53" w:rsidRPr="008E6B5A" w:rsidRDefault="00AA5576" w:rsidP="00257D53">
      <w:pPr>
        <w:pStyle w:val="Num1"/>
        <w:numPr>
          <w:ilvl w:val="0"/>
          <w:numId w:val="39"/>
        </w:numPr>
        <w:spacing w:before="0"/>
        <w:rPr>
          <w:rFonts w:asciiTheme="minorHAnsi" w:hAnsiTheme="minorHAnsi"/>
          <w:sz w:val="22"/>
          <w:szCs w:val="22"/>
        </w:rPr>
      </w:pPr>
      <w:r w:rsidRPr="00AA5576">
        <w:rPr>
          <w:rFonts w:asciiTheme="minorHAnsi" w:hAnsiTheme="minorHAnsi"/>
          <w:sz w:val="22"/>
          <w:szCs w:val="22"/>
        </w:rPr>
        <w:t xml:space="preserve">Following fields to be available on the form for submitting Unpaid Personal Leave of Absence </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257D53" w:rsidRPr="008E6B5A" w:rsidRDefault="00AA5576" w:rsidP="00257D53">
      <w:pPr>
        <w:pStyle w:val="Num1"/>
        <w:numPr>
          <w:ilvl w:val="1"/>
          <w:numId w:val="39"/>
        </w:numPr>
        <w:spacing w:before="0"/>
        <w:rPr>
          <w:rFonts w:asciiTheme="minorHAnsi" w:hAnsiTheme="minorHAnsi"/>
          <w:sz w:val="22"/>
          <w:szCs w:val="22"/>
        </w:rPr>
      </w:pPr>
      <w:r w:rsidRPr="00AA5576">
        <w:rPr>
          <w:rFonts w:asciiTheme="minorHAnsi" w:hAnsiTheme="minorHAnsi"/>
          <w:sz w:val="22"/>
          <w:szCs w:val="22"/>
        </w:rPr>
        <w:t xml:space="preserve">Upload Document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upload document functionality</w:t>
      </w:r>
    </w:p>
    <w:p w:rsidR="00257D53" w:rsidRPr="008E6B5A" w:rsidRDefault="00AA5576" w:rsidP="00257D53">
      <w:pPr>
        <w:pStyle w:val="Num1"/>
        <w:numPr>
          <w:ilvl w:val="2"/>
          <w:numId w:val="39"/>
        </w:numPr>
        <w:spacing w:before="0"/>
        <w:rPr>
          <w:rFonts w:asciiTheme="minorHAnsi" w:hAnsiTheme="minorHAnsi"/>
          <w:sz w:val="22"/>
          <w:szCs w:val="22"/>
        </w:rPr>
      </w:pPr>
      <w:r w:rsidRPr="00AA5576">
        <w:rPr>
          <w:rFonts w:asciiTheme="minorHAnsi" w:hAnsiTheme="minorHAnsi"/>
          <w:sz w:val="22"/>
          <w:szCs w:val="22"/>
        </w:rPr>
        <w:t xml:space="preserve">Personal Leave form : </w:t>
      </w:r>
      <w:bookmarkStart w:id="1774" w:name="_MON_1536047403"/>
      <w:bookmarkEnd w:id="1774"/>
      <w:r w:rsidR="00257D53" w:rsidRPr="008E6B5A">
        <w:rPr>
          <w:rFonts w:asciiTheme="minorHAnsi" w:hAnsiTheme="minorHAnsi"/>
          <w:sz w:val="22"/>
          <w:szCs w:val="22"/>
        </w:rPr>
        <w:object w:dxaOrig="1551" w:dyaOrig="1004">
          <v:shape id="_x0000_i1030" type="#_x0000_t75" style="width:77.25pt;height:50.25pt" o:ole="">
            <v:imagedata r:id="rId30" o:title=""/>
          </v:shape>
          <o:OLEObject Type="Embed" ProgID="Word.Document.8" ShapeID="_x0000_i1030" DrawAspect="Icon" ObjectID="_1597674723" r:id="rId31">
            <o:FieldCodes>\s</o:FieldCodes>
          </o:OLEObject>
        </w:object>
      </w:r>
    </w:p>
    <w:p w:rsidR="00DD1D0A" w:rsidRPr="00103E2F" w:rsidRDefault="00BF6CA6" w:rsidP="00DD1D0A">
      <w:pPr>
        <w:pStyle w:val="ListParagraph"/>
        <w:numPr>
          <w:ilvl w:val="0"/>
          <w:numId w:val="39"/>
        </w:numPr>
        <w:jc w:val="both"/>
        <w:rPr>
          <w:rFonts w:asciiTheme="minorHAnsi" w:hAnsiTheme="minorHAnsi"/>
          <w:sz w:val="22"/>
          <w:szCs w:val="22"/>
          <w:u w:val="single"/>
          <w:rPrChange w:id="1775" w:author="aljaykum" w:date="2016-11-08T11:06:00Z">
            <w:rPr>
              <w:rFonts w:asciiTheme="minorHAnsi" w:hAnsiTheme="minorHAnsi"/>
              <w:sz w:val="22"/>
              <w:highlight w:val="yellow"/>
              <w:u w:val="single"/>
            </w:rPr>
          </w:rPrChange>
        </w:rPr>
      </w:pPr>
      <w:r w:rsidRPr="00BF6CA6">
        <w:rPr>
          <w:rFonts w:asciiTheme="minorHAnsi" w:hAnsiTheme="minorHAnsi"/>
          <w:sz w:val="22"/>
          <w:szCs w:val="22"/>
          <w:rPrChange w:id="1776" w:author="aljaykum" w:date="2016-11-08T11:06:00Z">
            <w:rPr>
              <w:rFonts w:asciiTheme="minorHAnsi" w:hAnsiTheme="minorHAnsi"/>
              <w:color w:val="0000FF"/>
              <w:highlight w:val="yellow"/>
              <w:u w:val="single"/>
            </w:rPr>
          </w:rPrChange>
        </w:rPr>
        <w:t>Employees with 5 -9 years of tenure with the company are eligible to apply for a leave of absence up to 12 weeks.</w:t>
      </w:r>
    </w:p>
    <w:p w:rsidR="00B522DB" w:rsidRPr="00103E2F" w:rsidRDefault="00BF6CA6" w:rsidP="00DD1D0A">
      <w:pPr>
        <w:pStyle w:val="ListParagraph"/>
        <w:numPr>
          <w:ilvl w:val="0"/>
          <w:numId w:val="39"/>
        </w:numPr>
        <w:jc w:val="both"/>
        <w:rPr>
          <w:rFonts w:asciiTheme="minorHAnsi" w:hAnsiTheme="minorHAnsi"/>
          <w:sz w:val="22"/>
          <w:szCs w:val="22"/>
          <w:u w:val="single"/>
          <w:rPrChange w:id="1777" w:author="aljaykum" w:date="2016-11-08T11:06:00Z">
            <w:rPr>
              <w:rFonts w:asciiTheme="minorHAnsi" w:hAnsiTheme="minorHAnsi"/>
              <w:sz w:val="22"/>
              <w:highlight w:val="yellow"/>
              <w:u w:val="single"/>
            </w:rPr>
          </w:rPrChange>
        </w:rPr>
      </w:pPr>
      <w:r w:rsidRPr="00BF6CA6">
        <w:rPr>
          <w:rFonts w:asciiTheme="minorHAnsi" w:hAnsiTheme="minorHAnsi"/>
          <w:sz w:val="22"/>
          <w:szCs w:val="22"/>
          <w:rPrChange w:id="1778" w:author="aljaykum" w:date="2016-11-08T11:06:00Z">
            <w:rPr>
              <w:rFonts w:asciiTheme="minorHAnsi" w:hAnsiTheme="minorHAnsi"/>
              <w:color w:val="0000FF"/>
              <w:highlight w:val="yellow"/>
              <w:u w:val="single"/>
            </w:rPr>
          </w:rPrChange>
        </w:rPr>
        <w:t>Employees with 10 years or more of tenure with the company are eligible to apply for a leave of absence up to 24 weeks.</w:t>
      </w:r>
      <w:del w:id="1779" w:author="aljaykum" w:date="2016-11-08T11:06:00Z">
        <w:r w:rsidRPr="00BF6CA6">
          <w:rPr>
            <w:rFonts w:asciiTheme="minorHAnsi" w:hAnsiTheme="minorHAnsi"/>
            <w:sz w:val="22"/>
            <w:szCs w:val="22"/>
            <w:rPrChange w:id="1780" w:author="aljaykum" w:date="2016-11-08T11:06:00Z">
              <w:rPr>
                <w:rFonts w:asciiTheme="minorHAnsi" w:hAnsiTheme="minorHAnsi"/>
                <w:color w:val="0000FF"/>
                <w:highlight w:val="yellow"/>
                <w:u w:val="single"/>
              </w:rPr>
            </w:rPrChange>
          </w:rPr>
          <w:delText xml:space="preserve"> </w:delText>
        </w:r>
        <w:r w:rsidRPr="00BF6CA6">
          <w:rPr>
            <w:rFonts w:asciiTheme="minorHAnsi" w:hAnsiTheme="minorHAnsi"/>
            <w:sz w:val="22"/>
            <w:szCs w:val="22"/>
            <w:rPrChange w:id="1781" w:author="aljaykum" w:date="2016-11-08T11:06:00Z">
              <w:rPr>
                <w:rFonts w:asciiTheme="minorHAnsi" w:hAnsiTheme="minorHAnsi"/>
                <w:color w:val="0000FF"/>
                <w:highlight w:val="yellow"/>
                <w:u w:val="single"/>
              </w:rPr>
            </w:rPrChange>
          </w:rPr>
          <w:sym w:font="Wingdings" w:char="F0E0"/>
        </w:r>
        <w:r w:rsidRPr="00BF6CA6">
          <w:rPr>
            <w:rFonts w:asciiTheme="minorHAnsi" w:hAnsiTheme="minorHAnsi"/>
            <w:sz w:val="22"/>
            <w:szCs w:val="22"/>
            <w:rPrChange w:id="1782" w:author="aljaykum" w:date="2016-11-08T11:06:00Z">
              <w:rPr>
                <w:rFonts w:asciiTheme="minorHAnsi" w:hAnsiTheme="minorHAnsi"/>
                <w:color w:val="0000FF"/>
                <w:highlight w:val="yellow"/>
                <w:u w:val="single"/>
              </w:rPr>
            </w:rPrChange>
          </w:rPr>
          <w:delText xml:space="preserve"> Need confirmation if we should add this check</w:delText>
        </w:r>
      </w:del>
    </w:p>
    <w:p w:rsidR="00B522DB" w:rsidRPr="00103E2F" w:rsidRDefault="00BF6CA6" w:rsidP="00B522DB">
      <w:pPr>
        <w:pStyle w:val="ListParagraph"/>
        <w:numPr>
          <w:ilvl w:val="0"/>
          <w:numId w:val="39"/>
        </w:numPr>
        <w:rPr>
          <w:rFonts w:asciiTheme="minorHAnsi" w:hAnsiTheme="minorHAnsi"/>
          <w:sz w:val="22"/>
          <w:szCs w:val="22"/>
          <w:rPrChange w:id="1783" w:author="aljaykum" w:date="2016-11-08T11:06:00Z">
            <w:rPr>
              <w:rFonts w:asciiTheme="minorHAnsi" w:hAnsiTheme="minorHAnsi"/>
            </w:rPr>
          </w:rPrChange>
        </w:rPr>
      </w:pPr>
      <w:r w:rsidRPr="00BF6CA6">
        <w:rPr>
          <w:rFonts w:asciiTheme="minorHAnsi" w:hAnsiTheme="minorHAnsi"/>
          <w:sz w:val="22"/>
          <w:szCs w:val="22"/>
          <w:rPrChange w:id="1784" w:author="aljaykum" w:date="2016-11-08T11:06:00Z">
            <w:rPr>
              <w:rFonts w:asciiTheme="minorHAnsi" w:hAnsiTheme="minorHAnsi"/>
              <w:color w:val="0000FF"/>
              <w:u w:val="single"/>
            </w:rPr>
          </w:rPrChange>
        </w:rPr>
        <w:t>No vacation or other paid time off will accrue during an LOA.</w:t>
      </w:r>
    </w:p>
    <w:p w:rsidR="000972C8" w:rsidRPr="008E6B5A" w:rsidRDefault="00AA5576" w:rsidP="000972C8">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request in LMS will trigger an email alert to employee’s supervisor for its approval (approve/reject). Reminders will be sent to supervisor 15 days prior to leave start date.</w:t>
      </w:r>
    </w:p>
    <w:p w:rsidR="000972C8" w:rsidRPr="008E6B5A" w:rsidRDefault="00AA5576" w:rsidP="000972C8">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Once the request is approved by supervisor, an email alert will be triggered to people process team for their decision. Reminders will be sent to people process every day prior to leave start date</w:t>
      </w:r>
    </w:p>
    <w:p w:rsidR="000972C8" w:rsidRPr="008E6B5A" w:rsidRDefault="00AA5576" w:rsidP="000972C8">
      <w:pPr>
        <w:pStyle w:val="ListParagraph"/>
        <w:numPr>
          <w:ilvl w:val="0"/>
          <w:numId w:val="30"/>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sent</w:t>
      </w:r>
    </w:p>
    <w:tbl>
      <w:tblPr>
        <w:tblStyle w:val="TableGrid"/>
        <w:tblW w:w="0" w:type="auto"/>
        <w:tblLook w:val="04A0" w:firstRow="1" w:lastRow="0" w:firstColumn="1" w:lastColumn="0" w:noHBand="0" w:noVBand="1"/>
      </w:tblPr>
      <w:tblGrid>
        <w:gridCol w:w="8885"/>
      </w:tblGrid>
      <w:tr w:rsidR="000972C8" w:rsidRPr="008E6B5A" w:rsidTr="004049E9">
        <w:tc>
          <w:tcPr>
            <w:tcW w:w="8885" w:type="dxa"/>
          </w:tcPr>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785" w:author="aljaykum" w:date="2016-11-08T11:07:00Z">
                  <w:rPr>
                    <w:rFonts w:asciiTheme="minorHAnsi" w:hAnsiTheme="minorHAnsi"/>
                    <w:color w:val="0000FF"/>
                    <w:sz w:val="22"/>
                    <w:szCs w:val="22"/>
                    <w:u w:val="single"/>
                  </w:rPr>
                </w:rPrChange>
              </w:rPr>
              <w:t>From: Employee</w:t>
            </w:r>
          </w:p>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786" w:author="aljaykum" w:date="2016-11-08T11:07:00Z">
                  <w:rPr>
                    <w:rFonts w:asciiTheme="minorHAnsi" w:hAnsiTheme="minorHAnsi"/>
                    <w:color w:val="0000FF"/>
                    <w:sz w:val="22"/>
                    <w:szCs w:val="22"/>
                    <w:u w:val="single"/>
                  </w:rPr>
                </w:rPrChange>
              </w:rPr>
              <w:t>To: Supervisor</w:t>
            </w:r>
          </w:p>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787" w:author="aljaykum" w:date="2016-11-08T11:07:00Z">
                  <w:rPr>
                    <w:rFonts w:asciiTheme="minorHAnsi" w:hAnsiTheme="minorHAnsi"/>
                    <w:color w:val="0000FF"/>
                    <w:sz w:val="22"/>
                    <w:szCs w:val="22"/>
                    <w:u w:val="single"/>
                  </w:rPr>
                </w:rPrChange>
              </w:rPr>
              <w:t>CC: employee</w:t>
            </w:r>
          </w:p>
          <w:p w:rsidR="000972C8" w:rsidRPr="00103E2F" w:rsidRDefault="000972C8" w:rsidP="004049E9">
            <w:pPr>
              <w:pStyle w:val="Num1"/>
              <w:spacing w:before="0"/>
              <w:rPr>
                <w:rFonts w:asciiTheme="minorHAnsi" w:hAnsiTheme="minorHAnsi"/>
                <w:sz w:val="22"/>
                <w:szCs w:val="22"/>
              </w:rPr>
            </w:pPr>
          </w:p>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788" w:author="aljaykum" w:date="2016-11-08T11:07:00Z">
                  <w:rPr>
                    <w:rFonts w:asciiTheme="minorHAnsi" w:hAnsiTheme="minorHAnsi"/>
                    <w:color w:val="0000FF"/>
                    <w:sz w:val="22"/>
                    <w:szCs w:val="22"/>
                    <w:u w:val="single"/>
                  </w:rPr>
                </w:rPrChange>
              </w:rPr>
              <w:t xml:space="preserve">Subject: </w:t>
            </w:r>
            <w:ins w:id="1789" w:author="aljaykum" w:date="2016-11-08T11:07:00Z">
              <w:r w:rsidR="00103E2F" w:rsidRPr="00495F8B">
                <w:rPr>
                  <w:rFonts w:asciiTheme="minorHAnsi" w:hAnsiTheme="minorHAnsi"/>
                  <w:sz w:val="22"/>
                  <w:szCs w:val="22"/>
                </w:rPr>
                <w:t xml:space="preserve">&lt;Leave Type&gt; </w:t>
              </w:r>
              <w:r w:rsidR="00103E2F" w:rsidRPr="00495F8B">
                <w:rPr>
                  <w:rFonts w:asciiTheme="minorHAnsi" w:hAnsiTheme="minorHAnsi" w:cs="Tahoma"/>
                  <w:sz w:val="22"/>
                  <w:szCs w:val="22"/>
                </w:rPr>
                <w:t>submitted by &lt;Employee Name&gt;</w:t>
              </w:r>
            </w:ins>
            <w:del w:id="1790" w:author="aljaykum" w:date="2016-11-08T11:07:00Z">
              <w:r w:rsidRPr="00BF6CA6">
                <w:rPr>
                  <w:rFonts w:asciiTheme="minorHAnsi" w:hAnsiTheme="minorHAnsi"/>
                  <w:sz w:val="22"/>
                  <w:szCs w:val="22"/>
                  <w:rPrChange w:id="1791" w:author="aljaykum" w:date="2016-11-08T11:07:00Z">
                    <w:rPr>
                      <w:rFonts w:asciiTheme="minorHAnsi" w:hAnsiTheme="minorHAnsi"/>
                      <w:color w:val="0000FF"/>
                      <w:sz w:val="22"/>
                      <w:szCs w:val="22"/>
                      <w:u w:val="single"/>
                    </w:rPr>
                  </w:rPrChange>
                </w:rPr>
                <w:delText>Leave application</w:delText>
              </w:r>
            </w:del>
          </w:p>
          <w:p w:rsidR="000972C8" w:rsidRPr="00103E2F" w:rsidRDefault="000972C8" w:rsidP="004049E9">
            <w:pPr>
              <w:pStyle w:val="Num1"/>
              <w:spacing w:before="0"/>
              <w:rPr>
                <w:rFonts w:asciiTheme="minorHAnsi" w:hAnsiTheme="minorHAnsi"/>
                <w:sz w:val="22"/>
                <w:szCs w:val="22"/>
              </w:rPr>
            </w:pPr>
          </w:p>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792" w:author="aljaykum" w:date="2016-11-08T11:07:00Z">
                  <w:rPr>
                    <w:rFonts w:asciiTheme="minorHAnsi" w:hAnsiTheme="minorHAnsi"/>
                    <w:color w:val="0000FF"/>
                    <w:sz w:val="22"/>
                    <w:szCs w:val="22"/>
                    <w:u w:val="single"/>
                  </w:rPr>
                </w:rPrChange>
              </w:rPr>
              <w:t>Body:</w:t>
            </w:r>
          </w:p>
          <w:p w:rsidR="000972C8" w:rsidRPr="00103E2F" w:rsidRDefault="00BF6CA6" w:rsidP="004049E9">
            <w:pPr>
              <w:spacing w:after="240"/>
              <w:rPr>
                <w:rFonts w:asciiTheme="minorHAnsi" w:hAnsiTheme="minorHAnsi"/>
                <w:sz w:val="22"/>
                <w:szCs w:val="22"/>
                <w:rPrChange w:id="1793" w:author="aljaykum" w:date="2016-11-08T11:07:00Z">
                  <w:rPr>
                    <w:rFonts w:asciiTheme="minorHAnsi" w:hAnsiTheme="minorHAnsi"/>
                  </w:rPr>
                </w:rPrChange>
              </w:rPr>
            </w:pPr>
            <w:r w:rsidRPr="00BF6CA6">
              <w:rPr>
                <w:rFonts w:asciiTheme="minorHAnsi" w:hAnsiTheme="minorHAnsi"/>
                <w:sz w:val="22"/>
                <w:szCs w:val="22"/>
                <w:rPrChange w:id="1794" w:author="aljaykum" w:date="2016-11-08T11:07:00Z">
                  <w:rPr>
                    <w:rFonts w:asciiTheme="minorHAnsi" w:hAnsiTheme="minorHAnsi"/>
                    <w:color w:val="0000FF"/>
                    <w:u w:val="single"/>
                  </w:rPr>
                </w:rPrChange>
              </w:rPr>
              <w:t xml:space="preserve">Hi, </w:t>
            </w:r>
            <w:r w:rsidRPr="00BF6CA6">
              <w:rPr>
                <w:rFonts w:asciiTheme="minorHAnsi" w:hAnsiTheme="minorHAnsi"/>
                <w:sz w:val="22"/>
                <w:szCs w:val="22"/>
                <w:rPrChange w:id="1795" w:author="aljaykum" w:date="2016-11-08T11:07:00Z">
                  <w:rPr>
                    <w:rFonts w:asciiTheme="minorHAnsi" w:hAnsiTheme="minorHAnsi"/>
                    <w:color w:val="0000FF"/>
                    <w:u w:val="single"/>
                  </w:rPr>
                </w:rPrChange>
              </w:rPr>
              <w:br/>
            </w:r>
            <w:r w:rsidRPr="00BF6CA6">
              <w:rPr>
                <w:rFonts w:asciiTheme="minorHAnsi" w:hAnsiTheme="minorHAnsi"/>
                <w:sz w:val="22"/>
                <w:szCs w:val="22"/>
                <w:rPrChange w:id="1796" w:author="aljaykum" w:date="2016-11-08T11:07:00Z">
                  <w:rPr>
                    <w:rFonts w:asciiTheme="minorHAnsi" w:hAnsiTheme="minorHAnsi"/>
                    <w:color w:val="0000FF"/>
                    <w:u w:val="single"/>
                  </w:rPr>
                </w:rPrChange>
              </w:rPr>
              <w:br/>
              <w:t xml:space="preserve">This is to inform you that Employee Name (ID) has submitted following leave </w:t>
            </w:r>
            <w:del w:id="1797" w:author="aljaykum" w:date="2016-11-08T11:07:00Z">
              <w:r w:rsidRPr="00BF6CA6">
                <w:rPr>
                  <w:rFonts w:asciiTheme="minorHAnsi" w:hAnsiTheme="minorHAnsi"/>
                  <w:sz w:val="22"/>
                  <w:szCs w:val="22"/>
                  <w:rPrChange w:id="1798" w:author="aljaykum" w:date="2016-11-08T11:07:00Z">
                    <w:rPr>
                      <w:rFonts w:asciiTheme="minorHAnsi" w:hAnsiTheme="minorHAnsi"/>
                      <w:color w:val="0000FF"/>
                      <w:u w:val="single"/>
                    </w:rPr>
                  </w:rPrChange>
                </w:rPr>
                <w:delText>plan</w:delText>
              </w:r>
            </w:del>
            <w:ins w:id="1799" w:author="aljaykum" w:date="2016-11-08T11:07:00Z">
              <w:r w:rsidR="00103E2F">
                <w:rPr>
                  <w:rFonts w:asciiTheme="minorHAnsi" w:hAnsiTheme="minorHAnsi"/>
                  <w:sz w:val="22"/>
                  <w:szCs w:val="22"/>
                </w:rPr>
                <w:t>request</w:t>
              </w:r>
            </w:ins>
            <w:r w:rsidRPr="00BF6CA6">
              <w:rPr>
                <w:rFonts w:asciiTheme="minorHAnsi" w:hAnsiTheme="minorHAnsi"/>
                <w:sz w:val="22"/>
                <w:szCs w:val="22"/>
                <w:rPrChange w:id="1800" w:author="aljaykum" w:date="2016-11-08T11:07:00Z">
                  <w:rPr>
                    <w:rFonts w:asciiTheme="minorHAnsi" w:hAnsiTheme="minorHAnsi"/>
                    <w:color w:val="0000FF"/>
                    <w:u w:val="single"/>
                  </w:rPr>
                </w:rPrChange>
              </w:rPr>
              <w:t>.</w:t>
            </w:r>
          </w:p>
          <w:tbl>
            <w:tblPr>
              <w:tblW w:w="8476"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1874"/>
              <w:gridCol w:w="1860"/>
              <w:gridCol w:w="2693"/>
              <w:gridCol w:w="2049"/>
            </w:tblGrid>
            <w:tr w:rsidR="00103E2F" w:rsidRPr="00103E2F" w:rsidTr="004049E9">
              <w:trPr>
                <w:trHeight w:val="645"/>
              </w:trPr>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01" w:author="aljaykum" w:date="2016-11-08T11:07:00Z">
                        <w:rPr>
                          <w:rFonts w:asciiTheme="minorHAnsi" w:hAnsiTheme="minorHAnsi" w:cs="Times New Roman"/>
                          <w:b/>
                          <w:bCs/>
                          <w:sz w:val="24"/>
                          <w:szCs w:val="24"/>
                        </w:rPr>
                      </w:rPrChange>
                    </w:rPr>
                  </w:pPr>
                  <w:del w:id="1802" w:author="aljaykum" w:date="2016-11-08T11:07:00Z">
                    <w:r w:rsidRPr="00BF6CA6">
                      <w:rPr>
                        <w:rFonts w:asciiTheme="minorHAnsi" w:hAnsiTheme="minorHAnsi"/>
                        <w:b/>
                        <w:bCs/>
                        <w:sz w:val="22"/>
                        <w:szCs w:val="22"/>
                        <w:rPrChange w:id="1803" w:author="aljaykum" w:date="2016-11-08T11:07:00Z">
                          <w:rPr>
                            <w:rFonts w:asciiTheme="minorHAnsi" w:hAnsiTheme="minorHAnsi"/>
                            <w:b/>
                            <w:bCs/>
                            <w:color w:val="0000FF"/>
                            <w:u w:val="single"/>
                          </w:rPr>
                        </w:rPrChange>
                      </w:rPr>
                      <w:delText>New Leave Start Date</w:delText>
                    </w:r>
                  </w:del>
                  <w:ins w:id="1804" w:author="aljaykum" w:date="2016-11-08T11:07:00Z">
                    <w:r w:rsidR="00103E2F">
                      <w:rPr>
                        <w:rFonts w:asciiTheme="minorHAnsi" w:hAnsiTheme="minorHAnsi"/>
                        <w:b/>
                        <w:bCs/>
                        <w:sz w:val="22"/>
                        <w:szCs w:val="22"/>
                      </w:rPr>
                      <w:t>Leave Type</w:t>
                    </w:r>
                  </w:ins>
                </w:p>
              </w:tc>
              <w:tc>
                <w:tcPr>
                  <w:tcW w:w="2061"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05" w:author="aljaykum" w:date="2016-11-08T11:07:00Z">
                        <w:rPr>
                          <w:rFonts w:asciiTheme="minorHAnsi" w:hAnsiTheme="minorHAnsi" w:cs="Times New Roman"/>
                          <w:b/>
                          <w:bCs/>
                          <w:sz w:val="24"/>
                          <w:szCs w:val="24"/>
                        </w:rPr>
                      </w:rPrChange>
                    </w:rPr>
                  </w:pPr>
                  <w:del w:id="1806" w:author="aljaykum" w:date="2016-11-08T11:07:00Z">
                    <w:r w:rsidRPr="00BF6CA6">
                      <w:rPr>
                        <w:rFonts w:asciiTheme="minorHAnsi" w:hAnsiTheme="minorHAnsi"/>
                        <w:b/>
                        <w:bCs/>
                        <w:sz w:val="22"/>
                        <w:szCs w:val="22"/>
                        <w:rPrChange w:id="1807" w:author="aljaykum" w:date="2016-11-08T11:07:00Z">
                          <w:rPr>
                            <w:rFonts w:asciiTheme="minorHAnsi" w:hAnsiTheme="minorHAnsi"/>
                            <w:b/>
                            <w:bCs/>
                            <w:color w:val="0000FF"/>
                            <w:u w:val="single"/>
                          </w:rPr>
                        </w:rPrChange>
                      </w:rPr>
                      <w:delText>New Leave End Date</w:delText>
                    </w:r>
                  </w:del>
                  <w:ins w:id="1808" w:author="aljaykum" w:date="2016-11-08T11:07:00Z">
                    <w:r w:rsidR="00103E2F">
                      <w:rPr>
                        <w:rFonts w:asciiTheme="minorHAnsi" w:hAnsiTheme="minorHAnsi"/>
                        <w:b/>
                        <w:bCs/>
                        <w:sz w:val="22"/>
                        <w:szCs w:val="22"/>
                      </w:rPr>
                      <w:t>Start Date</w:t>
                    </w:r>
                  </w:ins>
                </w:p>
              </w:tc>
              <w:tc>
                <w:tcPr>
                  <w:tcW w:w="21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09" w:author="aljaykum" w:date="2016-11-08T11:07:00Z">
                        <w:rPr>
                          <w:rFonts w:asciiTheme="minorHAnsi" w:hAnsiTheme="minorHAnsi" w:cs="Times New Roman"/>
                          <w:b/>
                          <w:bCs/>
                          <w:sz w:val="24"/>
                          <w:szCs w:val="24"/>
                        </w:rPr>
                      </w:rPrChange>
                    </w:rPr>
                  </w:pPr>
                  <w:del w:id="1810" w:author="aljaykum" w:date="2016-11-08T11:07:00Z">
                    <w:r w:rsidRPr="00BF6CA6">
                      <w:rPr>
                        <w:rFonts w:asciiTheme="minorHAnsi" w:hAnsiTheme="minorHAnsi"/>
                        <w:b/>
                        <w:bCs/>
                        <w:sz w:val="22"/>
                        <w:szCs w:val="22"/>
                        <w:rPrChange w:id="1811" w:author="aljaykum" w:date="2016-11-08T11:07:00Z">
                          <w:rPr>
                            <w:rFonts w:asciiTheme="minorHAnsi" w:hAnsiTheme="minorHAnsi"/>
                            <w:b/>
                            <w:bCs/>
                            <w:color w:val="0000FF"/>
                            <w:u w:val="single"/>
                          </w:rPr>
                        </w:rPrChange>
                      </w:rPr>
                      <w:delText>Leave Type</w:delText>
                    </w:r>
                  </w:del>
                  <w:ins w:id="1812" w:author="aljaykum" w:date="2016-11-08T11:07:00Z">
                    <w:r w:rsidR="00103E2F">
                      <w:rPr>
                        <w:rFonts w:asciiTheme="minorHAnsi" w:hAnsiTheme="minorHAnsi"/>
                        <w:b/>
                        <w:bCs/>
                        <w:sz w:val="22"/>
                        <w:szCs w:val="22"/>
                      </w:rPr>
                      <w:t>End Date</w:t>
                    </w:r>
                  </w:ins>
                </w:p>
              </w:tc>
              <w:tc>
                <w:tcPr>
                  <w:tcW w:w="2205"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13" w:author="aljaykum" w:date="2016-11-08T11:07:00Z">
                        <w:rPr>
                          <w:rFonts w:asciiTheme="minorHAnsi" w:hAnsiTheme="minorHAnsi" w:cs="Times New Roman"/>
                          <w:b/>
                          <w:bCs/>
                          <w:sz w:val="24"/>
                          <w:szCs w:val="24"/>
                        </w:rPr>
                      </w:rPrChange>
                    </w:rPr>
                  </w:pPr>
                  <w:del w:id="1814" w:author="aljaykum" w:date="2016-11-08T11:07:00Z">
                    <w:r w:rsidRPr="00BF6CA6">
                      <w:rPr>
                        <w:rFonts w:asciiTheme="minorHAnsi" w:hAnsiTheme="minorHAnsi"/>
                        <w:b/>
                        <w:bCs/>
                        <w:sz w:val="22"/>
                        <w:szCs w:val="22"/>
                        <w:rPrChange w:id="1815" w:author="aljaykum" w:date="2016-11-08T11:07:00Z">
                          <w:rPr>
                            <w:rFonts w:asciiTheme="minorHAnsi" w:hAnsiTheme="minorHAnsi"/>
                            <w:b/>
                            <w:bCs/>
                            <w:color w:val="0000FF"/>
                            <w:u w:val="single"/>
                          </w:rPr>
                        </w:rPrChange>
                      </w:rPr>
                      <w:delText>Effective No. Of leave</w:delText>
                    </w:r>
                  </w:del>
                  <w:ins w:id="1816" w:author="aljaykum" w:date="2016-11-08T11:07:00Z">
                    <w:r w:rsidR="00103E2F">
                      <w:rPr>
                        <w:rFonts w:asciiTheme="minorHAnsi" w:hAnsiTheme="minorHAnsi"/>
                        <w:b/>
                        <w:bCs/>
                        <w:sz w:val="22"/>
                        <w:szCs w:val="22"/>
                      </w:rPr>
                      <w:t>Effective Leave</w:t>
                    </w:r>
                  </w:ins>
                </w:p>
              </w:tc>
            </w:tr>
            <w:tr w:rsidR="00103E2F" w:rsidRPr="00103E2F" w:rsidTr="004049E9">
              <w:trPr>
                <w:trHeight w:val="390"/>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0972C8" w:rsidP="004049E9">
                  <w:pPr>
                    <w:jc w:val="center"/>
                    <w:rPr>
                      <w:rFonts w:asciiTheme="minorHAnsi" w:hAnsiTheme="minorHAnsi" w:cs="Times New Roman"/>
                      <w:sz w:val="22"/>
                      <w:szCs w:val="22"/>
                      <w:rPrChange w:id="1817" w:author="aljaykum" w:date="2016-11-08T11:0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0972C8" w:rsidP="004049E9">
                  <w:pPr>
                    <w:jc w:val="center"/>
                    <w:rPr>
                      <w:rFonts w:asciiTheme="minorHAnsi" w:hAnsiTheme="minorHAnsi" w:cs="Times New Roman"/>
                      <w:sz w:val="22"/>
                      <w:szCs w:val="22"/>
                      <w:rPrChange w:id="1818" w:author="aljaykum" w:date="2016-11-08T11:0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BF6CA6" w:rsidP="004049E9">
                  <w:pPr>
                    <w:jc w:val="center"/>
                    <w:rPr>
                      <w:rFonts w:asciiTheme="minorHAnsi" w:hAnsiTheme="minorHAnsi" w:cs="Times New Roman"/>
                      <w:sz w:val="22"/>
                      <w:szCs w:val="22"/>
                      <w:rPrChange w:id="1819" w:author="aljaykum" w:date="2016-11-08T11:07:00Z">
                        <w:rPr>
                          <w:rFonts w:asciiTheme="minorHAnsi" w:hAnsiTheme="minorHAnsi" w:cs="Times New Roman"/>
                          <w:sz w:val="24"/>
                          <w:szCs w:val="24"/>
                        </w:rPr>
                      </w:rPrChange>
                    </w:rPr>
                  </w:pPr>
                  <w:del w:id="1820" w:author="aljaykum" w:date="2016-11-08T11:07:00Z">
                    <w:r w:rsidRPr="00BF6CA6">
                      <w:rPr>
                        <w:rFonts w:asciiTheme="minorHAnsi" w:hAnsiTheme="minorHAnsi"/>
                        <w:sz w:val="22"/>
                        <w:szCs w:val="22"/>
                        <w:rPrChange w:id="1821" w:author="aljaykum" w:date="2016-11-08T11:07:00Z">
                          <w:rPr>
                            <w:rFonts w:asciiTheme="minorHAnsi" w:hAnsiTheme="minorHAnsi"/>
                            <w:color w:val="0000FF"/>
                            <w:u w:val="single"/>
                          </w:rPr>
                        </w:rPrChange>
                      </w:rPr>
                      <w:delText>Unpaid Personal Leave of Absence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BF6CA6" w:rsidP="004049E9">
                  <w:pPr>
                    <w:jc w:val="center"/>
                    <w:rPr>
                      <w:rFonts w:asciiTheme="minorHAnsi" w:hAnsiTheme="minorHAnsi" w:cs="Times New Roman"/>
                      <w:sz w:val="22"/>
                      <w:szCs w:val="22"/>
                      <w:rPrChange w:id="1822" w:author="aljaykum" w:date="2016-11-08T11:07:00Z">
                        <w:rPr>
                          <w:rFonts w:asciiTheme="minorHAnsi" w:hAnsiTheme="minorHAnsi" w:cs="Times New Roman"/>
                          <w:sz w:val="24"/>
                          <w:szCs w:val="24"/>
                        </w:rPr>
                      </w:rPrChange>
                    </w:rPr>
                  </w:pPr>
                  <w:r w:rsidRPr="00BF6CA6">
                    <w:rPr>
                      <w:rFonts w:asciiTheme="minorHAnsi" w:hAnsiTheme="minorHAnsi"/>
                      <w:sz w:val="22"/>
                      <w:szCs w:val="22"/>
                      <w:rPrChange w:id="1823" w:author="aljaykum" w:date="2016-11-08T11:07:00Z">
                        <w:rPr>
                          <w:rFonts w:asciiTheme="minorHAnsi" w:hAnsiTheme="minorHAnsi"/>
                          <w:color w:val="0000FF"/>
                          <w:u w:val="single"/>
                        </w:rPr>
                      </w:rPrChange>
                    </w:rPr>
                    <w:t>&lt;&gt; hour(s)</w:t>
                  </w:r>
                </w:p>
              </w:tc>
            </w:tr>
          </w:tbl>
          <w:p w:rsidR="000972C8" w:rsidRPr="00103E2F" w:rsidRDefault="00BF6CA6" w:rsidP="004049E9">
            <w:pPr>
              <w:rPr>
                <w:rFonts w:asciiTheme="minorHAnsi" w:hAnsiTheme="minorHAnsi"/>
                <w:sz w:val="22"/>
                <w:szCs w:val="22"/>
                <w:rPrChange w:id="1824" w:author="aljaykum" w:date="2016-11-08T11:07:00Z">
                  <w:rPr>
                    <w:rFonts w:asciiTheme="minorHAnsi" w:hAnsiTheme="minorHAnsi"/>
                  </w:rPr>
                </w:rPrChange>
              </w:rPr>
            </w:pPr>
            <w:r w:rsidRPr="00BF6CA6">
              <w:rPr>
                <w:rFonts w:asciiTheme="minorHAnsi" w:hAnsiTheme="minorHAnsi"/>
                <w:sz w:val="22"/>
                <w:szCs w:val="22"/>
                <w:rPrChange w:id="1825" w:author="aljaykum" w:date="2016-11-08T11:07:00Z">
                  <w:rPr>
                    <w:rFonts w:asciiTheme="minorHAnsi" w:hAnsiTheme="minorHAnsi"/>
                    <w:color w:val="0000FF"/>
                    <w:u w:val="single"/>
                  </w:rPr>
                </w:rPrChange>
              </w:rPr>
              <w:t xml:space="preserve">Note: </w:t>
            </w:r>
          </w:p>
          <w:p w:rsidR="000972C8" w:rsidRPr="00103E2F" w:rsidRDefault="00BF6CA6" w:rsidP="004049E9">
            <w:pPr>
              <w:numPr>
                <w:ilvl w:val="0"/>
                <w:numId w:val="58"/>
              </w:numPr>
              <w:kinsoku/>
              <w:spacing w:before="100" w:beforeAutospacing="1" w:after="100" w:afterAutospacing="1" w:line="240" w:lineRule="auto"/>
              <w:rPr>
                <w:rFonts w:asciiTheme="minorHAnsi" w:hAnsiTheme="minorHAnsi"/>
                <w:sz w:val="22"/>
                <w:szCs w:val="22"/>
                <w:rPrChange w:id="1826" w:author="aljaykum" w:date="2016-11-08T11:07:00Z">
                  <w:rPr>
                    <w:rFonts w:asciiTheme="minorHAnsi" w:hAnsiTheme="minorHAnsi"/>
                  </w:rPr>
                </w:rPrChange>
              </w:rPr>
            </w:pPr>
            <w:r w:rsidRPr="00BF6CA6">
              <w:rPr>
                <w:rFonts w:asciiTheme="minorHAnsi" w:hAnsiTheme="minorHAnsi"/>
                <w:sz w:val="22"/>
                <w:szCs w:val="22"/>
                <w:rPrChange w:id="1827" w:author="aljaykum" w:date="2016-11-08T11:07:00Z">
                  <w:rPr>
                    <w:rFonts w:asciiTheme="minorHAnsi" w:hAnsiTheme="minorHAnsi"/>
                    <w:color w:val="0000FF"/>
                    <w:u w:val="single"/>
                  </w:rPr>
                </w:rPrChange>
              </w:rPr>
              <w:lastRenderedPageBreak/>
              <w:t xml:space="preserve">Please login to </w:t>
            </w:r>
            <w:r w:rsidRPr="00BF6CA6">
              <w:rPr>
                <w:rFonts w:asciiTheme="minorHAnsi" w:hAnsiTheme="minorHAnsi"/>
                <w:sz w:val="22"/>
                <w:szCs w:val="22"/>
                <w:rPrChange w:id="1828" w:author="aljaykum" w:date="2016-11-08T11:07:00Z">
                  <w:rPr>
                    <w:color w:val="0000FF"/>
                    <w:u w:val="single"/>
                  </w:rPr>
                </w:rPrChange>
              </w:rPr>
              <w:fldChar w:fldCharType="begin"/>
            </w:r>
            <w:r w:rsidRPr="00BF6CA6">
              <w:rPr>
                <w:rFonts w:asciiTheme="minorHAnsi" w:hAnsiTheme="minorHAnsi"/>
                <w:sz w:val="22"/>
                <w:szCs w:val="22"/>
                <w:rPrChange w:id="1829" w:author="aljaykum" w:date="2016-11-08T11:07:00Z">
                  <w:rPr>
                    <w:color w:val="0000FF"/>
                    <w:u w:val="single"/>
                  </w:rPr>
                </w:rPrChange>
              </w:rPr>
              <w:instrText>HYPERLINK "https://lms.fs.capgemini.com"</w:instrText>
            </w:r>
            <w:r w:rsidRPr="00BF6CA6">
              <w:rPr>
                <w:rFonts w:asciiTheme="minorHAnsi" w:hAnsiTheme="minorHAnsi"/>
                <w:sz w:val="22"/>
                <w:szCs w:val="22"/>
                <w:rPrChange w:id="1830" w:author="aljaykum" w:date="2016-11-08T11:07:00Z">
                  <w:rPr>
                    <w:color w:val="0000FF"/>
                    <w:u w:val="single"/>
                  </w:rPr>
                </w:rPrChange>
              </w:rPr>
              <w:fldChar w:fldCharType="separate"/>
            </w:r>
            <w:r w:rsidRPr="00BF6CA6">
              <w:rPr>
                <w:rStyle w:val="Hyperlink"/>
                <w:rFonts w:asciiTheme="minorHAnsi" w:hAnsiTheme="minorHAnsi"/>
                <w:sz w:val="22"/>
                <w:szCs w:val="22"/>
                <w:rPrChange w:id="1831" w:author="aljaykum" w:date="2016-11-08T11:07:00Z">
                  <w:rPr>
                    <w:rStyle w:val="Hyperlink"/>
                    <w:rFonts w:asciiTheme="minorHAnsi" w:hAnsiTheme="minorHAnsi"/>
                  </w:rPr>
                </w:rPrChange>
              </w:rPr>
              <w:t>&lt;new</w:t>
            </w:r>
            <w:r w:rsidRPr="00BF6CA6">
              <w:rPr>
                <w:rFonts w:asciiTheme="minorHAnsi" w:hAnsiTheme="minorHAnsi"/>
                <w:sz w:val="22"/>
                <w:szCs w:val="22"/>
                <w:rPrChange w:id="1832" w:author="aljaykum" w:date="2016-11-08T11:07:00Z">
                  <w:rPr>
                    <w:color w:val="0000FF"/>
                    <w:u w:val="single"/>
                  </w:rPr>
                </w:rPrChange>
              </w:rPr>
              <w:fldChar w:fldCharType="end"/>
            </w:r>
            <w:r w:rsidRPr="00BF6CA6">
              <w:rPr>
                <w:rFonts w:asciiTheme="minorHAnsi" w:hAnsiTheme="minorHAnsi"/>
                <w:sz w:val="22"/>
                <w:szCs w:val="22"/>
                <w:rPrChange w:id="1833" w:author="aljaykum" w:date="2016-11-08T11:07:00Z">
                  <w:rPr>
                    <w:rFonts w:asciiTheme="minorHAnsi" w:hAnsiTheme="minorHAnsi"/>
                    <w:color w:val="0000FF"/>
                    <w:u w:val="single"/>
                  </w:rPr>
                </w:rPrChange>
              </w:rPr>
              <w:t xml:space="preserve"> LMS URL&gt; to access LMS application </w:t>
            </w:r>
          </w:p>
          <w:p w:rsidR="000972C8" w:rsidRPr="00103E2F" w:rsidRDefault="00BF6CA6" w:rsidP="004049E9">
            <w:pPr>
              <w:numPr>
                <w:ilvl w:val="0"/>
                <w:numId w:val="58"/>
              </w:numPr>
              <w:kinsoku/>
              <w:spacing w:before="100" w:beforeAutospacing="1" w:after="100" w:afterAutospacing="1" w:line="240" w:lineRule="auto"/>
              <w:rPr>
                <w:rFonts w:asciiTheme="minorHAnsi" w:hAnsiTheme="minorHAnsi"/>
                <w:sz w:val="22"/>
                <w:szCs w:val="22"/>
                <w:rPrChange w:id="1834" w:author="aljaykum" w:date="2016-11-08T11:07:00Z">
                  <w:rPr>
                    <w:rFonts w:asciiTheme="minorHAnsi" w:hAnsiTheme="minorHAnsi"/>
                  </w:rPr>
                </w:rPrChange>
              </w:rPr>
            </w:pPr>
            <w:r w:rsidRPr="00BF6CA6">
              <w:rPr>
                <w:rFonts w:asciiTheme="minorHAnsi" w:hAnsiTheme="minorHAnsi"/>
                <w:sz w:val="22"/>
                <w:szCs w:val="22"/>
                <w:rPrChange w:id="1835" w:author="aljaykum" w:date="2016-11-08T11:07: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836" w:author="aljaykum" w:date="2016-11-08T11:07:00Z">
                  <w:rPr>
                    <w:color w:val="0000FF"/>
                    <w:u w:val="single"/>
                  </w:rPr>
                </w:rPrChange>
              </w:rPr>
              <w:fldChar w:fldCharType="begin"/>
            </w:r>
            <w:r w:rsidRPr="00BF6CA6">
              <w:rPr>
                <w:rFonts w:asciiTheme="minorHAnsi" w:hAnsiTheme="minorHAnsi"/>
                <w:sz w:val="22"/>
                <w:szCs w:val="22"/>
                <w:rPrChange w:id="1837" w:author="aljaykum" w:date="2016-11-08T11:07: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838" w:author="aljaykum" w:date="2016-11-08T11:07:00Z">
                  <w:rPr>
                    <w:color w:val="0000FF"/>
                    <w:u w:val="single"/>
                  </w:rPr>
                </w:rPrChange>
              </w:rPr>
              <w:fldChar w:fldCharType="separate"/>
            </w:r>
            <w:r w:rsidRPr="00BF6CA6">
              <w:rPr>
                <w:rStyle w:val="Hyperlink"/>
                <w:rFonts w:asciiTheme="minorHAnsi" w:hAnsiTheme="minorHAnsi"/>
                <w:sz w:val="22"/>
                <w:szCs w:val="22"/>
                <w:rPrChange w:id="1839" w:author="aljaykum" w:date="2016-11-08T11:07:00Z">
                  <w:rPr>
                    <w:rStyle w:val="Hyperlink"/>
                    <w:rFonts w:asciiTheme="minorHAnsi" w:hAnsiTheme="minorHAnsi"/>
                  </w:rPr>
                </w:rPrChange>
              </w:rPr>
              <w:t>FS SBU Service desk portal</w:t>
            </w:r>
            <w:r w:rsidRPr="00BF6CA6">
              <w:rPr>
                <w:rFonts w:asciiTheme="minorHAnsi" w:hAnsiTheme="minorHAnsi"/>
                <w:sz w:val="22"/>
                <w:szCs w:val="22"/>
                <w:rPrChange w:id="1840" w:author="aljaykum" w:date="2016-11-08T11:07:00Z">
                  <w:rPr>
                    <w:color w:val="0000FF"/>
                    <w:u w:val="single"/>
                  </w:rPr>
                </w:rPrChange>
              </w:rPr>
              <w:fldChar w:fldCharType="end"/>
            </w:r>
            <w:r w:rsidRPr="00BF6CA6">
              <w:rPr>
                <w:rFonts w:asciiTheme="minorHAnsi" w:hAnsiTheme="minorHAnsi"/>
                <w:sz w:val="22"/>
                <w:szCs w:val="22"/>
                <w:rPrChange w:id="1841" w:author="aljaykum" w:date="2016-11-08T11:07:00Z">
                  <w:rPr>
                    <w:rFonts w:asciiTheme="minorHAnsi" w:hAnsiTheme="minorHAnsi"/>
                    <w:color w:val="0000FF"/>
                    <w:u w:val="single"/>
                  </w:rPr>
                </w:rPrChange>
              </w:rPr>
              <w:t xml:space="preserve"> (Employee Management &gt;&gt; Leave Management System). </w:t>
            </w:r>
          </w:p>
          <w:p w:rsidR="000972C8" w:rsidRPr="00103E2F" w:rsidRDefault="00BF6CA6" w:rsidP="004049E9">
            <w:pPr>
              <w:rPr>
                <w:rFonts w:asciiTheme="minorHAnsi" w:hAnsiTheme="minorHAnsi"/>
                <w:sz w:val="22"/>
                <w:szCs w:val="22"/>
                <w:rPrChange w:id="1842" w:author="aljaykum" w:date="2016-11-08T11:07:00Z">
                  <w:rPr>
                    <w:rFonts w:asciiTheme="minorHAnsi" w:hAnsiTheme="minorHAnsi"/>
                    <w:sz w:val="24"/>
                    <w:szCs w:val="24"/>
                  </w:rPr>
                </w:rPrChange>
              </w:rPr>
            </w:pPr>
            <w:r w:rsidRPr="00BF6CA6">
              <w:rPr>
                <w:rFonts w:asciiTheme="minorHAnsi" w:hAnsiTheme="minorHAnsi"/>
                <w:sz w:val="22"/>
                <w:szCs w:val="22"/>
                <w:rPrChange w:id="1843" w:author="aljaykum" w:date="2016-11-08T11:07:00Z">
                  <w:rPr>
                    <w:rFonts w:asciiTheme="minorHAnsi" w:hAnsiTheme="minorHAnsi"/>
                    <w:color w:val="0000FF"/>
                    <w:u w:val="single"/>
                  </w:rPr>
                </w:rPrChange>
              </w:rPr>
              <w:br/>
              <w:t>Regards,</w:t>
            </w:r>
            <w:r w:rsidRPr="00BF6CA6">
              <w:rPr>
                <w:rFonts w:asciiTheme="minorHAnsi" w:hAnsiTheme="minorHAnsi"/>
                <w:sz w:val="22"/>
                <w:szCs w:val="22"/>
                <w:rPrChange w:id="1844" w:author="aljaykum" w:date="2016-11-08T11:07:00Z">
                  <w:rPr>
                    <w:rFonts w:asciiTheme="minorHAnsi" w:hAnsiTheme="minorHAnsi"/>
                    <w:color w:val="0000FF"/>
                    <w:u w:val="single"/>
                  </w:rPr>
                </w:rPrChange>
              </w:rPr>
              <w:br/>
              <w:t xml:space="preserve">Employee Name (ID) </w:t>
            </w:r>
          </w:p>
          <w:p w:rsidR="000972C8" w:rsidRPr="00103E2F" w:rsidRDefault="000972C8" w:rsidP="004049E9">
            <w:pPr>
              <w:pStyle w:val="Num1"/>
              <w:spacing w:before="0"/>
              <w:rPr>
                <w:rFonts w:asciiTheme="minorHAnsi" w:hAnsiTheme="minorHAnsi"/>
                <w:sz w:val="22"/>
                <w:szCs w:val="22"/>
              </w:rPr>
            </w:pPr>
          </w:p>
        </w:tc>
      </w:tr>
    </w:tbl>
    <w:p w:rsidR="000972C8" w:rsidRPr="008E6B5A" w:rsidRDefault="00AA5576" w:rsidP="000972C8">
      <w:pPr>
        <w:pStyle w:val="Num1"/>
        <w:spacing w:before="0"/>
        <w:rPr>
          <w:rFonts w:asciiTheme="minorHAnsi" w:hAnsiTheme="minorHAnsi"/>
          <w:sz w:val="22"/>
          <w:szCs w:val="22"/>
        </w:rPr>
      </w:pPr>
      <w:r w:rsidRPr="00AA5576">
        <w:rPr>
          <w:rFonts w:asciiTheme="minorHAnsi" w:hAnsiTheme="minorHAnsi"/>
          <w:sz w:val="22"/>
          <w:szCs w:val="22"/>
        </w:rPr>
        <w:lastRenderedPageBreak/>
        <w:t>Mail to be sent post supervisor approval</w:t>
      </w:r>
    </w:p>
    <w:tbl>
      <w:tblPr>
        <w:tblStyle w:val="TableGrid"/>
        <w:tblW w:w="0" w:type="auto"/>
        <w:tblLook w:val="04A0" w:firstRow="1" w:lastRow="0" w:firstColumn="1" w:lastColumn="0" w:noHBand="0" w:noVBand="1"/>
      </w:tblPr>
      <w:tblGrid>
        <w:gridCol w:w="8885"/>
      </w:tblGrid>
      <w:tr w:rsidR="000972C8" w:rsidRPr="008E6B5A" w:rsidTr="004049E9">
        <w:tc>
          <w:tcPr>
            <w:tcW w:w="8885" w:type="dxa"/>
          </w:tcPr>
          <w:p w:rsidR="000972C8" w:rsidRPr="00103E2F" w:rsidRDefault="00BF6CA6" w:rsidP="004049E9">
            <w:pPr>
              <w:pStyle w:val="Num1"/>
              <w:spacing w:before="0"/>
              <w:rPr>
                <w:rFonts w:asciiTheme="minorHAnsi" w:hAnsiTheme="minorHAnsi"/>
                <w:sz w:val="22"/>
                <w:szCs w:val="22"/>
                <w:rPrChange w:id="1845" w:author="aljaykum" w:date="2016-11-08T11:07:00Z">
                  <w:rPr>
                    <w:rFonts w:asciiTheme="minorHAnsi" w:hAnsiTheme="minorHAnsi"/>
                    <w:sz w:val="22"/>
                    <w:szCs w:val="22"/>
                    <w:highlight w:val="yellow"/>
                  </w:rPr>
                </w:rPrChange>
              </w:rPr>
            </w:pPr>
            <w:r w:rsidRPr="00BF6CA6">
              <w:rPr>
                <w:rFonts w:asciiTheme="minorHAnsi" w:hAnsiTheme="minorHAnsi"/>
                <w:sz w:val="22"/>
                <w:szCs w:val="22"/>
                <w:rPrChange w:id="1846" w:author="aljaykum" w:date="2016-11-08T11:07:00Z">
                  <w:rPr>
                    <w:rFonts w:asciiTheme="minorHAnsi" w:hAnsiTheme="minorHAnsi"/>
                    <w:color w:val="0000FF"/>
                    <w:sz w:val="22"/>
                    <w:szCs w:val="22"/>
                    <w:highlight w:val="yellow"/>
                    <w:u w:val="single"/>
                  </w:rPr>
                </w:rPrChange>
              </w:rPr>
              <w:t>From: Supervisor</w:t>
            </w:r>
          </w:p>
          <w:p w:rsidR="000972C8" w:rsidRPr="00103E2F" w:rsidRDefault="00BF6CA6" w:rsidP="004049E9">
            <w:pPr>
              <w:pStyle w:val="Num1"/>
              <w:spacing w:before="0"/>
              <w:rPr>
                <w:rFonts w:asciiTheme="minorHAnsi" w:hAnsiTheme="minorHAnsi"/>
                <w:sz w:val="22"/>
                <w:szCs w:val="22"/>
                <w:rPrChange w:id="1847" w:author="aljaykum" w:date="2016-11-08T11:07:00Z">
                  <w:rPr>
                    <w:rFonts w:asciiTheme="minorHAnsi" w:hAnsiTheme="minorHAnsi"/>
                    <w:sz w:val="22"/>
                    <w:szCs w:val="22"/>
                    <w:highlight w:val="yellow"/>
                  </w:rPr>
                </w:rPrChange>
              </w:rPr>
            </w:pPr>
            <w:r w:rsidRPr="00BF6CA6">
              <w:rPr>
                <w:rFonts w:asciiTheme="minorHAnsi" w:hAnsiTheme="minorHAnsi"/>
                <w:sz w:val="22"/>
                <w:szCs w:val="22"/>
                <w:rPrChange w:id="1848" w:author="aljaykum" w:date="2016-11-08T11:07:00Z">
                  <w:rPr>
                    <w:rFonts w:asciiTheme="minorHAnsi" w:hAnsiTheme="minorHAnsi"/>
                    <w:color w:val="0000FF"/>
                    <w:sz w:val="22"/>
                    <w:szCs w:val="22"/>
                    <w:highlight w:val="yellow"/>
                    <w:u w:val="single"/>
                  </w:rPr>
                </w:rPrChange>
              </w:rPr>
              <w:t>To:</w:t>
            </w:r>
            <w:ins w:id="1849" w:author="aljaykum" w:date="2016-11-08T11:08:00Z">
              <w:r w:rsidR="00103E2F">
                <w:rPr>
                  <w:rFonts w:asciiTheme="minorHAnsi" w:hAnsiTheme="minorHAnsi"/>
                  <w:sz w:val="22"/>
                  <w:szCs w:val="22"/>
                </w:rPr>
                <w:t xml:space="preserve"> </w:t>
              </w:r>
            </w:ins>
            <w:r w:rsidRPr="00BF6CA6">
              <w:rPr>
                <w:rFonts w:asciiTheme="minorHAnsi" w:hAnsiTheme="minorHAnsi"/>
                <w:sz w:val="22"/>
                <w:szCs w:val="22"/>
                <w:rPrChange w:id="1850" w:author="aljaykum" w:date="2016-11-08T11:07:00Z">
                  <w:rPr>
                    <w:rFonts w:asciiTheme="minorHAnsi" w:hAnsiTheme="minorHAnsi"/>
                    <w:color w:val="0000FF"/>
                    <w:sz w:val="22"/>
                    <w:szCs w:val="22"/>
                    <w:highlight w:val="yellow"/>
                    <w:u w:val="single"/>
                  </w:rPr>
                </w:rPrChange>
              </w:rPr>
              <w:t>US HR Admin</w:t>
            </w:r>
          </w:p>
          <w:p w:rsidR="000972C8" w:rsidRPr="00103E2F" w:rsidRDefault="00BF6CA6" w:rsidP="004049E9">
            <w:pPr>
              <w:pStyle w:val="Num1"/>
              <w:spacing w:before="0"/>
              <w:rPr>
                <w:rFonts w:asciiTheme="minorHAnsi" w:hAnsiTheme="minorHAnsi"/>
                <w:sz w:val="22"/>
                <w:szCs w:val="22"/>
                <w:rPrChange w:id="1851" w:author="aljaykum" w:date="2016-11-08T11:07:00Z">
                  <w:rPr>
                    <w:rFonts w:asciiTheme="minorHAnsi" w:hAnsiTheme="minorHAnsi"/>
                    <w:sz w:val="22"/>
                    <w:szCs w:val="22"/>
                    <w:highlight w:val="yellow"/>
                  </w:rPr>
                </w:rPrChange>
              </w:rPr>
            </w:pPr>
            <w:r w:rsidRPr="00BF6CA6">
              <w:rPr>
                <w:rFonts w:asciiTheme="minorHAnsi" w:hAnsiTheme="minorHAnsi"/>
                <w:sz w:val="22"/>
                <w:szCs w:val="22"/>
                <w:rPrChange w:id="1852" w:author="aljaykum" w:date="2016-11-08T11:07:00Z">
                  <w:rPr>
                    <w:rFonts w:asciiTheme="minorHAnsi" w:hAnsiTheme="minorHAnsi"/>
                    <w:color w:val="0000FF"/>
                    <w:sz w:val="22"/>
                    <w:szCs w:val="22"/>
                    <w:highlight w:val="yellow"/>
                    <w:u w:val="single"/>
                  </w:rPr>
                </w:rPrChange>
              </w:rPr>
              <w:t>CC:</w:t>
            </w:r>
            <w:ins w:id="1853" w:author="aljaykum" w:date="2016-11-08T11:08:00Z">
              <w:r w:rsidR="00103E2F">
                <w:rPr>
                  <w:rFonts w:asciiTheme="minorHAnsi" w:hAnsiTheme="minorHAnsi"/>
                  <w:sz w:val="22"/>
                  <w:szCs w:val="22"/>
                </w:rPr>
                <w:t xml:space="preserve"> </w:t>
              </w:r>
            </w:ins>
            <w:r w:rsidRPr="00BF6CA6">
              <w:rPr>
                <w:rFonts w:asciiTheme="minorHAnsi" w:hAnsiTheme="minorHAnsi"/>
                <w:sz w:val="22"/>
                <w:szCs w:val="22"/>
                <w:rPrChange w:id="1854" w:author="aljaykum" w:date="2016-11-08T11:07:00Z">
                  <w:rPr>
                    <w:rFonts w:asciiTheme="minorHAnsi" w:hAnsiTheme="minorHAnsi"/>
                    <w:color w:val="0000FF"/>
                    <w:sz w:val="22"/>
                    <w:szCs w:val="22"/>
                    <w:highlight w:val="yellow"/>
                    <w:u w:val="single"/>
                  </w:rPr>
                </w:rPrChange>
              </w:rPr>
              <w:t>Employee</w:t>
            </w:r>
          </w:p>
          <w:p w:rsidR="000972C8" w:rsidRPr="00103E2F" w:rsidRDefault="000972C8" w:rsidP="004049E9">
            <w:pPr>
              <w:pStyle w:val="Num1"/>
              <w:spacing w:before="0"/>
              <w:rPr>
                <w:rFonts w:asciiTheme="minorHAnsi" w:hAnsiTheme="minorHAnsi"/>
                <w:sz w:val="22"/>
                <w:szCs w:val="22"/>
                <w:rPrChange w:id="1855" w:author="aljaykum" w:date="2016-11-08T11:07:00Z">
                  <w:rPr>
                    <w:rFonts w:asciiTheme="minorHAnsi" w:hAnsiTheme="minorHAnsi"/>
                    <w:sz w:val="22"/>
                    <w:szCs w:val="22"/>
                    <w:highlight w:val="yellow"/>
                  </w:rPr>
                </w:rPrChange>
              </w:rPr>
            </w:pPr>
          </w:p>
          <w:p w:rsidR="000972C8" w:rsidRPr="00103E2F" w:rsidRDefault="00BF6CA6" w:rsidP="004049E9">
            <w:pPr>
              <w:pStyle w:val="Num1"/>
              <w:spacing w:before="0"/>
              <w:rPr>
                <w:rFonts w:asciiTheme="minorHAnsi" w:hAnsiTheme="minorHAnsi"/>
                <w:sz w:val="22"/>
                <w:szCs w:val="22"/>
                <w:rPrChange w:id="1856" w:author="aljaykum" w:date="2016-11-08T11:07:00Z">
                  <w:rPr>
                    <w:rFonts w:asciiTheme="minorHAnsi" w:hAnsiTheme="minorHAnsi"/>
                    <w:sz w:val="22"/>
                    <w:szCs w:val="22"/>
                    <w:highlight w:val="yellow"/>
                  </w:rPr>
                </w:rPrChange>
              </w:rPr>
            </w:pPr>
            <w:r w:rsidRPr="00BF6CA6">
              <w:rPr>
                <w:rFonts w:asciiTheme="minorHAnsi" w:hAnsiTheme="minorHAnsi"/>
                <w:sz w:val="22"/>
                <w:szCs w:val="22"/>
                <w:rPrChange w:id="1857" w:author="aljaykum" w:date="2016-11-08T11:07:00Z">
                  <w:rPr>
                    <w:rFonts w:asciiTheme="minorHAnsi" w:hAnsiTheme="minorHAnsi"/>
                    <w:color w:val="0000FF"/>
                    <w:sz w:val="22"/>
                    <w:szCs w:val="22"/>
                    <w:highlight w:val="yellow"/>
                    <w:u w:val="single"/>
                  </w:rPr>
                </w:rPrChange>
              </w:rPr>
              <w:t xml:space="preserve">Subject: </w:t>
            </w:r>
            <w:del w:id="1858" w:author="aljaykum" w:date="2016-11-08T11:08:00Z">
              <w:r w:rsidRPr="00BF6CA6">
                <w:rPr>
                  <w:rFonts w:asciiTheme="minorHAnsi" w:hAnsiTheme="minorHAnsi"/>
                  <w:sz w:val="22"/>
                  <w:szCs w:val="22"/>
                  <w:rPrChange w:id="1859" w:author="aljaykum" w:date="2016-11-08T11:07:00Z">
                    <w:rPr>
                      <w:rFonts w:asciiTheme="minorHAnsi" w:hAnsiTheme="minorHAnsi"/>
                      <w:color w:val="0000FF"/>
                      <w:sz w:val="22"/>
                      <w:szCs w:val="22"/>
                      <w:u w:val="single"/>
                    </w:rPr>
                  </w:rPrChange>
                </w:rPr>
                <w:delText xml:space="preserve">Leave </w:delText>
              </w:r>
            </w:del>
            <w:ins w:id="1860" w:author="aljaykum" w:date="2016-11-08T11:08:00Z">
              <w:r w:rsidR="00103E2F">
                <w:rPr>
                  <w:rFonts w:asciiTheme="minorHAnsi" w:hAnsiTheme="minorHAnsi"/>
                  <w:sz w:val="22"/>
                  <w:szCs w:val="22"/>
                </w:rPr>
                <w:t>&lt;Leave Type&gt;</w:t>
              </w:r>
              <w:r w:rsidRPr="00BF6CA6">
                <w:rPr>
                  <w:rFonts w:asciiTheme="minorHAnsi" w:hAnsiTheme="minorHAnsi"/>
                  <w:sz w:val="22"/>
                  <w:szCs w:val="22"/>
                  <w:rPrChange w:id="1861" w:author="aljaykum" w:date="2016-11-08T11:07:00Z">
                    <w:rPr>
                      <w:rFonts w:asciiTheme="minorHAnsi" w:hAnsiTheme="minorHAnsi"/>
                      <w:color w:val="0000FF"/>
                      <w:sz w:val="22"/>
                      <w:szCs w:val="22"/>
                      <w:u w:val="single"/>
                    </w:rPr>
                  </w:rPrChange>
                </w:rPr>
                <w:t xml:space="preserve"> </w:t>
              </w:r>
            </w:ins>
            <w:r w:rsidRPr="00BF6CA6">
              <w:rPr>
                <w:rFonts w:asciiTheme="minorHAnsi" w:hAnsiTheme="minorHAnsi"/>
                <w:sz w:val="22"/>
                <w:szCs w:val="22"/>
                <w:rPrChange w:id="1862" w:author="aljaykum" w:date="2016-11-08T11:07:00Z">
                  <w:rPr>
                    <w:rFonts w:asciiTheme="minorHAnsi" w:hAnsiTheme="minorHAnsi"/>
                    <w:color w:val="0000FF"/>
                    <w:sz w:val="22"/>
                    <w:szCs w:val="22"/>
                    <w:u w:val="single"/>
                  </w:rPr>
                </w:rPrChange>
              </w:rPr>
              <w:t xml:space="preserve">approved by </w:t>
            </w:r>
            <w:ins w:id="1863" w:author="aljaykum" w:date="2016-11-08T11:08:00Z">
              <w:r w:rsidR="00103E2F">
                <w:rPr>
                  <w:rFonts w:asciiTheme="minorHAnsi" w:hAnsiTheme="minorHAnsi"/>
                  <w:sz w:val="22"/>
                  <w:szCs w:val="22"/>
                </w:rPr>
                <w:t>S</w:t>
              </w:r>
            </w:ins>
            <w:del w:id="1864" w:author="aljaykum" w:date="2016-11-08T11:08:00Z">
              <w:r w:rsidRPr="00BF6CA6">
                <w:rPr>
                  <w:rFonts w:asciiTheme="minorHAnsi" w:hAnsiTheme="minorHAnsi"/>
                  <w:sz w:val="22"/>
                  <w:szCs w:val="22"/>
                  <w:rPrChange w:id="1865" w:author="aljaykum" w:date="2016-11-08T11:07:00Z">
                    <w:rPr>
                      <w:rFonts w:asciiTheme="minorHAnsi" w:hAnsiTheme="minorHAnsi"/>
                      <w:color w:val="0000FF"/>
                      <w:sz w:val="22"/>
                      <w:szCs w:val="22"/>
                      <w:u w:val="single"/>
                    </w:rPr>
                  </w:rPrChange>
                </w:rPr>
                <w:delText>s</w:delText>
              </w:r>
            </w:del>
            <w:r w:rsidRPr="00BF6CA6">
              <w:rPr>
                <w:rFonts w:asciiTheme="minorHAnsi" w:hAnsiTheme="minorHAnsi"/>
                <w:sz w:val="22"/>
                <w:szCs w:val="22"/>
                <w:rPrChange w:id="1866" w:author="aljaykum" w:date="2016-11-08T11:07:00Z">
                  <w:rPr>
                    <w:rFonts w:asciiTheme="minorHAnsi" w:hAnsiTheme="minorHAnsi"/>
                    <w:color w:val="0000FF"/>
                    <w:sz w:val="22"/>
                    <w:szCs w:val="22"/>
                    <w:u w:val="single"/>
                  </w:rPr>
                </w:rPrChange>
              </w:rPr>
              <w:t>upervisor</w:t>
            </w:r>
            <w:ins w:id="1867" w:author="aljaykum" w:date="2016-11-08T11:08:00Z">
              <w:r w:rsidR="00103E2F">
                <w:rPr>
                  <w:rFonts w:asciiTheme="minorHAnsi" w:hAnsiTheme="minorHAnsi"/>
                  <w:sz w:val="22"/>
                  <w:szCs w:val="22"/>
                </w:rPr>
                <w:t xml:space="preserve"> &lt;Supervisor Name&gt;</w:t>
              </w:r>
            </w:ins>
          </w:p>
          <w:p w:rsidR="000972C8" w:rsidRPr="00103E2F" w:rsidRDefault="000972C8" w:rsidP="004049E9">
            <w:pPr>
              <w:pStyle w:val="Num1"/>
              <w:spacing w:before="0"/>
              <w:rPr>
                <w:rFonts w:asciiTheme="minorHAnsi" w:hAnsiTheme="minorHAnsi"/>
                <w:sz w:val="22"/>
                <w:szCs w:val="22"/>
                <w:rPrChange w:id="1868" w:author="aljaykum" w:date="2016-11-08T11:07:00Z">
                  <w:rPr>
                    <w:rFonts w:asciiTheme="minorHAnsi" w:hAnsiTheme="minorHAnsi"/>
                    <w:sz w:val="22"/>
                    <w:szCs w:val="22"/>
                    <w:highlight w:val="yellow"/>
                  </w:rPr>
                </w:rPrChange>
              </w:rPr>
            </w:pPr>
          </w:p>
          <w:p w:rsidR="000972C8" w:rsidRPr="00103E2F" w:rsidRDefault="00BF6CA6" w:rsidP="004049E9">
            <w:pPr>
              <w:pStyle w:val="Num1"/>
              <w:spacing w:before="0"/>
              <w:rPr>
                <w:rFonts w:asciiTheme="minorHAnsi" w:hAnsiTheme="minorHAnsi"/>
                <w:sz w:val="22"/>
                <w:szCs w:val="22"/>
                <w:rPrChange w:id="1869" w:author="aljaykum" w:date="2016-11-08T11:07:00Z">
                  <w:rPr>
                    <w:rFonts w:asciiTheme="minorHAnsi" w:hAnsiTheme="minorHAnsi"/>
                    <w:sz w:val="22"/>
                    <w:szCs w:val="22"/>
                    <w:highlight w:val="yellow"/>
                  </w:rPr>
                </w:rPrChange>
              </w:rPr>
            </w:pPr>
            <w:r w:rsidRPr="00BF6CA6">
              <w:rPr>
                <w:rFonts w:asciiTheme="minorHAnsi" w:hAnsiTheme="minorHAnsi"/>
                <w:sz w:val="22"/>
                <w:szCs w:val="22"/>
                <w:rPrChange w:id="1870" w:author="aljaykum" w:date="2016-11-08T11:07:00Z">
                  <w:rPr>
                    <w:rFonts w:asciiTheme="minorHAnsi" w:hAnsiTheme="minorHAnsi"/>
                    <w:color w:val="0000FF"/>
                    <w:sz w:val="22"/>
                    <w:szCs w:val="22"/>
                    <w:highlight w:val="yellow"/>
                    <w:u w:val="single"/>
                  </w:rPr>
                </w:rPrChange>
              </w:rPr>
              <w:t>Body:</w:t>
            </w:r>
          </w:p>
          <w:p w:rsidR="000972C8" w:rsidRPr="00103E2F" w:rsidRDefault="00BF6CA6" w:rsidP="004049E9">
            <w:pPr>
              <w:rPr>
                <w:rFonts w:asciiTheme="minorHAnsi" w:hAnsiTheme="minorHAnsi"/>
                <w:sz w:val="22"/>
                <w:szCs w:val="22"/>
                <w:rPrChange w:id="1871" w:author="aljaykum" w:date="2016-11-08T11:07:00Z">
                  <w:rPr>
                    <w:rFonts w:asciiTheme="minorHAnsi" w:hAnsiTheme="minorHAnsi"/>
                  </w:rPr>
                </w:rPrChange>
              </w:rPr>
            </w:pPr>
            <w:r w:rsidRPr="00BF6CA6">
              <w:rPr>
                <w:rFonts w:asciiTheme="minorHAnsi" w:hAnsiTheme="minorHAnsi"/>
                <w:sz w:val="22"/>
                <w:szCs w:val="22"/>
                <w:rPrChange w:id="1872" w:author="aljaykum" w:date="2016-11-08T11:07:00Z">
                  <w:rPr>
                    <w:rFonts w:asciiTheme="minorHAnsi" w:hAnsiTheme="minorHAnsi"/>
                    <w:color w:val="0000FF"/>
                    <w:u w:val="single"/>
                  </w:rPr>
                </w:rPrChange>
              </w:rPr>
              <w:t xml:space="preserve">Hi, </w:t>
            </w:r>
            <w:r w:rsidRPr="00BF6CA6">
              <w:rPr>
                <w:rFonts w:asciiTheme="minorHAnsi" w:hAnsiTheme="minorHAnsi"/>
                <w:sz w:val="22"/>
                <w:szCs w:val="22"/>
                <w:rPrChange w:id="1873" w:author="aljaykum" w:date="2016-11-08T11:07:00Z">
                  <w:rPr>
                    <w:rFonts w:asciiTheme="minorHAnsi" w:hAnsiTheme="minorHAnsi"/>
                    <w:color w:val="0000FF"/>
                    <w:u w:val="single"/>
                  </w:rPr>
                </w:rPrChange>
              </w:rPr>
              <w:br/>
            </w:r>
            <w:r w:rsidRPr="00BF6CA6">
              <w:rPr>
                <w:rFonts w:asciiTheme="minorHAnsi" w:hAnsiTheme="minorHAnsi"/>
                <w:sz w:val="22"/>
                <w:szCs w:val="22"/>
                <w:rPrChange w:id="1874" w:author="aljaykum" w:date="2016-11-08T11:07:00Z">
                  <w:rPr>
                    <w:rFonts w:asciiTheme="minorHAnsi" w:hAnsiTheme="minorHAnsi"/>
                    <w:color w:val="0000FF"/>
                    <w:u w:val="single"/>
                  </w:rPr>
                </w:rPrChange>
              </w:rPr>
              <w:br/>
              <w:t xml:space="preserve">This is to inform you that following leave </w:t>
            </w:r>
            <w:del w:id="1875" w:author="aljaykum" w:date="2016-11-08T11:08:00Z">
              <w:r w:rsidRPr="00BF6CA6">
                <w:rPr>
                  <w:rFonts w:asciiTheme="minorHAnsi" w:hAnsiTheme="minorHAnsi"/>
                  <w:sz w:val="22"/>
                  <w:szCs w:val="22"/>
                  <w:rPrChange w:id="1876" w:author="aljaykum" w:date="2016-11-08T11:07:00Z">
                    <w:rPr>
                      <w:rFonts w:asciiTheme="minorHAnsi" w:hAnsiTheme="minorHAnsi"/>
                      <w:color w:val="0000FF"/>
                      <w:u w:val="single"/>
                    </w:rPr>
                  </w:rPrChange>
                </w:rPr>
                <w:delText xml:space="preserve">plan </w:delText>
              </w:r>
            </w:del>
            <w:ins w:id="1877" w:author="aljaykum" w:date="2016-11-08T11:08:00Z">
              <w:r w:rsidR="00103E2F">
                <w:rPr>
                  <w:rFonts w:asciiTheme="minorHAnsi" w:hAnsiTheme="minorHAnsi"/>
                  <w:sz w:val="22"/>
                  <w:szCs w:val="22"/>
                </w:rPr>
                <w:t>request</w:t>
              </w:r>
              <w:r w:rsidRPr="00BF6CA6">
                <w:rPr>
                  <w:rFonts w:asciiTheme="minorHAnsi" w:hAnsiTheme="minorHAnsi"/>
                  <w:sz w:val="22"/>
                  <w:szCs w:val="22"/>
                  <w:rPrChange w:id="1878" w:author="aljaykum" w:date="2016-11-08T11:07:00Z">
                    <w:rPr>
                      <w:rFonts w:asciiTheme="minorHAnsi" w:hAnsiTheme="minorHAnsi"/>
                      <w:color w:val="0000FF"/>
                      <w:u w:val="single"/>
                    </w:rPr>
                  </w:rPrChange>
                </w:rPr>
                <w:t xml:space="preserve"> </w:t>
              </w:r>
            </w:ins>
            <w:r w:rsidRPr="00BF6CA6">
              <w:rPr>
                <w:rFonts w:asciiTheme="minorHAnsi" w:hAnsiTheme="minorHAnsi"/>
                <w:sz w:val="22"/>
                <w:szCs w:val="22"/>
                <w:rPrChange w:id="1879" w:author="aljaykum" w:date="2016-11-08T11:07:00Z">
                  <w:rPr>
                    <w:rFonts w:asciiTheme="minorHAnsi" w:hAnsiTheme="minorHAnsi"/>
                    <w:color w:val="0000FF"/>
                    <w:u w:val="single"/>
                  </w:rPr>
                </w:rPrChange>
              </w:rPr>
              <w:t>submitted by Employee Name (ID) has been approved.</w:t>
            </w:r>
            <w:r w:rsidRPr="00BF6CA6">
              <w:rPr>
                <w:rFonts w:asciiTheme="minorHAnsi" w:hAnsiTheme="minorHAnsi"/>
                <w:sz w:val="22"/>
                <w:szCs w:val="22"/>
                <w:rPrChange w:id="1880" w:author="aljaykum" w:date="2016-11-08T11:07:00Z">
                  <w:rPr>
                    <w:rFonts w:asciiTheme="minorHAnsi" w:hAnsiTheme="minorHAnsi"/>
                    <w:color w:val="0000FF"/>
                    <w:u w:val="single"/>
                  </w:rPr>
                </w:rPrChange>
              </w:rPr>
              <w:br/>
            </w:r>
            <w:r w:rsidRPr="00BF6CA6">
              <w:rPr>
                <w:rFonts w:asciiTheme="minorHAnsi" w:hAnsiTheme="minorHAnsi"/>
                <w:sz w:val="22"/>
                <w:szCs w:val="22"/>
                <w:rPrChange w:id="1881" w:author="aljaykum" w:date="2016-11-08T11:07:00Z">
                  <w:rPr>
                    <w:rFonts w:asciiTheme="minorHAnsi" w:hAnsiTheme="minorHAnsi"/>
                    <w:color w:val="0000FF"/>
                    <w:u w:val="single"/>
                  </w:rPr>
                </w:rPrChange>
              </w:rPr>
              <w:br/>
              <w:t>This is pending for your approval.</w:t>
            </w:r>
          </w:p>
          <w:tbl>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69"/>
              <w:gridCol w:w="2056"/>
              <w:gridCol w:w="2761"/>
              <w:gridCol w:w="2114"/>
            </w:tblGrid>
            <w:tr w:rsidR="000972C8" w:rsidRPr="00103E2F" w:rsidTr="004049E9">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82" w:author="aljaykum" w:date="2016-11-08T11:07:00Z">
                        <w:rPr>
                          <w:rFonts w:asciiTheme="minorHAnsi" w:hAnsiTheme="minorHAnsi" w:cs="Times New Roman"/>
                          <w:b/>
                          <w:bCs/>
                          <w:sz w:val="24"/>
                          <w:szCs w:val="24"/>
                        </w:rPr>
                      </w:rPrChange>
                    </w:rPr>
                  </w:pPr>
                  <w:del w:id="1883" w:author="aljaykum" w:date="2016-11-08T11:08:00Z">
                    <w:r w:rsidRPr="00BF6CA6">
                      <w:rPr>
                        <w:rFonts w:asciiTheme="minorHAnsi" w:hAnsiTheme="minorHAnsi"/>
                        <w:b/>
                        <w:bCs/>
                        <w:sz w:val="22"/>
                        <w:szCs w:val="22"/>
                        <w:rPrChange w:id="1884" w:author="aljaykum" w:date="2016-11-08T11:07:00Z">
                          <w:rPr>
                            <w:rFonts w:asciiTheme="minorHAnsi" w:hAnsiTheme="minorHAnsi"/>
                            <w:b/>
                            <w:bCs/>
                            <w:color w:val="0000FF"/>
                            <w:u w:val="single"/>
                          </w:rPr>
                        </w:rPrChange>
                      </w:rPr>
                      <w:delText>Leave Start Date</w:delText>
                    </w:r>
                  </w:del>
                  <w:ins w:id="1885" w:author="aljaykum" w:date="2016-11-08T11:08:00Z">
                    <w:r w:rsidR="00103E2F">
                      <w:rPr>
                        <w:rFonts w:asciiTheme="minorHAnsi" w:hAnsiTheme="minorHAnsi"/>
                        <w:b/>
                        <w:bCs/>
                        <w:sz w:val="22"/>
                        <w:szCs w:val="22"/>
                      </w:rPr>
                      <w:t>Leave Type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86" w:author="aljaykum" w:date="2016-11-08T11:07:00Z">
                        <w:rPr>
                          <w:rFonts w:asciiTheme="minorHAnsi" w:hAnsiTheme="minorHAnsi" w:cs="Times New Roman"/>
                          <w:b/>
                          <w:bCs/>
                          <w:sz w:val="24"/>
                          <w:szCs w:val="24"/>
                        </w:rPr>
                      </w:rPrChange>
                    </w:rPr>
                  </w:pPr>
                  <w:del w:id="1887" w:author="aljaykum" w:date="2016-11-08T11:08:00Z">
                    <w:r w:rsidRPr="00BF6CA6">
                      <w:rPr>
                        <w:rFonts w:asciiTheme="minorHAnsi" w:hAnsiTheme="minorHAnsi"/>
                        <w:b/>
                        <w:bCs/>
                        <w:sz w:val="22"/>
                        <w:szCs w:val="22"/>
                        <w:rPrChange w:id="1888" w:author="aljaykum" w:date="2016-11-08T11:07:00Z">
                          <w:rPr>
                            <w:rFonts w:asciiTheme="minorHAnsi" w:hAnsiTheme="minorHAnsi"/>
                            <w:b/>
                            <w:bCs/>
                            <w:color w:val="0000FF"/>
                            <w:u w:val="single"/>
                          </w:rPr>
                        </w:rPrChange>
                      </w:rPr>
                      <w:delText>Leave End Date</w:delText>
                    </w:r>
                  </w:del>
                  <w:ins w:id="1889" w:author="aljaykum" w:date="2016-11-08T11:08:00Z">
                    <w:r w:rsidR="00103E2F">
                      <w:rPr>
                        <w:rFonts w:asciiTheme="minorHAnsi" w:hAnsiTheme="minorHAnsi"/>
                        <w:b/>
                        <w:bCs/>
                        <w:sz w:val="22"/>
                        <w:szCs w:val="22"/>
                      </w:rPr>
                      <w:t>Start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90" w:author="aljaykum" w:date="2016-11-08T11:07:00Z">
                        <w:rPr>
                          <w:rFonts w:asciiTheme="minorHAnsi" w:hAnsiTheme="minorHAnsi" w:cs="Times New Roman"/>
                          <w:b/>
                          <w:bCs/>
                          <w:sz w:val="24"/>
                          <w:szCs w:val="24"/>
                        </w:rPr>
                      </w:rPrChange>
                    </w:rPr>
                  </w:pPr>
                  <w:del w:id="1891" w:author="aljaykum" w:date="2016-11-08T11:08:00Z">
                    <w:r w:rsidRPr="00BF6CA6">
                      <w:rPr>
                        <w:rFonts w:asciiTheme="minorHAnsi" w:hAnsiTheme="minorHAnsi"/>
                        <w:b/>
                        <w:bCs/>
                        <w:sz w:val="22"/>
                        <w:szCs w:val="22"/>
                        <w:rPrChange w:id="1892" w:author="aljaykum" w:date="2016-11-08T11:07:00Z">
                          <w:rPr>
                            <w:rFonts w:asciiTheme="minorHAnsi" w:hAnsiTheme="minorHAnsi"/>
                            <w:b/>
                            <w:bCs/>
                            <w:color w:val="0000FF"/>
                            <w:u w:val="single"/>
                          </w:rPr>
                        </w:rPrChange>
                      </w:rPr>
                      <w:delText>Leave Type</w:delText>
                    </w:r>
                  </w:del>
                  <w:ins w:id="1893" w:author="aljaykum" w:date="2016-11-08T11:08:00Z">
                    <w:r w:rsidR="00103E2F">
                      <w:rPr>
                        <w:rFonts w:asciiTheme="minorHAnsi" w:hAnsiTheme="minorHAnsi"/>
                        <w:b/>
                        <w:bCs/>
                        <w:sz w:val="22"/>
                        <w:szCs w:val="22"/>
                      </w:rPr>
                      <w:t>End Date</w:t>
                    </w:r>
                  </w:ins>
                </w:p>
              </w:tc>
              <w:tc>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0972C8" w:rsidRPr="00103E2F" w:rsidRDefault="00BF6CA6" w:rsidP="004049E9">
                  <w:pPr>
                    <w:jc w:val="center"/>
                    <w:rPr>
                      <w:rFonts w:asciiTheme="minorHAnsi" w:hAnsiTheme="minorHAnsi" w:cs="Times New Roman"/>
                      <w:b/>
                      <w:bCs/>
                      <w:sz w:val="22"/>
                      <w:szCs w:val="22"/>
                      <w:rPrChange w:id="1894" w:author="aljaykum" w:date="2016-11-08T11:07:00Z">
                        <w:rPr>
                          <w:rFonts w:asciiTheme="minorHAnsi" w:hAnsiTheme="minorHAnsi" w:cs="Times New Roman"/>
                          <w:b/>
                          <w:bCs/>
                          <w:sz w:val="24"/>
                          <w:szCs w:val="24"/>
                        </w:rPr>
                      </w:rPrChange>
                    </w:rPr>
                  </w:pPr>
                  <w:del w:id="1895" w:author="aljaykum" w:date="2016-11-08T11:08:00Z">
                    <w:r w:rsidRPr="00BF6CA6">
                      <w:rPr>
                        <w:rFonts w:asciiTheme="minorHAnsi" w:hAnsiTheme="minorHAnsi"/>
                        <w:b/>
                        <w:bCs/>
                        <w:sz w:val="22"/>
                        <w:szCs w:val="22"/>
                        <w:rPrChange w:id="1896" w:author="aljaykum" w:date="2016-11-08T11:07:00Z">
                          <w:rPr>
                            <w:rFonts w:asciiTheme="minorHAnsi" w:hAnsiTheme="minorHAnsi"/>
                            <w:b/>
                            <w:bCs/>
                            <w:color w:val="0000FF"/>
                            <w:u w:val="single"/>
                          </w:rPr>
                        </w:rPrChange>
                      </w:rPr>
                      <w:delText>Effective No. Of leave</w:delText>
                    </w:r>
                  </w:del>
                  <w:ins w:id="1897" w:author="aljaykum" w:date="2016-11-08T11:08:00Z">
                    <w:r w:rsidR="00103E2F">
                      <w:rPr>
                        <w:rFonts w:asciiTheme="minorHAnsi" w:hAnsiTheme="minorHAnsi"/>
                        <w:b/>
                        <w:bCs/>
                        <w:sz w:val="22"/>
                        <w:szCs w:val="22"/>
                      </w:rPr>
                      <w:t>Effective Leave</w:t>
                    </w:r>
                  </w:ins>
                </w:p>
              </w:tc>
            </w:tr>
            <w:tr w:rsidR="000972C8" w:rsidRPr="00103E2F" w:rsidTr="004049E9">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0972C8" w:rsidP="004049E9">
                  <w:pPr>
                    <w:rPr>
                      <w:rFonts w:asciiTheme="minorHAnsi" w:hAnsiTheme="minorHAnsi" w:cs="Times New Roman"/>
                      <w:sz w:val="22"/>
                      <w:szCs w:val="22"/>
                      <w:rPrChange w:id="1898" w:author="aljaykum" w:date="2016-11-08T11:0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0972C8" w:rsidP="004049E9">
                  <w:pPr>
                    <w:rPr>
                      <w:rFonts w:asciiTheme="minorHAnsi" w:hAnsiTheme="minorHAnsi" w:cs="Times New Roman"/>
                      <w:sz w:val="22"/>
                      <w:szCs w:val="22"/>
                      <w:rPrChange w:id="1899" w:author="aljaykum" w:date="2016-11-08T11:0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BF6CA6" w:rsidP="004049E9">
                  <w:pPr>
                    <w:rPr>
                      <w:rFonts w:asciiTheme="minorHAnsi" w:hAnsiTheme="minorHAnsi" w:cs="Times New Roman"/>
                      <w:sz w:val="22"/>
                      <w:szCs w:val="22"/>
                      <w:rPrChange w:id="1900" w:author="aljaykum" w:date="2016-11-08T11:07:00Z">
                        <w:rPr>
                          <w:rFonts w:asciiTheme="minorHAnsi" w:hAnsiTheme="minorHAnsi" w:cs="Times New Roman"/>
                          <w:sz w:val="24"/>
                          <w:szCs w:val="24"/>
                        </w:rPr>
                      </w:rPrChange>
                    </w:rPr>
                  </w:pPr>
                  <w:del w:id="1901" w:author="aljaykum" w:date="2016-11-08T11:08:00Z">
                    <w:r w:rsidRPr="00BF6CA6">
                      <w:rPr>
                        <w:rFonts w:asciiTheme="minorHAnsi" w:hAnsiTheme="minorHAnsi"/>
                        <w:sz w:val="22"/>
                        <w:szCs w:val="22"/>
                        <w:rPrChange w:id="1902" w:author="aljaykum" w:date="2016-11-08T11:07:00Z">
                          <w:rPr>
                            <w:rFonts w:asciiTheme="minorHAnsi" w:hAnsiTheme="minorHAnsi"/>
                            <w:color w:val="0000FF"/>
                            <w:u w:val="single"/>
                          </w:rPr>
                        </w:rPrChange>
                      </w:rPr>
                      <w:delText>Unpaid Personal Leave of Absence</w:delText>
                    </w:r>
                  </w:del>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0972C8" w:rsidRPr="00103E2F" w:rsidRDefault="00BF6CA6" w:rsidP="004049E9">
                  <w:pPr>
                    <w:rPr>
                      <w:rFonts w:asciiTheme="minorHAnsi" w:hAnsiTheme="minorHAnsi" w:cs="Times New Roman"/>
                      <w:sz w:val="22"/>
                      <w:szCs w:val="22"/>
                      <w:rPrChange w:id="1903" w:author="aljaykum" w:date="2016-11-08T11:07:00Z">
                        <w:rPr>
                          <w:rFonts w:asciiTheme="minorHAnsi" w:hAnsiTheme="minorHAnsi" w:cs="Times New Roman"/>
                          <w:sz w:val="24"/>
                          <w:szCs w:val="24"/>
                        </w:rPr>
                      </w:rPrChange>
                    </w:rPr>
                  </w:pPr>
                  <w:r w:rsidRPr="00BF6CA6">
                    <w:rPr>
                      <w:rFonts w:asciiTheme="minorHAnsi" w:hAnsiTheme="minorHAnsi"/>
                      <w:sz w:val="22"/>
                      <w:szCs w:val="22"/>
                      <w:rPrChange w:id="1904" w:author="aljaykum" w:date="2016-11-08T11:07:00Z">
                        <w:rPr>
                          <w:rFonts w:asciiTheme="minorHAnsi" w:hAnsiTheme="minorHAnsi"/>
                          <w:color w:val="0000FF"/>
                          <w:u w:val="single"/>
                        </w:rPr>
                      </w:rPrChange>
                    </w:rPr>
                    <w:t>&lt;&gt; hour(s)</w:t>
                  </w:r>
                </w:p>
              </w:tc>
            </w:tr>
          </w:tbl>
          <w:p w:rsidR="000972C8" w:rsidRPr="00103E2F" w:rsidRDefault="00BF6CA6" w:rsidP="004049E9">
            <w:pPr>
              <w:rPr>
                <w:rFonts w:asciiTheme="minorHAnsi" w:hAnsiTheme="minorHAnsi"/>
                <w:sz w:val="22"/>
                <w:szCs w:val="22"/>
                <w:rPrChange w:id="1905" w:author="aljaykum" w:date="2016-11-08T11:07:00Z">
                  <w:rPr>
                    <w:rFonts w:asciiTheme="minorHAnsi" w:hAnsiTheme="minorHAnsi"/>
                  </w:rPr>
                </w:rPrChange>
              </w:rPr>
            </w:pPr>
            <w:r w:rsidRPr="00BF6CA6">
              <w:rPr>
                <w:rFonts w:asciiTheme="minorHAnsi" w:hAnsiTheme="minorHAnsi"/>
                <w:sz w:val="22"/>
                <w:szCs w:val="22"/>
                <w:rPrChange w:id="1906" w:author="aljaykum" w:date="2016-11-08T11:07:00Z">
                  <w:rPr>
                    <w:rFonts w:asciiTheme="minorHAnsi" w:hAnsiTheme="minorHAnsi"/>
                    <w:color w:val="0000FF"/>
                    <w:u w:val="single"/>
                  </w:rPr>
                </w:rPrChange>
              </w:rPr>
              <w:br/>
              <w:t>Approver Remarks: &lt;Remarks&gt;</w:t>
            </w:r>
            <w:r w:rsidRPr="00BF6CA6">
              <w:rPr>
                <w:rFonts w:asciiTheme="minorHAnsi" w:hAnsiTheme="minorHAnsi"/>
                <w:sz w:val="22"/>
                <w:szCs w:val="22"/>
                <w:rPrChange w:id="1907" w:author="aljaykum" w:date="2016-11-08T11:07:00Z">
                  <w:rPr>
                    <w:rFonts w:asciiTheme="minorHAnsi" w:hAnsiTheme="minorHAnsi"/>
                    <w:color w:val="0000FF"/>
                    <w:u w:val="single"/>
                  </w:rPr>
                </w:rPrChange>
              </w:rPr>
              <w:br/>
            </w:r>
            <w:r w:rsidRPr="00BF6CA6">
              <w:rPr>
                <w:rFonts w:asciiTheme="minorHAnsi" w:hAnsiTheme="minorHAnsi"/>
                <w:sz w:val="22"/>
                <w:szCs w:val="22"/>
                <w:rPrChange w:id="1908" w:author="aljaykum" w:date="2016-11-08T11:07:00Z">
                  <w:rPr>
                    <w:rFonts w:asciiTheme="minorHAnsi" w:hAnsiTheme="minorHAnsi"/>
                    <w:color w:val="0000FF"/>
                    <w:u w:val="single"/>
                  </w:rPr>
                </w:rPrChange>
              </w:rPr>
              <w:br/>
              <w:t xml:space="preserve">Note: </w:t>
            </w:r>
          </w:p>
          <w:p w:rsidR="000972C8" w:rsidRPr="00103E2F" w:rsidRDefault="00BF6CA6" w:rsidP="004049E9">
            <w:pPr>
              <w:numPr>
                <w:ilvl w:val="0"/>
                <w:numId w:val="55"/>
              </w:numPr>
              <w:kinsoku/>
              <w:spacing w:before="100" w:beforeAutospacing="1" w:after="100" w:afterAutospacing="1" w:line="240" w:lineRule="auto"/>
              <w:rPr>
                <w:rFonts w:asciiTheme="minorHAnsi" w:hAnsiTheme="minorHAnsi"/>
                <w:sz w:val="22"/>
                <w:szCs w:val="22"/>
                <w:rPrChange w:id="1909" w:author="aljaykum" w:date="2016-11-08T11:07:00Z">
                  <w:rPr>
                    <w:rFonts w:asciiTheme="minorHAnsi" w:hAnsiTheme="minorHAnsi"/>
                  </w:rPr>
                </w:rPrChange>
              </w:rPr>
            </w:pPr>
            <w:r w:rsidRPr="00BF6CA6">
              <w:rPr>
                <w:rFonts w:asciiTheme="minorHAnsi" w:hAnsiTheme="minorHAnsi"/>
                <w:sz w:val="22"/>
                <w:szCs w:val="22"/>
                <w:rPrChange w:id="1910" w:author="aljaykum" w:date="2016-11-08T11:07:00Z">
                  <w:rPr>
                    <w:rFonts w:asciiTheme="minorHAnsi" w:hAnsiTheme="minorHAnsi"/>
                    <w:color w:val="0000FF"/>
                    <w:u w:val="single"/>
                  </w:rPr>
                </w:rPrChange>
              </w:rPr>
              <w:t xml:space="preserve">Please login to </w:t>
            </w:r>
            <w:r w:rsidRPr="00BF6CA6">
              <w:rPr>
                <w:rFonts w:asciiTheme="minorHAnsi" w:hAnsiTheme="minorHAnsi"/>
                <w:sz w:val="22"/>
                <w:szCs w:val="22"/>
                <w:rPrChange w:id="1911" w:author="aljaykum" w:date="2016-11-08T11:07:00Z">
                  <w:rPr>
                    <w:color w:val="0000FF"/>
                    <w:u w:val="single"/>
                  </w:rPr>
                </w:rPrChange>
              </w:rPr>
              <w:fldChar w:fldCharType="begin"/>
            </w:r>
            <w:r w:rsidRPr="00BF6CA6">
              <w:rPr>
                <w:rFonts w:asciiTheme="minorHAnsi" w:hAnsiTheme="minorHAnsi"/>
                <w:sz w:val="22"/>
                <w:szCs w:val="22"/>
                <w:rPrChange w:id="1912" w:author="aljaykum" w:date="2016-11-08T11:07:00Z">
                  <w:rPr>
                    <w:color w:val="0000FF"/>
                    <w:u w:val="single"/>
                  </w:rPr>
                </w:rPrChange>
              </w:rPr>
              <w:instrText>HYPERLINK "https://lms.fs.capgemini.com"</w:instrText>
            </w:r>
            <w:r w:rsidRPr="00BF6CA6">
              <w:rPr>
                <w:rFonts w:asciiTheme="minorHAnsi" w:hAnsiTheme="minorHAnsi"/>
                <w:sz w:val="22"/>
                <w:szCs w:val="22"/>
                <w:rPrChange w:id="1913" w:author="aljaykum" w:date="2016-11-08T11:07:00Z">
                  <w:rPr>
                    <w:color w:val="0000FF"/>
                    <w:u w:val="single"/>
                  </w:rPr>
                </w:rPrChange>
              </w:rPr>
              <w:fldChar w:fldCharType="separate"/>
            </w:r>
            <w:r w:rsidRPr="00BF6CA6">
              <w:rPr>
                <w:rStyle w:val="Hyperlink"/>
                <w:rFonts w:asciiTheme="minorHAnsi" w:hAnsiTheme="minorHAnsi"/>
                <w:sz w:val="22"/>
                <w:szCs w:val="22"/>
                <w:rPrChange w:id="1914" w:author="aljaykum" w:date="2016-11-08T11:07:00Z">
                  <w:rPr>
                    <w:rStyle w:val="Hyperlink"/>
                    <w:rFonts w:asciiTheme="minorHAnsi" w:hAnsiTheme="minorHAnsi"/>
                  </w:rPr>
                </w:rPrChange>
              </w:rPr>
              <w:t>&lt;new</w:t>
            </w:r>
            <w:r w:rsidRPr="00BF6CA6">
              <w:rPr>
                <w:rFonts w:asciiTheme="minorHAnsi" w:hAnsiTheme="minorHAnsi"/>
                <w:sz w:val="22"/>
                <w:szCs w:val="22"/>
                <w:rPrChange w:id="1915" w:author="aljaykum" w:date="2016-11-08T11:07:00Z">
                  <w:rPr>
                    <w:color w:val="0000FF"/>
                    <w:u w:val="single"/>
                  </w:rPr>
                </w:rPrChange>
              </w:rPr>
              <w:fldChar w:fldCharType="end"/>
            </w:r>
            <w:r w:rsidRPr="00BF6CA6">
              <w:rPr>
                <w:rFonts w:asciiTheme="minorHAnsi" w:hAnsiTheme="minorHAnsi"/>
                <w:sz w:val="22"/>
                <w:szCs w:val="22"/>
                <w:rPrChange w:id="1916" w:author="aljaykum" w:date="2016-11-08T11:07:00Z">
                  <w:rPr>
                    <w:rFonts w:asciiTheme="minorHAnsi" w:hAnsiTheme="minorHAnsi"/>
                    <w:color w:val="0000FF"/>
                    <w:u w:val="single"/>
                  </w:rPr>
                </w:rPrChange>
              </w:rPr>
              <w:t xml:space="preserve"> LMS url&gt; to access LMS application </w:t>
            </w:r>
          </w:p>
          <w:p w:rsidR="000972C8" w:rsidRPr="00103E2F" w:rsidRDefault="00BF6CA6" w:rsidP="004049E9">
            <w:pPr>
              <w:numPr>
                <w:ilvl w:val="0"/>
                <w:numId w:val="55"/>
              </w:numPr>
              <w:kinsoku/>
              <w:spacing w:before="100" w:beforeAutospacing="1" w:after="100" w:afterAutospacing="1" w:line="240" w:lineRule="auto"/>
              <w:rPr>
                <w:rFonts w:asciiTheme="minorHAnsi" w:hAnsiTheme="minorHAnsi"/>
                <w:sz w:val="22"/>
                <w:szCs w:val="22"/>
                <w:rPrChange w:id="1917" w:author="aljaykum" w:date="2016-11-08T11:07:00Z">
                  <w:rPr>
                    <w:rFonts w:asciiTheme="minorHAnsi" w:hAnsiTheme="minorHAnsi"/>
                  </w:rPr>
                </w:rPrChange>
              </w:rPr>
            </w:pPr>
            <w:r w:rsidRPr="00BF6CA6">
              <w:rPr>
                <w:rFonts w:asciiTheme="minorHAnsi" w:hAnsiTheme="minorHAnsi"/>
                <w:sz w:val="22"/>
                <w:szCs w:val="22"/>
                <w:rPrChange w:id="1918" w:author="aljaykum" w:date="2016-11-08T11:07: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1919" w:author="aljaykum" w:date="2016-11-08T11:07:00Z">
                  <w:rPr>
                    <w:color w:val="0000FF"/>
                    <w:u w:val="single"/>
                  </w:rPr>
                </w:rPrChange>
              </w:rPr>
              <w:fldChar w:fldCharType="begin"/>
            </w:r>
            <w:r w:rsidRPr="00BF6CA6">
              <w:rPr>
                <w:rFonts w:asciiTheme="minorHAnsi" w:hAnsiTheme="minorHAnsi"/>
                <w:sz w:val="22"/>
                <w:szCs w:val="22"/>
                <w:rPrChange w:id="1920" w:author="aljaykum" w:date="2016-11-08T11:07: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1921" w:author="aljaykum" w:date="2016-11-08T11:07:00Z">
                  <w:rPr>
                    <w:color w:val="0000FF"/>
                    <w:u w:val="single"/>
                  </w:rPr>
                </w:rPrChange>
              </w:rPr>
              <w:fldChar w:fldCharType="separate"/>
            </w:r>
            <w:r w:rsidRPr="00BF6CA6">
              <w:rPr>
                <w:rStyle w:val="Hyperlink"/>
                <w:rFonts w:asciiTheme="minorHAnsi" w:hAnsiTheme="minorHAnsi"/>
                <w:sz w:val="22"/>
                <w:szCs w:val="22"/>
                <w:rPrChange w:id="1922" w:author="aljaykum" w:date="2016-11-08T11:07:00Z">
                  <w:rPr>
                    <w:rStyle w:val="Hyperlink"/>
                    <w:rFonts w:asciiTheme="minorHAnsi" w:hAnsiTheme="minorHAnsi"/>
                  </w:rPr>
                </w:rPrChange>
              </w:rPr>
              <w:t>FS SBU Service desk portal</w:t>
            </w:r>
            <w:r w:rsidRPr="00BF6CA6">
              <w:rPr>
                <w:rFonts w:asciiTheme="minorHAnsi" w:hAnsiTheme="minorHAnsi"/>
                <w:sz w:val="22"/>
                <w:szCs w:val="22"/>
                <w:rPrChange w:id="1923" w:author="aljaykum" w:date="2016-11-08T11:07:00Z">
                  <w:rPr>
                    <w:color w:val="0000FF"/>
                    <w:u w:val="single"/>
                  </w:rPr>
                </w:rPrChange>
              </w:rPr>
              <w:fldChar w:fldCharType="end"/>
            </w:r>
            <w:r w:rsidRPr="00BF6CA6">
              <w:rPr>
                <w:rFonts w:asciiTheme="minorHAnsi" w:hAnsiTheme="minorHAnsi"/>
                <w:sz w:val="22"/>
                <w:szCs w:val="22"/>
                <w:rPrChange w:id="1924" w:author="aljaykum" w:date="2016-11-08T11:07:00Z">
                  <w:rPr>
                    <w:rFonts w:asciiTheme="minorHAnsi" w:hAnsiTheme="minorHAnsi"/>
                    <w:color w:val="0000FF"/>
                    <w:u w:val="single"/>
                  </w:rPr>
                </w:rPrChange>
              </w:rPr>
              <w:t xml:space="preserve"> (Employee Management &gt;&gt; Leave Management System). </w:t>
            </w:r>
          </w:p>
          <w:p w:rsidR="000972C8" w:rsidRPr="00103E2F" w:rsidRDefault="00BF6CA6" w:rsidP="004049E9">
            <w:pPr>
              <w:numPr>
                <w:ilvl w:val="0"/>
                <w:numId w:val="55"/>
              </w:numPr>
              <w:kinsoku/>
              <w:spacing w:before="100" w:beforeAutospacing="1" w:after="100" w:afterAutospacing="1" w:line="240" w:lineRule="auto"/>
              <w:rPr>
                <w:rFonts w:asciiTheme="minorHAnsi" w:hAnsiTheme="minorHAnsi"/>
                <w:sz w:val="22"/>
                <w:szCs w:val="22"/>
                <w:rPrChange w:id="1925" w:author="aljaykum" w:date="2016-11-08T11:07:00Z">
                  <w:rPr>
                    <w:rFonts w:asciiTheme="minorHAnsi" w:hAnsiTheme="minorHAnsi"/>
                  </w:rPr>
                </w:rPrChange>
              </w:rPr>
            </w:pPr>
            <w:r w:rsidRPr="00BF6CA6">
              <w:rPr>
                <w:rFonts w:asciiTheme="minorHAnsi" w:hAnsiTheme="minorHAnsi"/>
                <w:sz w:val="22"/>
                <w:szCs w:val="22"/>
                <w:rPrChange w:id="1926" w:author="aljaykum" w:date="2016-11-08T11:07:00Z">
                  <w:rPr>
                    <w:rFonts w:asciiTheme="minorHAnsi" w:hAnsiTheme="minorHAnsi"/>
                    <w:color w:val="0000FF"/>
                    <w:u w:val="single"/>
                  </w:rPr>
                </w:rPrChange>
              </w:rPr>
              <w:t xml:space="preserve">Contact Person: Michelle Odisho </w:t>
            </w:r>
          </w:p>
          <w:p w:rsidR="000972C8" w:rsidRPr="00103E2F" w:rsidRDefault="00BF6CA6" w:rsidP="004049E9">
            <w:pPr>
              <w:pStyle w:val="Num1"/>
              <w:spacing w:before="0"/>
              <w:rPr>
                <w:rFonts w:asciiTheme="minorHAnsi" w:hAnsiTheme="minorHAnsi"/>
                <w:sz w:val="22"/>
                <w:szCs w:val="22"/>
              </w:rPr>
            </w:pPr>
            <w:r w:rsidRPr="00BF6CA6">
              <w:rPr>
                <w:rFonts w:asciiTheme="minorHAnsi" w:hAnsiTheme="minorHAnsi"/>
                <w:sz w:val="22"/>
                <w:szCs w:val="22"/>
                <w:rPrChange w:id="1927" w:author="aljaykum" w:date="2016-11-08T11:07:00Z">
                  <w:rPr>
                    <w:rFonts w:asciiTheme="minorHAnsi" w:hAnsiTheme="minorHAnsi"/>
                    <w:color w:val="0000FF"/>
                    <w:u w:val="single"/>
                  </w:rPr>
                </w:rPrChange>
              </w:rPr>
              <w:br/>
              <w:t>Regards,</w:t>
            </w:r>
            <w:r w:rsidRPr="00BF6CA6">
              <w:rPr>
                <w:rFonts w:asciiTheme="minorHAnsi" w:hAnsiTheme="minorHAnsi"/>
                <w:sz w:val="22"/>
                <w:szCs w:val="22"/>
                <w:rPrChange w:id="1928" w:author="aljaykum" w:date="2016-11-08T11:07:00Z">
                  <w:rPr>
                    <w:rFonts w:asciiTheme="minorHAnsi" w:hAnsiTheme="minorHAnsi"/>
                    <w:color w:val="0000FF"/>
                    <w:u w:val="single"/>
                  </w:rPr>
                </w:rPrChange>
              </w:rPr>
              <w:br/>
              <w:t>Employee Name(ID)</w:t>
            </w:r>
          </w:p>
        </w:tc>
      </w:tr>
    </w:tbl>
    <w:p w:rsidR="000972C8" w:rsidRPr="008E6B5A" w:rsidRDefault="000972C8" w:rsidP="000972C8">
      <w:pPr>
        <w:ind w:left="360"/>
        <w:jc w:val="both"/>
        <w:rPr>
          <w:rFonts w:asciiTheme="minorHAnsi" w:hAnsiTheme="minorHAnsi"/>
          <w:sz w:val="22"/>
          <w:szCs w:val="22"/>
        </w:rPr>
      </w:pPr>
    </w:p>
    <w:p w:rsidR="00B522DB" w:rsidRPr="008E6B5A" w:rsidRDefault="00B522DB" w:rsidP="00B522DB">
      <w:pPr>
        <w:jc w:val="both"/>
        <w:rPr>
          <w:rFonts w:asciiTheme="minorHAnsi" w:hAnsiTheme="minorHAnsi"/>
          <w:sz w:val="22"/>
          <w:u w:val="single"/>
        </w:rPr>
      </w:pPr>
    </w:p>
    <w:p w:rsidR="00B522DB" w:rsidRPr="008E6B5A" w:rsidRDefault="00AA5576" w:rsidP="00B522DB">
      <w:pPr>
        <w:jc w:val="both"/>
        <w:rPr>
          <w:rFonts w:asciiTheme="minorHAnsi" w:hAnsiTheme="minorHAnsi"/>
          <w:sz w:val="22"/>
          <w:u w:val="single"/>
        </w:rPr>
      </w:pPr>
      <w:bookmarkStart w:id="1929" w:name="vacation"/>
      <w:r w:rsidRPr="00AA5576">
        <w:rPr>
          <w:rFonts w:asciiTheme="minorHAnsi" w:hAnsiTheme="minorHAnsi"/>
          <w:sz w:val="22"/>
          <w:u w:val="single"/>
        </w:rPr>
        <w:t>Apply Vacation Leave</w:t>
      </w:r>
    </w:p>
    <w:bookmarkEnd w:id="1929"/>
    <w:p w:rsidR="00B522DB" w:rsidRPr="008E6B5A" w:rsidRDefault="00AA5576" w:rsidP="00B522DB">
      <w:pPr>
        <w:pStyle w:val="Num1"/>
        <w:numPr>
          <w:ilvl w:val="0"/>
          <w:numId w:val="40"/>
        </w:numPr>
        <w:spacing w:before="0"/>
        <w:rPr>
          <w:rFonts w:asciiTheme="minorHAnsi" w:hAnsiTheme="minorHAnsi"/>
          <w:sz w:val="22"/>
          <w:szCs w:val="22"/>
        </w:rPr>
      </w:pPr>
      <w:r w:rsidRPr="00AA5576">
        <w:rPr>
          <w:rFonts w:asciiTheme="minorHAnsi" w:hAnsiTheme="minorHAnsi"/>
          <w:sz w:val="22"/>
          <w:szCs w:val="22"/>
        </w:rPr>
        <w:t xml:space="preserve">Following fields to be available on the form for submitting Vacation Leave of Absence </w:t>
      </w:r>
    </w:p>
    <w:p w:rsidR="00B522DB" w:rsidRPr="008E6B5A" w:rsidRDefault="00AA5576" w:rsidP="00B522DB">
      <w:pPr>
        <w:pStyle w:val="Num1"/>
        <w:numPr>
          <w:ilvl w:val="1"/>
          <w:numId w:val="40"/>
        </w:numPr>
        <w:spacing w:before="0"/>
        <w:rPr>
          <w:rFonts w:asciiTheme="minorHAnsi" w:hAnsiTheme="minorHAnsi"/>
          <w:sz w:val="22"/>
          <w:szCs w:val="22"/>
        </w:rPr>
      </w:pPr>
      <w:r w:rsidRPr="00AA5576">
        <w:rPr>
          <w:rFonts w:asciiTheme="minorHAnsi" w:hAnsiTheme="minorHAnsi"/>
          <w:sz w:val="22"/>
          <w:szCs w:val="22"/>
        </w:rPr>
        <w:t xml:space="preserve">Start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B522DB" w:rsidRPr="008E6B5A" w:rsidRDefault="00AA5576" w:rsidP="00B522DB">
      <w:pPr>
        <w:pStyle w:val="Num1"/>
        <w:numPr>
          <w:ilvl w:val="1"/>
          <w:numId w:val="40"/>
        </w:numPr>
        <w:spacing w:before="0"/>
        <w:rPr>
          <w:rFonts w:asciiTheme="minorHAnsi" w:hAnsiTheme="minorHAnsi"/>
          <w:sz w:val="22"/>
          <w:szCs w:val="22"/>
        </w:rPr>
      </w:pPr>
      <w:r w:rsidRPr="00AA5576">
        <w:rPr>
          <w:rFonts w:asciiTheme="minorHAnsi" w:hAnsiTheme="minorHAnsi"/>
          <w:sz w:val="22"/>
          <w:szCs w:val="22"/>
        </w:rPr>
        <w:t xml:space="preserve">End Date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date time control</w:t>
      </w:r>
    </w:p>
    <w:p w:rsidR="00B522DB" w:rsidRPr="008E6B5A" w:rsidRDefault="00AA5576" w:rsidP="00B522DB">
      <w:pPr>
        <w:pStyle w:val="Num1"/>
        <w:numPr>
          <w:ilvl w:val="1"/>
          <w:numId w:val="40"/>
        </w:numPr>
        <w:spacing w:before="0"/>
        <w:rPr>
          <w:rFonts w:asciiTheme="minorHAnsi" w:hAnsiTheme="minorHAnsi"/>
          <w:sz w:val="22"/>
          <w:szCs w:val="22"/>
        </w:rPr>
      </w:pPr>
      <w:r w:rsidRPr="00AA5576">
        <w:rPr>
          <w:rFonts w:asciiTheme="minorHAnsi" w:hAnsiTheme="minorHAnsi"/>
          <w:sz w:val="22"/>
          <w:szCs w:val="22"/>
        </w:rPr>
        <w:t xml:space="preserve">Description </w:t>
      </w:r>
      <w:r w:rsidRPr="00AA5576">
        <w:rPr>
          <w:rFonts w:asciiTheme="minorHAnsi" w:hAnsiTheme="minorHAnsi"/>
          <w:sz w:val="22"/>
          <w:szCs w:val="22"/>
        </w:rPr>
        <w:sym w:font="Wingdings" w:char="F0E0"/>
      </w:r>
      <w:r w:rsidRPr="00AA5576">
        <w:rPr>
          <w:rFonts w:asciiTheme="minorHAnsi" w:hAnsiTheme="minorHAnsi"/>
          <w:sz w:val="22"/>
          <w:szCs w:val="22"/>
        </w:rPr>
        <w:t xml:space="preserve"> multiline non mandatory text box control, allowing up to 500 char</w:t>
      </w:r>
    </w:p>
    <w:p w:rsidR="00B522DB" w:rsidRPr="008E6B5A" w:rsidRDefault="00AA5576" w:rsidP="00B522DB">
      <w:pPr>
        <w:pStyle w:val="Num1"/>
        <w:numPr>
          <w:ilvl w:val="1"/>
          <w:numId w:val="40"/>
        </w:numPr>
        <w:spacing w:before="0"/>
        <w:rPr>
          <w:rFonts w:asciiTheme="minorHAnsi" w:hAnsiTheme="minorHAnsi"/>
          <w:sz w:val="22"/>
          <w:szCs w:val="22"/>
        </w:rPr>
      </w:pPr>
      <w:r w:rsidRPr="00AA5576">
        <w:rPr>
          <w:rFonts w:asciiTheme="minorHAnsi" w:hAnsiTheme="minorHAnsi"/>
          <w:sz w:val="22"/>
          <w:szCs w:val="22"/>
        </w:rPr>
        <w:lastRenderedPageBreak/>
        <w:t xml:space="preserve">Start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BF6CA6" w:rsidRDefault="00AA5576">
      <w:pPr>
        <w:pStyle w:val="Num1"/>
        <w:numPr>
          <w:ilvl w:val="1"/>
          <w:numId w:val="40"/>
        </w:numPr>
        <w:spacing w:before="0"/>
        <w:rPr>
          <w:ins w:id="1930" w:author="aljaykum" w:date="2016-11-08T11:09:00Z"/>
          <w:rFonts w:asciiTheme="minorHAnsi" w:hAnsiTheme="minorHAnsi"/>
          <w:sz w:val="22"/>
          <w:szCs w:val="22"/>
        </w:rPr>
        <w:pPrChange w:id="1931" w:author="aljaykum" w:date="2016-11-08T11:09:00Z">
          <w:pPr>
            <w:pStyle w:val="Num1"/>
          </w:pPr>
        </w:pPrChange>
      </w:pPr>
      <w:r w:rsidRPr="00AA5576">
        <w:rPr>
          <w:rFonts w:asciiTheme="minorHAnsi" w:hAnsiTheme="minorHAnsi"/>
          <w:sz w:val="22"/>
          <w:szCs w:val="22"/>
        </w:rPr>
        <w:t xml:space="preserve">End Date Hours </w:t>
      </w:r>
      <w:r w:rsidRPr="00AA5576">
        <w:rPr>
          <w:rFonts w:asciiTheme="minorHAnsi" w:hAnsiTheme="minorHAnsi"/>
          <w:sz w:val="22"/>
          <w:szCs w:val="22"/>
        </w:rPr>
        <w:sym w:font="Wingdings" w:char="F0E0"/>
      </w:r>
      <w:r w:rsidRPr="00AA5576">
        <w:rPr>
          <w:rFonts w:asciiTheme="minorHAnsi" w:hAnsiTheme="minorHAnsi"/>
          <w:sz w:val="22"/>
          <w:szCs w:val="22"/>
        </w:rPr>
        <w:t xml:space="preserve"> non mandatory text box control, allowing whole number ranging 0-9</w:t>
      </w:r>
    </w:p>
    <w:p w:rsidR="00BF6CA6" w:rsidRDefault="00BF6CA6">
      <w:pPr>
        <w:pStyle w:val="Num1"/>
        <w:numPr>
          <w:ilvl w:val="1"/>
          <w:numId w:val="40"/>
        </w:numPr>
        <w:spacing w:before="0"/>
        <w:rPr>
          <w:rFonts w:asciiTheme="minorHAnsi" w:hAnsiTheme="minorHAnsi"/>
          <w:sz w:val="22"/>
          <w:szCs w:val="22"/>
        </w:rPr>
        <w:pPrChange w:id="1932" w:author="aljaykum" w:date="2016-11-08T11:09:00Z">
          <w:pPr>
            <w:pStyle w:val="Num1"/>
          </w:pPr>
        </w:pPrChange>
      </w:pPr>
      <w:moveToRangeStart w:id="1933" w:author="aljaykum" w:date="2016-11-08T11:09:00Z" w:name="move466366691"/>
      <w:moveTo w:id="1934" w:author="aljaykum" w:date="2016-11-08T11:09:00Z">
        <w:r w:rsidRPr="00BF6CA6">
          <w:rPr>
            <w:rFonts w:asciiTheme="minorHAnsi" w:hAnsiTheme="minorHAnsi"/>
            <w:sz w:val="22"/>
            <w:szCs w:val="22"/>
            <w:rPrChange w:id="1935" w:author="aljaykum" w:date="2016-11-08T11:09:00Z">
              <w:rPr>
                <w:rFonts w:asciiTheme="minorHAnsi" w:hAnsiTheme="minorHAnsi"/>
                <w:color w:val="0000FF"/>
                <w:sz w:val="22"/>
                <w:szCs w:val="22"/>
                <w:u w:val="single"/>
              </w:rPr>
            </w:rPrChange>
          </w:rPr>
          <w:t>Vacation leave is sent to supervisor for approval.</w:t>
        </w:r>
      </w:moveTo>
    </w:p>
    <w:p w:rsidR="00103E2F" w:rsidRPr="008E6B5A" w:rsidRDefault="00103E2F" w:rsidP="00103E2F">
      <w:pPr>
        <w:pStyle w:val="Num1"/>
        <w:rPr>
          <w:rFonts w:asciiTheme="minorHAnsi" w:hAnsiTheme="minorHAnsi"/>
          <w:sz w:val="22"/>
          <w:szCs w:val="22"/>
        </w:rPr>
      </w:pPr>
      <w:moveTo w:id="1936" w:author="aljaykum" w:date="2016-11-08T11:09:00Z">
        <w:r w:rsidRPr="00AA5576">
          <w:rPr>
            <w:rFonts w:asciiTheme="minorHAnsi" w:hAnsiTheme="minorHAnsi"/>
            <w:sz w:val="22"/>
            <w:szCs w:val="22"/>
          </w:rPr>
          <w:t>Mail to be sent</w:t>
        </w:r>
      </w:moveTo>
    </w:p>
    <w:tbl>
      <w:tblPr>
        <w:tblStyle w:val="TableGrid"/>
        <w:tblW w:w="0" w:type="auto"/>
        <w:tblLook w:val="04A0" w:firstRow="1" w:lastRow="0" w:firstColumn="1" w:lastColumn="0" w:noHBand="0" w:noVBand="1"/>
      </w:tblPr>
      <w:tblGrid>
        <w:gridCol w:w="8885"/>
      </w:tblGrid>
      <w:tr w:rsidR="00103E2F" w:rsidRPr="008E6B5A" w:rsidTr="001349D4">
        <w:tc>
          <w:tcPr>
            <w:tcW w:w="8885" w:type="dxa"/>
          </w:tcPr>
          <w:p w:rsidR="00103E2F" w:rsidRPr="00D2186E" w:rsidRDefault="00BF6CA6" w:rsidP="001349D4">
            <w:pPr>
              <w:pStyle w:val="Num1"/>
              <w:rPr>
                <w:rFonts w:asciiTheme="minorHAnsi" w:hAnsiTheme="minorHAnsi"/>
                <w:sz w:val="22"/>
                <w:szCs w:val="22"/>
              </w:rPr>
            </w:pPr>
            <w:moveTo w:id="1937" w:author="aljaykum" w:date="2016-11-08T11:09:00Z">
              <w:r w:rsidRPr="00BF6CA6">
                <w:rPr>
                  <w:rFonts w:asciiTheme="minorHAnsi" w:hAnsiTheme="minorHAnsi"/>
                  <w:sz w:val="22"/>
                  <w:szCs w:val="22"/>
                  <w:rPrChange w:id="1938" w:author="aljaykum" w:date="2016-11-08T11:10:00Z">
                    <w:rPr>
                      <w:rFonts w:asciiTheme="minorHAnsi" w:hAnsiTheme="minorHAnsi"/>
                      <w:color w:val="0000FF"/>
                      <w:sz w:val="22"/>
                      <w:szCs w:val="22"/>
                      <w:u w:val="single"/>
                    </w:rPr>
                  </w:rPrChange>
                </w:rPr>
                <w:t>From: Employee</w:t>
              </w:r>
            </w:moveTo>
          </w:p>
          <w:p w:rsidR="00103E2F" w:rsidRPr="00D2186E" w:rsidRDefault="00BF6CA6" w:rsidP="001349D4">
            <w:pPr>
              <w:pStyle w:val="Num1"/>
              <w:rPr>
                <w:rFonts w:asciiTheme="minorHAnsi" w:hAnsiTheme="minorHAnsi"/>
                <w:sz w:val="22"/>
                <w:szCs w:val="22"/>
              </w:rPr>
            </w:pPr>
            <w:moveTo w:id="1939" w:author="aljaykum" w:date="2016-11-08T11:09:00Z">
              <w:r w:rsidRPr="00BF6CA6">
                <w:rPr>
                  <w:rFonts w:asciiTheme="minorHAnsi" w:hAnsiTheme="minorHAnsi"/>
                  <w:sz w:val="22"/>
                  <w:szCs w:val="22"/>
                  <w:rPrChange w:id="1940" w:author="aljaykum" w:date="2016-11-08T11:10:00Z">
                    <w:rPr>
                      <w:rFonts w:asciiTheme="minorHAnsi" w:hAnsiTheme="minorHAnsi"/>
                      <w:color w:val="0000FF"/>
                      <w:sz w:val="22"/>
                      <w:szCs w:val="22"/>
                      <w:u w:val="single"/>
                    </w:rPr>
                  </w:rPrChange>
                </w:rPr>
                <w:t>To: Supervisor</w:t>
              </w:r>
            </w:moveTo>
          </w:p>
          <w:p w:rsidR="00103E2F" w:rsidRPr="00D2186E" w:rsidRDefault="00BF6CA6" w:rsidP="001349D4">
            <w:pPr>
              <w:pStyle w:val="Num1"/>
              <w:rPr>
                <w:rFonts w:asciiTheme="minorHAnsi" w:hAnsiTheme="minorHAnsi"/>
                <w:sz w:val="22"/>
                <w:szCs w:val="22"/>
              </w:rPr>
            </w:pPr>
            <w:moveTo w:id="1941" w:author="aljaykum" w:date="2016-11-08T11:09:00Z">
              <w:r w:rsidRPr="00BF6CA6">
                <w:rPr>
                  <w:rFonts w:asciiTheme="minorHAnsi" w:hAnsiTheme="minorHAnsi"/>
                  <w:sz w:val="22"/>
                  <w:szCs w:val="22"/>
                  <w:rPrChange w:id="1942" w:author="aljaykum" w:date="2016-11-08T11:10:00Z">
                    <w:rPr>
                      <w:rFonts w:asciiTheme="minorHAnsi" w:hAnsiTheme="minorHAnsi"/>
                      <w:color w:val="0000FF"/>
                      <w:sz w:val="22"/>
                      <w:szCs w:val="22"/>
                      <w:u w:val="single"/>
                    </w:rPr>
                  </w:rPrChange>
                </w:rPr>
                <w:t>CC: employee</w:t>
              </w:r>
            </w:moveTo>
          </w:p>
          <w:p w:rsidR="00103E2F" w:rsidRPr="00D2186E" w:rsidRDefault="00103E2F" w:rsidP="001349D4">
            <w:pPr>
              <w:pStyle w:val="Num1"/>
              <w:rPr>
                <w:rFonts w:asciiTheme="minorHAnsi" w:hAnsiTheme="minorHAnsi"/>
                <w:sz w:val="22"/>
                <w:szCs w:val="22"/>
              </w:rPr>
            </w:pPr>
          </w:p>
          <w:p w:rsidR="00D2186E" w:rsidRPr="00D2186E" w:rsidRDefault="00BF6CA6" w:rsidP="00D2186E">
            <w:pPr>
              <w:pStyle w:val="Num1"/>
              <w:spacing w:before="0"/>
              <w:rPr>
                <w:ins w:id="1943" w:author="aljaykum" w:date="2016-11-08T11:10:00Z"/>
                <w:rFonts w:asciiTheme="minorHAnsi" w:hAnsiTheme="minorHAnsi"/>
                <w:sz w:val="22"/>
                <w:szCs w:val="22"/>
              </w:rPr>
            </w:pPr>
            <w:moveTo w:id="1944" w:author="aljaykum" w:date="2016-11-08T11:09:00Z">
              <w:r w:rsidRPr="00BF6CA6">
                <w:rPr>
                  <w:rFonts w:asciiTheme="minorHAnsi" w:hAnsiTheme="minorHAnsi"/>
                  <w:sz w:val="22"/>
                  <w:szCs w:val="22"/>
                  <w:rPrChange w:id="1945" w:author="aljaykum" w:date="2016-11-08T11:10:00Z">
                    <w:rPr>
                      <w:rFonts w:asciiTheme="minorHAnsi" w:hAnsiTheme="minorHAnsi"/>
                      <w:color w:val="0000FF"/>
                      <w:sz w:val="22"/>
                      <w:szCs w:val="22"/>
                      <w:u w:val="single"/>
                    </w:rPr>
                  </w:rPrChange>
                </w:rPr>
                <w:t xml:space="preserve">Subject: </w:t>
              </w:r>
            </w:moveTo>
            <w:ins w:id="1946" w:author="aljaykum" w:date="2016-11-08T11:10:00Z">
              <w:r w:rsidRPr="00BF6CA6">
                <w:rPr>
                  <w:rFonts w:asciiTheme="minorHAnsi" w:hAnsiTheme="minorHAnsi"/>
                  <w:sz w:val="22"/>
                  <w:szCs w:val="22"/>
                  <w:rPrChange w:id="1947" w:author="aljaykum" w:date="2016-11-08T11:10:00Z">
                    <w:rPr>
                      <w:rFonts w:asciiTheme="minorHAnsi" w:hAnsiTheme="minorHAnsi"/>
                      <w:color w:val="0000FF"/>
                      <w:sz w:val="22"/>
                      <w:szCs w:val="22"/>
                      <w:u w:val="single"/>
                    </w:rPr>
                  </w:rPrChange>
                </w:rPr>
                <w:t xml:space="preserve">&lt;Leave Type&gt; </w:t>
              </w:r>
              <w:r w:rsidRPr="00BF6CA6">
                <w:rPr>
                  <w:rFonts w:asciiTheme="minorHAnsi" w:hAnsiTheme="minorHAnsi" w:cs="Tahoma"/>
                  <w:sz w:val="22"/>
                  <w:szCs w:val="22"/>
                  <w:rPrChange w:id="1948" w:author="aljaykum" w:date="2016-11-08T11:10:00Z">
                    <w:rPr>
                      <w:rFonts w:asciiTheme="minorHAnsi" w:hAnsiTheme="minorHAnsi" w:cs="Tahoma"/>
                      <w:color w:val="0000FF"/>
                      <w:sz w:val="22"/>
                      <w:szCs w:val="22"/>
                      <w:u w:val="single"/>
                    </w:rPr>
                  </w:rPrChange>
                </w:rPr>
                <w:t>submitted by &lt;Employee Name&gt;</w:t>
              </w:r>
            </w:ins>
          </w:p>
          <w:p w:rsidR="00103E2F" w:rsidRPr="00D2186E" w:rsidDel="00D2186E" w:rsidRDefault="00BF6CA6" w:rsidP="001349D4">
            <w:pPr>
              <w:pStyle w:val="Num1"/>
              <w:rPr>
                <w:del w:id="1949" w:author="aljaykum" w:date="2016-11-08T11:10:00Z"/>
                <w:rFonts w:asciiTheme="minorHAnsi" w:hAnsiTheme="minorHAnsi"/>
                <w:sz w:val="22"/>
                <w:szCs w:val="22"/>
              </w:rPr>
            </w:pPr>
            <w:moveTo w:id="1950" w:author="aljaykum" w:date="2016-11-08T11:09:00Z">
              <w:del w:id="1951" w:author="aljaykum" w:date="2016-11-08T11:10:00Z">
                <w:r w:rsidRPr="00BF6CA6">
                  <w:rPr>
                    <w:rFonts w:asciiTheme="minorHAnsi" w:hAnsiTheme="minorHAnsi"/>
                    <w:b/>
                    <w:sz w:val="22"/>
                    <w:szCs w:val="22"/>
                    <w:rPrChange w:id="1952" w:author="aljaykum" w:date="2016-11-08T11:10:00Z">
                      <w:rPr>
                        <w:rFonts w:asciiTheme="minorHAnsi" w:hAnsiTheme="minorHAnsi"/>
                        <w:color w:val="0000FF"/>
                        <w:sz w:val="22"/>
                        <w:szCs w:val="22"/>
                        <w:u w:val="single"/>
                      </w:rPr>
                    </w:rPrChange>
                  </w:rPr>
                  <w:delText>Leave application</w:delText>
                </w:r>
              </w:del>
            </w:moveTo>
          </w:p>
          <w:p w:rsidR="00103E2F" w:rsidRPr="00D2186E" w:rsidRDefault="00103E2F" w:rsidP="001349D4">
            <w:pPr>
              <w:pStyle w:val="Num1"/>
              <w:rPr>
                <w:rFonts w:asciiTheme="minorHAnsi" w:hAnsiTheme="minorHAnsi"/>
                <w:sz w:val="22"/>
                <w:szCs w:val="22"/>
              </w:rPr>
            </w:pPr>
          </w:p>
          <w:p w:rsidR="00103E2F" w:rsidRPr="00D2186E" w:rsidRDefault="00BF6CA6" w:rsidP="001349D4">
            <w:pPr>
              <w:pStyle w:val="Num1"/>
              <w:rPr>
                <w:rFonts w:asciiTheme="minorHAnsi" w:hAnsiTheme="minorHAnsi"/>
                <w:sz w:val="22"/>
                <w:szCs w:val="22"/>
              </w:rPr>
            </w:pPr>
            <w:moveTo w:id="1953" w:author="aljaykum" w:date="2016-11-08T11:09:00Z">
              <w:r w:rsidRPr="00BF6CA6">
                <w:rPr>
                  <w:rFonts w:asciiTheme="minorHAnsi" w:hAnsiTheme="minorHAnsi"/>
                  <w:sz w:val="22"/>
                  <w:szCs w:val="22"/>
                  <w:rPrChange w:id="1954" w:author="aljaykum" w:date="2016-11-08T11:10:00Z">
                    <w:rPr>
                      <w:rFonts w:asciiTheme="minorHAnsi" w:hAnsiTheme="minorHAnsi"/>
                      <w:color w:val="0000FF"/>
                      <w:sz w:val="22"/>
                      <w:szCs w:val="22"/>
                      <w:u w:val="single"/>
                    </w:rPr>
                  </w:rPrChange>
                </w:rPr>
                <w:t>Body:</w:t>
              </w:r>
            </w:moveTo>
          </w:p>
          <w:p w:rsidR="00103E2F" w:rsidRPr="00D2186E" w:rsidRDefault="00BF6CA6" w:rsidP="001349D4">
            <w:pPr>
              <w:spacing w:after="240"/>
              <w:rPr>
                <w:rFonts w:asciiTheme="minorHAnsi" w:hAnsiTheme="minorHAnsi"/>
                <w:sz w:val="22"/>
                <w:szCs w:val="22"/>
                <w:rPrChange w:id="1955" w:author="aljaykum" w:date="2016-11-08T11:10:00Z">
                  <w:rPr>
                    <w:rFonts w:asciiTheme="minorHAnsi" w:hAnsiTheme="minorHAnsi"/>
                  </w:rPr>
                </w:rPrChange>
              </w:rPr>
            </w:pPr>
            <w:moveTo w:id="1956" w:author="aljaykum" w:date="2016-11-08T11:09:00Z">
              <w:r w:rsidRPr="00BF6CA6">
                <w:rPr>
                  <w:rFonts w:asciiTheme="minorHAnsi" w:hAnsiTheme="minorHAnsi"/>
                  <w:sz w:val="22"/>
                  <w:szCs w:val="22"/>
                  <w:rPrChange w:id="1957" w:author="aljaykum" w:date="2016-11-08T11:10:00Z">
                    <w:rPr>
                      <w:rFonts w:asciiTheme="minorHAnsi" w:hAnsiTheme="minorHAnsi"/>
                      <w:color w:val="0000FF"/>
                      <w:u w:val="single"/>
                    </w:rPr>
                  </w:rPrChange>
                </w:rPr>
                <w:t xml:space="preserve">Hi, </w:t>
              </w:r>
              <w:r w:rsidRPr="00BF6CA6">
                <w:rPr>
                  <w:rFonts w:asciiTheme="minorHAnsi" w:hAnsiTheme="minorHAnsi"/>
                  <w:sz w:val="22"/>
                  <w:szCs w:val="22"/>
                  <w:rPrChange w:id="1958" w:author="aljaykum" w:date="2016-11-08T11:10:00Z">
                    <w:rPr>
                      <w:rFonts w:asciiTheme="minorHAnsi" w:hAnsiTheme="minorHAnsi"/>
                      <w:color w:val="0000FF"/>
                      <w:u w:val="single"/>
                    </w:rPr>
                  </w:rPrChange>
                </w:rPr>
                <w:br/>
              </w:r>
              <w:r w:rsidRPr="00BF6CA6">
                <w:rPr>
                  <w:rFonts w:asciiTheme="minorHAnsi" w:hAnsiTheme="minorHAnsi"/>
                  <w:sz w:val="22"/>
                  <w:szCs w:val="22"/>
                  <w:rPrChange w:id="1959" w:author="aljaykum" w:date="2016-11-08T11:10:00Z">
                    <w:rPr>
                      <w:rFonts w:asciiTheme="minorHAnsi" w:hAnsiTheme="minorHAnsi"/>
                      <w:color w:val="0000FF"/>
                      <w:u w:val="single"/>
                    </w:rPr>
                  </w:rPrChange>
                </w:rPr>
                <w:br/>
                <w:t xml:space="preserve">This is to inform you that Employee Name (ID) has submitted following leave </w:t>
              </w:r>
              <w:del w:id="1960" w:author="aljaykum" w:date="2016-11-08T11:10:00Z">
                <w:r w:rsidRPr="00BF6CA6">
                  <w:rPr>
                    <w:rFonts w:asciiTheme="minorHAnsi" w:hAnsiTheme="minorHAnsi"/>
                    <w:sz w:val="22"/>
                    <w:szCs w:val="22"/>
                    <w:rPrChange w:id="1961" w:author="aljaykum" w:date="2016-11-08T11:10:00Z">
                      <w:rPr>
                        <w:rFonts w:asciiTheme="minorHAnsi" w:hAnsiTheme="minorHAnsi"/>
                        <w:color w:val="0000FF"/>
                        <w:u w:val="single"/>
                      </w:rPr>
                    </w:rPrChange>
                  </w:rPr>
                  <w:delText>plan</w:delText>
                </w:r>
              </w:del>
            </w:moveTo>
            <w:ins w:id="1962" w:author="aljaykum" w:date="2016-11-08T11:10:00Z">
              <w:r w:rsidR="00D2186E">
                <w:rPr>
                  <w:rFonts w:asciiTheme="minorHAnsi" w:hAnsiTheme="minorHAnsi"/>
                  <w:sz w:val="22"/>
                  <w:szCs w:val="22"/>
                </w:rPr>
                <w:t>request</w:t>
              </w:r>
            </w:ins>
            <w:moveTo w:id="1963" w:author="aljaykum" w:date="2016-11-08T11:09:00Z">
              <w:r w:rsidRPr="00BF6CA6">
                <w:rPr>
                  <w:rFonts w:asciiTheme="minorHAnsi" w:hAnsiTheme="minorHAnsi"/>
                  <w:sz w:val="22"/>
                  <w:szCs w:val="22"/>
                  <w:rPrChange w:id="1964" w:author="aljaykum" w:date="2016-11-08T11:10:00Z">
                    <w:rPr>
                      <w:rFonts w:asciiTheme="minorHAnsi" w:hAnsiTheme="minorHAnsi"/>
                      <w:color w:val="0000FF"/>
                      <w:u w:val="single"/>
                    </w:rPr>
                  </w:rPrChange>
                </w:rPr>
                <w:t>.</w:t>
              </w:r>
            </w:moveTo>
          </w:p>
          <w:tbl>
            <w:tblPr>
              <w:tblW w:w="8614"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94"/>
              <w:gridCol w:w="2094"/>
              <w:gridCol w:w="2187"/>
              <w:gridCol w:w="2239"/>
            </w:tblGrid>
            <w:tr w:rsidR="00103E2F" w:rsidRPr="00D2186E" w:rsidTr="001349D4">
              <w:trPr>
                <w:trHeight w:val="742"/>
              </w:trPr>
              <w:tc>
                <w:tcPr>
                  <w:tcW w:w="2094"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103E2F" w:rsidRPr="00D2186E" w:rsidRDefault="00BF6CA6" w:rsidP="001349D4">
                  <w:pPr>
                    <w:jc w:val="center"/>
                    <w:rPr>
                      <w:rFonts w:asciiTheme="minorHAnsi" w:hAnsiTheme="minorHAnsi" w:cs="Times New Roman"/>
                      <w:b/>
                      <w:bCs/>
                      <w:sz w:val="22"/>
                      <w:szCs w:val="22"/>
                      <w:rPrChange w:id="1965" w:author="aljaykum" w:date="2016-11-08T11:10:00Z">
                        <w:rPr>
                          <w:rFonts w:asciiTheme="minorHAnsi" w:hAnsiTheme="minorHAnsi" w:cs="Times New Roman"/>
                          <w:b/>
                          <w:bCs/>
                          <w:sz w:val="24"/>
                          <w:szCs w:val="24"/>
                        </w:rPr>
                      </w:rPrChange>
                    </w:rPr>
                  </w:pPr>
                  <w:moveTo w:id="1966" w:author="aljaykum" w:date="2016-11-08T11:09:00Z">
                    <w:del w:id="1967" w:author="aljaykum" w:date="2016-11-08T11:10:00Z">
                      <w:r w:rsidRPr="00BF6CA6">
                        <w:rPr>
                          <w:rFonts w:asciiTheme="minorHAnsi" w:hAnsiTheme="minorHAnsi"/>
                          <w:b/>
                          <w:bCs/>
                          <w:sz w:val="22"/>
                          <w:szCs w:val="22"/>
                          <w:rPrChange w:id="1968" w:author="aljaykum" w:date="2016-11-08T11:10:00Z">
                            <w:rPr>
                              <w:rFonts w:asciiTheme="minorHAnsi" w:hAnsiTheme="minorHAnsi"/>
                              <w:b/>
                              <w:bCs/>
                              <w:color w:val="0000FF"/>
                              <w:u w:val="single"/>
                            </w:rPr>
                          </w:rPrChange>
                        </w:rPr>
                        <w:delText>New Leave Start Date</w:delText>
                      </w:r>
                    </w:del>
                  </w:moveTo>
                  <w:ins w:id="1969" w:author="aljaykum" w:date="2016-11-08T11:10:00Z">
                    <w:r w:rsidR="00D2186E">
                      <w:rPr>
                        <w:rFonts w:asciiTheme="minorHAnsi" w:hAnsiTheme="minorHAnsi"/>
                        <w:b/>
                        <w:bCs/>
                        <w:sz w:val="22"/>
                        <w:szCs w:val="22"/>
                      </w:rPr>
                      <w:t>Leave Type</w:t>
                    </w:r>
                  </w:ins>
                </w:p>
              </w:tc>
              <w:tc>
                <w:tcPr>
                  <w:tcW w:w="2094"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103E2F" w:rsidRPr="00D2186E" w:rsidRDefault="00BF6CA6" w:rsidP="001349D4">
                  <w:pPr>
                    <w:jc w:val="center"/>
                    <w:rPr>
                      <w:rFonts w:asciiTheme="minorHAnsi" w:hAnsiTheme="minorHAnsi" w:cs="Times New Roman"/>
                      <w:b/>
                      <w:bCs/>
                      <w:sz w:val="22"/>
                      <w:szCs w:val="22"/>
                      <w:rPrChange w:id="1970" w:author="aljaykum" w:date="2016-11-08T11:10:00Z">
                        <w:rPr>
                          <w:rFonts w:asciiTheme="minorHAnsi" w:hAnsiTheme="minorHAnsi" w:cs="Times New Roman"/>
                          <w:b/>
                          <w:bCs/>
                          <w:sz w:val="24"/>
                          <w:szCs w:val="24"/>
                        </w:rPr>
                      </w:rPrChange>
                    </w:rPr>
                  </w:pPr>
                  <w:moveTo w:id="1971" w:author="aljaykum" w:date="2016-11-08T11:09:00Z">
                    <w:del w:id="1972" w:author="aljaykum" w:date="2016-11-08T11:10:00Z">
                      <w:r w:rsidRPr="00BF6CA6">
                        <w:rPr>
                          <w:rFonts w:asciiTheme="minorHAnsi" w:hAnsiTheme="minorHAnsi"/>
                          <w:b/>
                          <w:bCs/>
                          <w:sz w:val="22"/>
                          <w:szCs w:val="22"/>
                          <w:rPrChange w:id="1973" w:author="aljaykum" w:date="2016-11-08T11:10:00Z">
                            <w:rPr>
                              <w:rFonts w:asciiTheme="minorHAnsi" w:hAnsiTheme="minorHAnsi"/>
                              <w:b/>
                              <w:bCs/>
                              <w:color w:val="0000FF"/>
                              <w:u w:val="single"/>
                            </w:rPr>
                          </w:rPrChange>
                        </w:rPr>
                        <w:delText>New Leave End Date</w:delText>
                      </w:r>
                    </w:del>
                  </w:moveTo>
                  <w:ins w:id="1974" w:author="aljaykum" w:date="2016-11-08T11:10:00Z">
                    <w:r w:rsidR="00D2186E">
                      <w:rPr>
                        <w:rFonts w:asciiTheme="minorHAnsi" w:hAnsiTheme="minorHAnsi"/>
                        <w:b/>
                        <w:bCs/>
                        <w:sz w:val="22"/>
                        <w:szCs w:val="22"/>
                      </w:rPr>
                      <w:t>Start Date</w:t>
                    </w:r>
                  </w:ins>
                </w:p>
              </w:tc>
              <w:tc>
                <w:tcPr>
                  <w:tcW w:w="218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103E2F" w:rsidRPr="00D2186E" w:rsidRDefault="00BF6CA6" w:rsidP="001349D4">
                  <w:pPr>
                    <w:jc w:val="center"/>
                    <w:rPr>
                      <w:rFonts w:asciiTheme="minorHAnsi" w:hAnsiTheme="minorHAnsi" w:cs="Times New Roman"/>
                      <w:b/>
                      <w:bCs/>
                      <w:sz w:val="22"/>
                      <w:szCs w:val="22"/>
                      <w:rPrChange w:id="1975" w:author="aljaykum" w:date="2016-11-08T11:10:00Z">
                        <w:rPr>
                          <w:rFonts w:asciiTheme="minorHAnsi" w:hAnsiTheme="minorHAnsi" w:cs="Times New Roman"/>
                          <w:b/>
                          <w:bCs/>
                          <w:sz w:val="24"/>
                          <w:szCs w:val="24"/>
                        </w:rPr>
                      </w:rPrChange>
                    </w:rPr>
                  </w:pPr>
                  <w:moveTo w:id="1976" w:author="aljaykum" w:date="2016-11-08T11:09:00Z">
                    <w:del w:id="1977" w:author="aljaykum" w:date="2016-11-08T11:10:00Z">
                      <w:r w:rsidRPr="00BF6CA6">
                        <w:rPr>
                          <w:rFonts w:asciiTheme="minorHAnsi" w:hAnsiTheme="minorHAnsi"/>
                          <w:b/>
                          <w:bCs/>
                          <w:sz w:val="22"/>
                          <w:szCs w:val="22"/>
                          <w:rPrChange w:id="1978" w:author="aljaykum" w:date="2016-11-08T11:10:00Z">
                            <w:rPr>
                              <w:rFonts w:asciiTheme="minorHAnsi" w:hAnsiTheme="minorHAnsi"/>
                              <w:b/>
                              <w:bCs/>
                              <w:color w:val="0000FF"/>
                              <w:u w:val="single"/>
                            </w:rPr>
                          </w:rPrChange>
                        </w:rPr>
                        <w:delText>Leave Type</w:delText>
                      </w:r>
                    </w:del>
                  </w:moveTo>
                  <w:ins w:id="1979" w:author="aljaykum" w:date="2016-11-08T11:10:00Z">
                    <w:r w:rsidR="00D2186E">
                      <w:rPr>
                        <w:rFonts w:asciiTheme="minorHAnsi" w:hAnsiTheme="minorHAnsi"/>
                        <w:b/>
                        <w:bCs/>
                        <w:sz w:val="22"/>
                        <w:szCs w:val="22"/>
                      </w:rPr>
                      <w:t>End Date</w:t>
                    </w:r>
                  </w:ins>
                </w:p>
              </w:tc>
              <w:tc>
                <w:tcPr>
                  <w:tcW w:w="223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103E2F" w:rsidRPr="00D2186E" w:rsidRDefault="00BF6CA6" w:rsidP="001349D4">
                  <w:pPr>
                    <w:jc w:val="center"/>
                    <w:rPr>
                      <w:rFonts w:asciiTheme="minorHAnsi" w:hAnsiTheme="minorHAnsi" w:cs="Times New Roman"/>
                      <w:b/>
                      <w:bCs/>
                      <w:sz w:val="22"/>
                      <w:szCs w:val="22"/>
                      <w:rPrChange w:id="1980" w:author="aljaykum" w:date="2016-11-08T11:10:00Z">
                        <w:rPr>
                          <w:rFonts w:asciiTheme="minorHAnsi" w:hAnsiTheme="minorHAnsi" w:cs="Times New Roman"/>
                          <w:b/>
                          <w:bCs/>
                          <w:sz w:val="24"/>
                          <w:szCs w:val="24"/>
                        </w:rPr>
                      </w:rPrChange>
                    </w:rPr>
                  </w:pPr>
                  <w:moveTo w:id="1981" w:author="aljaykum" w:date="2016-11-08T11:09:00Z">
                    <w:del w:id="1982" w:author="aljaykum" w:date="2016-11-08T11:10:00Z">
                      <w:r w:rsidRPr="00BF6CA6">
                        <w:rPr>
                          <w:rFonts w:asciiTheme="minorHAnsi" w:hAnsiTheme="minorHAnsi"/>
                          <w:b/>
                          <w:bCs/>
                          <w:sz w:val="22"/>
                          <w:szCs w:val="22"/>
                          <w:rPrChange w:id="1983" w:author="aljaykum" w:date="2016-11-08T11:10:00Z">
                            <w:rPr>
                              <w:rFonts w:asciiTheme="minorHAnsi" w:hAnsiTheme="minorHAnsi"/>
                              <w:b/>
                              <w:bCs/>
                              <w:color w:val="0000FF"/>
                              <w:u w:val="single"/>
                            </w:rPr>
                          </w:rPrChange>
                        </w:rPr>
                        <w:delText>Effective No. Of leave</w:delText>
                      </w:r>
                    </w:del>
                  </w:moveTo>
                  <w:ins w:id="1984" w:author="aljaykum" w:date="2016-11-08T11:10:00Z">
                    <w:r w:rsidR="00D2186E">
                      <w:rPr>
                        <w:rFonts w:asciiTheme="minorHAnsi" w:hAnsiTheme="minorHAnsi"/>
                        <w:b/>
                        <w:bCs/>
                        <w:sz w:val="22"/>
                        <w:szCs w:val="22"/>
                      </w:rPr>
                      <w:t>Effective Leave</w:t>
                    </w:r>
                  </w:ins>
                </w:p>
              </w:tc>
            </w:tr>
            <w:tr w:rsidR="00103E2F" w:rsidRPr="00D2186E" w:rsidTr="001349D4">
              <w:trPr>
                <w:trHeight w:val="422"/>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103E2F" w:rsidRPr="00D2186E" w:rsidRDefault="00103E2F" w:rsidP="001349D4">
                  <w:pPr>
                    <w:jc w:val="center"/>
                    <w:rPr>
                      <w:rFonts w:asciiTheme="minorHAnsi" w:hAnsiTheme="minorHAnsi" w:cs="Times New Roman"/>
                      <w:sz w:val="22"/>
                      <w:szCs w:val="22"/>
                      <w:rPrChange w:id="1985" w:author="aljaykum" w:date="2016-11-08T11:10: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103E2F" w:rsidRPr="00D2186E" w:rsidRDefault="00103E2F" w:rsidP="001349D4">
                  <w:pPr>
                    <w:jc w:val="center"/>
                    <w:rPr>
                      <w:rFonts w:asciiTheme="minorHAnsi" w:hAnsiTheme="minorHAnsi" w:cs="Times New Roman"/>
                      <w:sz w:val="22"/>
                      <w:szCs w:val="22"/>
                      <w:rPrChange w:id="1986" w:author="aljaykum" w:date="2016-11-08T11:10: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103E2F" w:rsidRPr="00D2186E" w:rsidRDefault="00BF6CA6" w:rsidP="001349D4">
                  <w:pPr>
                    <w:jc w:val="center"/>
                    <w:rPr>
                      <w:rFonts w:asciiTheme="minorHAnsi" w:hAnsiTheme="minorHAnsi" w:cs="Times New Roman"/>
                      <w:sz w:val="22"/>
                      <w:szCs w:val="22"/>
                      <w:rPrChange w:id="1987" w:author="aljaykum" w:date="2016-11-08T11:10:00Z">
                        <w:rPr>
                          <w:rFonts w:asciiTheme="minorHAnsi" w:hAnsiTheme="minorHAnsi" w:cs="Times New Roman"/>
                          <w:sz w:val="24"/>
                          <w:szCs w:val="24"/>
                        </w:rPr>
                      </w:rPrChange>
                    </w:rPr>
                  </w:pPr>
                  <w:moveTo w:id="1988" w:author="aljaykum" w:date="2016-11-08T11:09:00Z">
                    <w:del w:id="1989" w:author="aljaykum" w:date="2016-11-08T11:10:00Z">
                      <w:r w:rsidRPr="00BF6CA6">
                        <w:rPr>
                          <w:rFonts w:asciiTheme="minorHAnsi" w:hAnsiTheme="minorHAnsi"/>
                          <w:sz w:val="22"/>
                          <w:szCs w:val="22"/>
                          <w:rPrChange w:id="1990" w:author="aljaykum" w:date="2016-11-08T11:10:00Z">
                            <w:rPr>
                              <w:rFonts w:asciiTheme="minorHAnsi" w:hAnsiTheme="minorHAnsi"/>
                              <w:color w:val="0000FF"/>
                              <w:u w:val="single"/>
                            </w:rPr>
                          </w:rPrChange>
                        </w:rPr>
                        <w:delText>Vacation Leave</w:delText>
                      </w:r>
                    </w:del>
                  </w:moveTo>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103E2F" w:rsidRPr="00D2186E" w:rsidRDefault="00BF6CA6" w:rsidP="001349D4">
                  <w:pPr>
                    <w:jc w:val="center"/>
                    <w:rPr>
                      <w:rFonts w:asciiTheme="minorHAnsi" w:hAnsiTheme="minorHAnsi" w:cs="Times New Roman"/>
                      <w:sz w:val="22"/>
                      <w:szCs w:val="22"/>
                      <w:rPrChange w:id="1991" w:author="aljaykum" w:date="2016-11-08T11:10:00Z">
                        <w:rPr>
                          <w:rFonts w:asciiTheme="minorHAnsi" w:hAnsiTheme="minorHAnsi" w:cs="Times New Roman"/>
                          <w:sz w:val="24"/>
                          <w:szCs w:val="24"/>
                        </w:rPr>
                      </w:rPrChange>
                    </w:rPr>
                  </w:pPr>
                  <w:moveTo w:id="1992" w:author="aljaykum" w:date="2016-11-08T11:09:00Z">
                    <w:r w:rsidRPr="00BF6CA6">
                      <w:rPr>
                        <w:rFonts w:asciiTheme="minorHAnsi" w:hAnsiTheme="minorHAnsi"/>
                        <w:sz w:val="22"/>
                        <w:szCs w:val="22"/>
                        <w:rPrChange w:id="1993" w:author="aljaykum" w:date="2016-11-08T11:10:00Z">
                          <w:rPr>
                            <w:rFonts w:asciiTheme="minorHAnsi" w:hAnsiTheme="minorHAnsi"/>
                            <w:color w:val="0000FF"/>
                            <w:u w:val="single"/>
                          </w:rPr>
                        </w:rPrChange>
                      </w:rPr>
                      <w:t>&lt;&gt; hours(s)</w:t>
                    </w:r>
                  </w:moveTo>
                </w:p>
              </w:tc>
            </w:tr>
          </w:tbl>
          <w:p w:rsidR="00D2186E" w:rsidRDefault="00D2186E" w:rsidP="001349D4">
            <w:pPr>
              <w:rPr>
                <w:ins w:id="1994" w:author="aljaykum" w:date="2016-11-08T11:10:00Z"/>
                <w:rFonts w:asciiTheme="minorHAnsi" w:hAnsiTheme="minorHAnsi"/>
                <w:sz w:val="22"/>
                <w:szCs w:val="22"/>
              </w:rPr>
            </w:pPr>
            <w:ins w:id="1995" w:author="aljaykum" w:date="2016-11-08T11:10:00Z">
              <w:r>
                <w:rPr>
                  <w:rFonts w:asciiTheme="minorHAnsi" w:hAnsiTheme="minorHAnsi"/>
                  <w:sz w:val="22"/>
                  <w:szCs w:val="22"/>
                </w:rPr>
                <w:t>Remarks:</w:t>
              </w:r>
            </w:ins>
          </w:p>
          <w:p w:rsidR="00103E2F" w:rsidRPr="00D2186E" w:rsidRDefault="00BF6CA6" w:rsidP="001349D4">
            <w:pPr>
              <w:rPr>
                <w:rFonts w:asciiTheme="minorHAnsi" w:hAnsiTheme="minorHAnsi"/>
                <w:sz w:val="22"/>
                <w:szCs w:val="22"/>
                <w:rPrChange w:id="1996" w:author="aljaykum" w:date="2016-11-08T11:10:00Z">
                  <w:rPr>
                    <w:rFonts w:asciiTheme="minorHAnsi" w:hAnsiTheme="minorHAnsi"/>
                  </w:rPr>
                </w:rPrChange>
              </w:rPr>
            </w:pPr>
            <w:moveTo w:id="1997" w:author="aljaykum" w:date="2016-11-08T11:09:00Z">
              <w:r w:rsidRPr="00BF6CA6">
                <w:rPr>
                  <w:rFonts w:asciiTheme="minorHAnsi" w:hAnsiTheme="minorHAnsi"/>
                  <w:sz w:val="22"/>
                  <w:szCs w:val="22"/>
                  <w:rPrChange w:id="1998" w:author="aljaykum" w:date="2016-11-08T11:10:00Z">
                    <w:rPr>
                      <w:rFonts w:asciiTheme="minorHAnsi" w:hAnsiTheme="minorHAnsi"/>
                      <w:color w:val="0000FF"/>
                      <w:u w:val="single"/>
                    </w:rPr>
                  </w:rPrChange>
                </w:rPr>
                <w:t xml:space="preserve">Note: </w:t>
              </w:r>
            </w:moveTo>
          </w:p>
          <w:p w:rsidR="00103E2F" w:rsidRPr="00D2186E" w:rsidRDefault="00BF6CA6" w:rsidP="001349D4">
            <w:pPr>
              <w:numPr>
                <w:ilvl w:val="0"/>
                <w:numId w:val="59"/>
              </w:numPr>
              <w:kinsoku/>
              <w:spacing w:before="100" w:beforeAutospacing="1" w:after="100" w:afterAutospacing="1" w:line="240" w:lineRule="auto"/>
              <w:rPr>
                <w:rFonts w:asciiTheme="minorHAnsi" w:hAnsiTheme="minorHAnsi"/>
                <w:sz w:val="22"/>
                <w:szCs w:val="22"/>
                <w:rPrChange w:id="1999" w:author="aljaykum" w:date="2016-11-08T11:10:00Z">
                  <w:rPr>
                    <w:rFonts w:asciiTheme="minorHAnsi" w:hAnsiTheme="minorHAnsi"/>
                  </w:rPr>
                </w:rPrChange>
              </w:rPr>
            </w:pPr>
            <w:moveTo w:id="2000" w:author="aljaykum" w:date="2016-11-08T11:09:00Z">
              <w:r w:rsidRPr="00BF6CA6">
                <w:rPr>
                  <w:rFonts w:asciiTheme="minorHAnsi" w:hAnsiTheme="minorHAnsi"/>
                  <w:sz w:val="22"/>
                  <w:szCs w:val="22"/>
                  <w:rPrChange w:id="2001" w:author="aljaykum" w:date="2016-11-08T11:10:00Z">
                    <w:rPr>
                      <w:rFonts w:asciiTheme="minorHAnsi" w:hAnsiTheme="minorHAnsi"/>
                      <w:color w:val="0000FF"/>
                      <w:u w:val="single"/>
                    </w:rPr>
                  </w:rPrChange>
                </w:rPr>
                <w:t xml:space="preserve">Please login to </w:t>
              </w:r>
              <w:r w:rsidRPr="00BF6CA6">
                <w:rPr>
                  <w:rFonts w:asciiTheme="minorHAnsi" w:hAnsiTheme="minorHAnsi"/>
                  <w:sz w:val="22"/>
                  <w:szCs w:val="22"/>
                  <w:rPrChange w:id="2002" w:author="aljaykum" w:date="2016-11-08T11:10:00Z">
                    <w:rPr>
                      <w:color w:val="0000FF"/>
                      <w:u w:val="single"/>
                    </w:rPr>
                  </w:rPrChange>
                </w:rPr>
                <w:fldChar w:fldCharType="begin"/>
              </w:r>
              <w:r w:rsidRPr="00BF6CA6">
                <w:rPr>
                  <w:rFonts w:asciiTheme="minorHAnsi" w:hAnsiTheme="minorHAnsi"/>
                  <w:sz w:val="22"/>
                  <w:szCs w:val="22"/>
                  <w:rPrChange w:id="2003" w:author="aljaykum" w:date="2016-11-08T11:10:00Z">
                    <w:rPr>
                      <w:color w:val="0000FF"/>
                      <w:u w:val="single"/>
                    </w:rPr>
                  </w:rPrChange>
                </w:rPr>
                <w:instrText>HYPERLINK "https://lms.fs.capgemini.com"</w:instrText>
              </w:r>
              <w:r w:rsidRPr="00BF6CA6">
                <w:rPr>
                  <w:rFonts w:asciiTheme="minorHAnsi" w:hAnsiTheme="minorHAnsi"/>
                  <w:sz w:val="22"/>
                  <w:szCs w:val="22"/>
                  <w:rPrChange w:id="2004" w:author="aljaykum" w:date="2016-11-08T11:10:00Z">
                    <w:rPr>
                      <w:color w:val="0000FF"/>
                      <w:u w:val="single"/>
                    </w:rPr>
                  </w:rPrChange>
                </w:rPr>
                <w:fldChar w:fldCharType="separate"/>
              </w:r>
              <w:r w:rsidRPr="00BF6CA6">
                <w:rPr>
                  <w:rStyle w:val="Hyperlink"/>
                  <w:rFonts w:asciiTheme="minorHAnsi" w:hAnsiTheme="minorHAnsi"/>
                  <w:sz w:val="22"/>
                  <w:szCs w:val="22"/>
                  <w:rPrChange w:id="2005" w:author="aljaykum" w:date="2016-11-08T11:10:00Z">
                    <w:rPr>
                      <w:rStyle w:val="Hyperlink"/>
                      <w:rFonts w:asciiTheme="minorHAnsi" w:hAnsiTheme="minorHAnsi"/>
                    </w:rPr>
                  </w:rPrChange>
                </w:rPr>
                <w:t>&lt;new LMS URL&gt;</w:t>
              </w:r>
              <w:r w:rsidRPr="00BF6CA6">
                <w:rPr>
                  <w:rFonts w:asciiTheme="minorHAnsi" w:hAnsiTheme="minorHAnsi"/>
                  <w:sz w:val="22"/>
                  <w:szCs w:val="22"/>
                  <w:rPrChange w:id="2006" w:author="aljaykum" w:date="2016-11-08T11:10:00Z">
                    <w:rPr>
                      <w:color w:val="0000FF"/>
                      <w:u w:val="single"/>
                    </w:rPr>
                  </w:rPrChange>
                </w:rPr>
                <w:fldChar w:fldCharType="end"/>
              </w:r>
              <w:r w:rsidRPr="00BF6CA6">
                <w:rPr>
                  <w:rFonts w:asciiTheme="minorHAnsi" w:hAnsiTheme="minorHAnsi"/>
                  <w:sz w:val="22"/>
                  <w:szCs w:val="22"/>
                  <w:rPrChange w:id="2007" w:author="aljaykum" w:date="2016-11-08T11:10:00Z">
                    <w:rPr>
                      <w:rFonts w:asciiTheme="minorHAnsi" w:hAnsiTheme="minorHAnsi"/>
                      <w:color w:val="0000FF"/>
                      <w:u w:val="single"/>
                    </w:rPr>
                  </w:rPrChange>
                </w:rPr>
                <w:t xml:space="preserve"> to access LMS application </w:t>
              </w:r>
            </w:moveTo>
          </w:p>
          <w:p w:rsidR="00103E2F" w:rsidRPr="00D2186E" w:rsidRDefault="00BF6CA6" w:rsidP="001349D4">
            <w:pPr>
              <w:numPr>
                <w:ilvl w:val="0"/>
                <w:numId w:val="59"/>
              </w:numPr>
              <w:kinsoku/>
              <w:spacing w:before="100" w:beforeAutospacing="1" w:after="100" w:afterAutospacing="1" w:line="240" w:lineRule="auto"/>
              <w:rPr>
                <w:rFonts w:asciiTheme="minorHAnsi" w:hAnsiTheme="minorHAnsi"/>
                <w:sz w:val="22"/>
                <w:szCs w:val="22"/>
                <w:rPrChange w:id="2008" w:author="aljaykum" w:date="2016-11-08T11:10:00Z">
                  <w:rPr>
                    <w:rFonts w:asciiTheme="minorHAnsi" w:hAnsiTheme="minorHAnsi"/>
                  </w:rPr>
                </w:rPrChange>
              </w:rPr>
            </w:pPr>
            <w:moveTo w:id="2009" w:author="aljaykum" w:date="2016-11-08T11:09:00Z">
              <w:r w:rsidRPr="00BF6CA6">
                <w:rPr>
                  <w:rFonts w:asciiTheme="minorHAnsi" w:hAnsiTheme="minorHAnsi"/>
                  <w:sz w:val="22"/>
                  <w:szCs w:val="22"/>
                  <w:rPrChange w:id="2010" w:author="aljaykum" w:date="2016-11-08T11:10: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011" w:author="aljaykum" w:date="2016-11-08T11:10:00Z">
                    <w:rPr>
                      <w:color w:val="0000FF"/>
                      <w:u w:val="single"/>
                    </w:rPr>
                  </w:rPrChange>
                </w:rPr>
                <w:fldChar w:fldCharType="begin"/>
              </w:r>
              <w:r w:rsidRPr="00BF6CA6">
                <w:rPr>
                  <w:rFonts w:asciiTheme="minorHAnsi" w:hAnsiTheme="minorHAnsi"/>
                  <w:sz w:val="22"/>
                  <w:szCs w:val="22"/>
                  <w:rPrChange w:id="2012" w:author="aljaykum" w:date="2016-11-08T11:10: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013" w:author="aljaykum" w:date="2016-11-08T11:10:00Z">
                    <w:rPr>
                      <w:color w:val="0000FF"/>
                      <w:u w:val="single"/>
                    </w:rPr>
                  </w:rPrChange>
                </w:rPr>
                <w:fldChar w:fldCharType="separate"/>
              </w:r>
              <w:r w:rsidRPr="00BF6CA6">
                <w:rPr>
                  <w:rStyle w:val="Hyperlink"/>
                  <w:rFonts w:asciiTheme="minorHAnsi" w:hAnsiTheme="minorHAnsi"/>
                  <w:sz w:val="22"/>
                  <w:szCs w:val="22"/>
                  <w:rPrChange w:id="2014" w:author="aljaykum" w:date="2016-11-08T11:10:00Z">
                    <w:rPr>
                      <w:rStyle w:val="Hyperlink"/>
                      <w:rFonts w:asciiTheme="minorHAnsi" w:hAnsiTheme="minorHAnsi"/>
                    </w:rPr>
                  </w:rPrChange>
                </w:rPr>
                <w:t>FS SBU Service desk portal</w:t>
              </w:r>
              <w:r w:rsidRPr="00BF6CA6">
                <w:rPr>
                  <w:rFonts w:asciiTheme="minorHAnsi" w:hAnsiTheme="minorHAnsi"/>
                  <w:sz w:val="22"/>
                  <w:szCs w:val="22"/>
                  <w:rPrChange w:id="2015" w:author="aljaykum" w:date="2016-11-08T11:10:00Z">
                    <w:rPr>
                      <w:color w:val="0000FF"/>
                      <w:u w:val="single"/>
                    </w:rPr>
                  </w:rPrChange>
                </w:rPr>
                <w:fldChar w:fldCharType="end"/>
              </w:r>
              <w:r w:rsidRPr="00BF6CA6">
                <w:rPr>
                  <w:rFonts w:asciiTheme="minorHAnsi" w:hAnsiTheme="minorHAnsi"/>
                  <w:sz w:val="22"/>
                  <w:szCs w:val="22"/>
                  <w:rPrChange w:id="2016" w:author="aljaykum" w:date="2016-11-08T11:10:00Z">
                    <w:rPr>
                      <w:rFonts w:asciiTheme="minorHAnsi" w:hAnsiTheme="minorHAnsi"/>
                      <w:color w:val="0000FF"/>
                      <w:u w:val="single"/>
                    </w:rPr>
                  </w:rPrChange>
                </w:rPr>
                <w:t xml:space="preserve"> (Employee Management &gt;&gt; Leave Management System). </w:t>
              </w:r>
            </w:moveTo>
          </w:p>
          <w:p w:rsidR="00103E2F" w:rsidRPr="00D2186E" w:rsidRDefault="00BF6CA6" w:rsidP="001349D4">
            <w:pPr>
              <w:rPr>
                <w:rFonts w:asciiTheme="minorHAnsi" w:hAnsiTheme="minorHAnsi"/>
                <w:sz w:val="22"/>
                <w:szCs w:val="22"/>
                <w:rPrChange w:id="2017" w:author="aljaykum" w:date="2016-11-08T11:10:00Z">
                  <w:rPr>
                    <w:rFonts w:asciiTheme="minorHAnsi" w:hAnsiTheme="minorHAnsi"/>
                    <w:sz w:val="24"/>
                    <w:szCs w:val="24"/>
                  </w:rPr>
                </w:rPrChange>
              </w:rPr>
            </w:pPr>
            <w:moveTo w:id="2018" w:author="aljaykum" w:date="2016-11-08T11:09:00Z">
              <w:r w:rsidRPr="00BF6CA6">
                <w:rPr>
                  <w:rFonts w:asciiTheme="minorHAnsi" w:hAnsiTheme="minorHAnsi"/>
                  <w:sz w:val="22"/>
                  <w:szCs w:val="22"/>
                  <w:rPrChange w:id="2019" w:author="aljaykum" w:date="2016-11-08T11:10:00Z">
                    <w:rPr>
                      <w:rFonts w:asciiTheme="minorHAnsi" w:hAnsiTheme="minorHAnsi"/>
                      <w:color w:val="0000FF"/>
                      <w:u w:val="single"/>
                    </w:rPr>
                  </w:rPrChange>
                </w:rPr>
                <w:br/>
                <w:t>Regards,</w:t>
              </w:r>
              <w:r w:rsidRPr="00BF6CA6">
                <w:rPr>
                  <w:rFonts w:asciiTheme="minorHAnsi" w:hAnsiTheme="minorHAnsi"/>
                  <w:sz w:val="22"/>
                  <w:szCs w:val="22"/>
                  <w:rPrChange w:id="2020" w:author="aljaykum" w:date="2016-11-08T11:10:00Z">
                    <w:rPr>
                      <w:rFonts w:asciiTheme="minorHAnsi" w:hAnsiTheme="minorHAnsi"/>
                      <w:color w:val="0000FF"/>
                      <w:u w:val="single"/>
                    </w:rPr>
                  </w:rPrChange>
                </w:rPr>
                <w:br/>
                <w:t xml:space="preserve">Employee Name(ID) </w:t>
              </w:r>
            </w:moveTo>
          </w:p>
        </w:tc>
      </w:tr>
    </w:tbl>
    <w:p w:rsidR="00103E2F" w:rsidRPr="008E6B5A" w:rsidRDefault="00103E2F" w:rsidP="00103E2F">
      <w:pPr>
        <w:pStyle w:val="Num1"/>
        <w:rPr>
          <w:rFonts w:asciiTheme="minorHAnsi" w:hAnsiTheme="minorHAnsi"/>
          <w:sz w:val="22"/>
          <w:szCs w:val="22"/>
        </w:rPr>
      </w:pPr>
    </w:p>
    <w:moveToRangeEnd w:id="1933"/>
    <w:p w:rsidR="00BF6CA6" w:rsidRDefault="00BF6CA6">
      <w:pPr>
        <w:pStyle w:val="Num1"/>
        <w:spacing w:before="0"/>
        <w:rPr>
          <w:rFonts w:asciiTheme="minorHAnsi" w:hAnsiTheme="minorHAnsi"/>
          <w:sz w:val="22"/>
          <w:szCs w:val="22"/>
        </w:rPr>
        <w:pPrChange w:id="2021" w:author="aljaykum" w:date="2016-11-08T11:10:00Z">
          <w:pPr>
            <w:pStyle w:val="Num1"/>
            <w:numPr>
              <w:ilvl w:val="1"/>
              <w:numId w:val="40"/>
            </w:numPr>
            <w:spacing w:before="0"/>
            <w:ind w:left="1440" w:hanging="360"/>
          </w:pPr>
        </w:pPrChange>
      </w:pPr>
    </w:p>
    <w:p w:rsidR="00431246" w:rsidRPr="008E6B5A" w:rsidRDefault="00AA5576" w:rsidP="004920F6">
      <w:pPr>
        <w:pStyle w:val="Heading3"/>
        <w:numPr>
          <w:ilvl w:val="0"/>
          <w:numId w:val="0"/>
        </w:numPr>
        <w:ind w:left="936" w:hanging="936"/>
        <w:rPr>
          <w:rStyle w:val="IntenseReference"/>
          <w:rFonts w:asciiTheme="minorHAnsi" w:hAnsiTheme="minorHAnsi"/>
        </w:rPr>
      </w:pPr>
      <w:bookmarkStart w:id="2022" w:name="_Toc463518005"/>
      <w:r w:rsidRPr="00AA5576">
        <w:rPr>
          <w:rStyle w:val="IntenseReference"/>
          <w:rFonts w:asciiTheme="minorHAnsi" w:hAnsiTheme="minorHAnsi"/>
        </w:rPr>
        <w:lastRenderedPageBreak/>
        <w:t>Leave Management &gt;&gt; View/Cancel Leave</w:t>
      </w:r>
      <w:bookmarkEnd w:id="2022"/>
    </w:p>
    <w:p w:rsidR="004920F6" w:rsidRPr="008E6B5A" w:rsidRDefault="00783519" w:rsidP="004920F6">
      <w:pPr>
        <w:pStyle w:val="Num1"/>
        <w:spacing w:before="0"/>
        <w:rPr>
          <w:rFonts w:asciiTheme="minorHAnsi" w:hAnsiTheme="minorHAnsi"/>
        </w:rPr>
      </w:pPr>
      <w:r>
        <w:rPr>
          <w:rFonts w:asciiTheme="minorHAnsi" w:hAnsiTheme="minorHAnsi"/>
          <w:noProof/>
          <w:lang w:val="en-US"/>
        </w:rPr>
        <w:drawing>
          <wp:inline distT="0" distB="0" distL="0" distR="0">
            <wp:extent cx="5505450" cy="39052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505450" cy="3905250"/>
                    </a:xfrm>
                    <a:prstGeom prst="rect">
                      <a:avLst/>
                    </a:prstGeom>
                    <a:noFill/>
                    <a:ln w="9525">
                      <a:solidFill>
                        <a:schemeClr val="accent1"/>
                      </a:solidFill>
                      <a:miter lim="800000"/>
                      <a:headEnd/>
                      <a:tailEnd/>
                    </a:ln>
                  </pic:spPr>
                </pic:pic>
              </a:graphicData>
            </a:graphic>
          </wp:inline>
        </w:drawing>
      </w:r>
    </w:p>
    <w:p w:rsidR="001957CF" w:rsidRPr="008E6B5A" w:rsidRDefault="001957CF" w:rsidP="004920F6">
      <w:pPr>
        <w:pStyle w:val="Num1"/>
        <w:spacing w:before="0"/>
        <w:rPr>
          <w:rFonts w:asciiTheme="minorHAnsi" w:hAnsiTheme="minorHAnsi"/>
        </w:rPr>
      </w:pPr>
    </w:p>
    <w:p w:rsidR="001957CF" w:rsidRPr="008E6B5A" w:rsidRDefault="00783519" w:rsidP="004920F6">
      <w:pPr>
        <w:pStyle w:val="Num1"/>
        <w:spacing w:before="0"/>
        <w:rPr>
          <w:rFonts w:asciiTheme="minorHAnsi" w:hAnsiTheme="minorHAnsi"/>
        </w:rPr>
      </w:pPr>
      <w:r>
        <w:rPr>
          <w:rFonts w:asciiTheme="minorHAnsi" w:hAnsiTheme="minorHAnsi"/>
          <w:noProof/>
          <w:lang w:val="en-US"/>
        </w:rPr>
        <w:drawing>
          <wp:inline distT="0" distB="0" distL="0" distR="0">
            <wp:extent cx="5505450" cy="3381375"/>
            <wp:effectExtent l="19050" t="19050" r="19050"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5505450" cy="3381375"/>
                    </a:xfrm>
                    <a:prstGeom prst="rect">
                      <a:avLst/>
                    </a:prstGeom>
                    <a:noFill/>
                    <a:ln w="9525">
                      <a:solidFill>
                        <a:schemeClr val="accent1"/>
                      </a:solidFill>
                      <a:miter lim="800000"/>
                      <a:headEnd/>
                      <a:tailEnd/>
                    </a:ln>
                  </pic:spPr>
                </pic:pic>
              </a:graphicData>
            </a:graphic>
          </wp:inline>
        </w:drawing>
      </w:r>
    </w:p>
    <w:p w:rsidR="004920F6" w:rsidRPr="008E6B5A" w:rsidRDefault="00AA5576" w:rsidP="006913E0">
      <w:pPr>
        <w:pStyle w:val="Num1"/>
        <w:numPr>
          <w:ilvl w:val="0"/>
          <w:numId w:val="17"/>
        </w:numPr>
        <w:spacing w:before="0"/>
        <w:rPr>
          <w:rFonts w:asciiTheme="minorHAnsi" w:hAnsiTheme="minorHAnsi"/>
          <w:sz w:val="22"/>
          <w:szCs w:val="22"/>
        </w:rPr>
      </w:pPr>
      <w:r w:rsidRPr="00AA5576">
        <w:rPr>
          <w:rFonts w:asciiTheme="minorHAnsi" w:hAnsiTheme="minorHAnsi"/>
          <w:sz w:val="22"/>
          <w:szCs w:val="22"/>
        </w:rPr>
        <w:t>The View / Cancel Leave form would enable employee / supervisor / HR to view employee leave summary to cancel a particular leave request.</w:t>
      </w:r>
    </w:p>
    <w:p w:rsidR="004920F6" w:rsidRPr="008E6B5A" w:rsidRDefault="00AA5576" w:rsidP="006913E0">
      <w:pPr>
        <w:pStyle w:val="Num1"/>
        <w:numPr>
          <w:ilvl w:val="0"/>
          <w:numId w:val="17"/>
        </w:numPr>
        <w:spacing w:before="0"/>
        <w:rPr>
          <w:rFonts w:asciiTheme="minorHAnsi" w:hAnsiTheme="minorHAnsi"/>
          <w:sz w:val="22"/>
          <w:szCs w:val="22"/>
        </w:rPr>
      </w:pPr>
      <w:r w:rsidRPr="00AA5576">
        <w:rPr>
          <w:rFonts w:asciiTheme="minorHAnsi" w:hAnsiTheme="minorHAnsi"/>
          <w:sz w:val="22"/>
          <w:szCs w:val="22"/>
        </w:rPr>
        <w:t>Following details would be available on the screen</w:t>
      </w:r>
    </w:p>
    <w:p w:rsidR="00CD5D22" w:rsidRPr="008E6B5A" w:rsidRDefault="00AA5576" w:rsidP="006913E0">
      <w:pPr>
        <w:pStyle w:val="Num1"/>
        <w:numPr>
          <w:ilvl w:val="1"/>
          <w:numId w:val="17"/>
        </w:numPr>
        <w:rPr>
          <w:rFonts w:asciiTheme="minorHAnsi" w:hAnsiTheme="minorHAnsi"/>
          <w:sz w:val="22"/>
          <w:szCs w:val="22"/>
        </w:rPr>
      </w:pPr>
      <w:bookmarkStart w:id="2023" w:name="_Toc361045934"/>
      <w:r w:rsidRPr="00AA5576">
        <w:rPr>
          <w:rFonts w:asciiTheme="minorHAnsi" w:hAnsiTheme="minorHAnsi"/>
          <w:sz w:val="22"/>
          <w:szCs w:val="22"/>
        </w:rPr>
        <w:t xml:space="preserve">View as HR Admin </w:t>
      </w:r>
      <w:r w:rsidRPr="00AA5576">
        <w:rPr>
          <w:rFonts w:asciiTheme="minorHAnsi" w:hAnsiTheme="minorHAnsi"/>
          <w:sz w:val="22"/>
          <w:szCs w:val="22"/>
        </w:rPr>
        <w:sym w:font="Wingdings" w:char="F0E0"/>
      </w:r>
      <w:r w:rsidRPr="00AA5576">
        <w:rPr>
          <w:rFonts w:asciiTheme="minorHAnsi" w:hAnsiTheme="minorHAnsi"/>
          <w:sz w:val="22"/>
          <w:szCs w:val="22"/>
        </w:rPr>
        <w:t xml:space="preserve"> Check box control</w:t>
      </w:r>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lastRenderedPageBreak/>
        <w:t xml:space="preserve">This would be visible or available only if the logged in employee is having an role as </w:t>
      </w:r>
      <w:r w:rsidR="00BF6CA6" w:rsidRPr="00BF6CA6">
        <w:rPr>
          <w:rFonts w:asciiTheme="minorHAnsi" w:hAnsiTheme="minorHAnsi"/>
          <w:sz w:val="22"/>
          <w:szCs w:val="22"/>
          <w:rPrChange w:id="2024" w:author="aljaykum" w:date="2016-11-08T11:11:00Z">
            <w:rPr>
              <w:rFonts w:asciiTheme="minorHAnsi" w:hAnsiTheme="minorHAnsi"/>
              <w:color w:val="0000FF"/>
              <w:sz w:val="22"/>
              <w:szCs w:val="22"/>
              <w:u w:val="single"/>
            </w:rPr>
          </w:rPrChange>
        </w:rPr>
        <w:t>‘US HR Admin’</w:t>
      </w:r>
      <w:del w:id="2025" w:author="aljaykum" w:date="2016-11-08T11:11:00Z">
        <w:r w:rsidRPr="00AA5576" w:rsidDel="00D2186E">
          <w:rPr>
            <w:rFonts w:asciiTheme="minorHAnsi" w:hAnsiTheme="minorHAnsi"/>
            <w:sz w:val="22"/>
            <w:szCs w:val="22"/>
          </w:rPr>
          <w:sym w:font="Wingdings" w:char="F0E0"/>
        </w:r>
        <w:r w:rsidRPr="00AA5576" w:rsidDel="00D2186E">
          <w:rPr>
            <w:rFonts w:asciiTheme="minorHAnsi" w:hAnsiTheme="minorHAnsi"/>
            <w:sz w:val="22"/>
            <w:szCs w:val="22"/>
          </w:rPr>
          <w:delText>Confirm on the roles</w:delText>
        </w:r>
      </w:del>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When the control is checked the Employee Name field would be an auto extender control, which would allow searching all active FS US location employees.</w:t>
      </w:r>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Through this feature US Admin would be able to apply leave on behalf of an employee.</w:t>
      </w:r>
    </w:p>
    <w:p w:rsidR="0055302C" w:rsidRPr="008E6B5A" w:rsidRDefault="00AA5576" w:rsidP="0055302C">
      <w:pPr>
        <w:pStyle w:val="Num1"/>
        <w:numPr>
          <w:ilvl w:val="1"/>
          <w:numId w:val="17"/>
        </w:numPr>
        <w:rPr>
          <w:rFonts w:asciiTheme="minorHAnsi" w:hAnsiTheme="minorHAnsi"/>
          <w:sz w:val="22"/>
          <w:szCs w:val="22"/>
        </w:rPr>
      </w:pPr>
      <w:r w:rsidRPr="00AA5576">
        <w:rPr>
          <w:rFonts w:asciiTheme="minorHAnsi" w:hAnsiTheme="minorHAnsi"/>
          <w:sz w:val="22"/>
          <w:szCs w:val="22"/>
        </w:rPr>
        <w:t xml:space="preserve">View Indirect Reports </w:t>
      </w:r>
      <w:r w:rsidRPr="00AA5576">
        <w:rPr>
          <w:rFonts w:asciiTheme="minorHAnsi" w:hAnsiTheme="minorHAnsi"/>
          <w:sz w:val="22"/>
          <w:szCs w:val="22"/>
        </w:rPr>
        <w:sym w:font="Wingdings" w:char="F0E0"/>
      </w:r>
      <w:r w:rsidRPr="00AA5576">
        <w:rPr>
          <w:rFonts w:asciiTheme="minorHAnsi" w:hAnsiTheme="minorHAnsi"/>
          <w:sz w:val="22"/>
          <w:szCs w:val="22"/>
        </w:rPr>
        <w:t xml:space="preserve"> Check box control</w:t>
      </w:r>
    </w:p>
    <w:p w:rsidR="0055302C" w:rsidRPr="008E6B5A" w:rsidRDefault="00AA5576" w:rsidP="0055302C">
      <w:pPr>
        <w:pStyle w:val="Num1"/>
        <w:numPr>
          <w:ilvl w:val="2"/>
          <w:numId w:val="17"/>
        </w:numPr>
        <w:rPr>
          <w:rFonts w:asciiTheme="minorHAnsi" w:hAnsiTheme="minorHAnsi"/>
          <w:sz w:val="22"/>
          <w:szCs w:val="22"/>
        </w:rPr>
      </w:pPr>
      <w:r w:rsidRPr="00AA5576">
        <w:rPr>
          <w:rFonts w:asciiTheme="minorHAnsi" w:hAnsiTheme="minorHAnsi"/>
          <w:sz w:val="22"/>
          <w:szCs w:val="22"/>
        </w:rPr>
        <w:t xml:space="preserve">This would be visible or available only if the logged in employee is having </w:t>
      </w:r>
      <w:ins w:id="2026" w:author="aljaykum" w:date="2016-11-08T11:11:00Z">
        <w:r w:rsidR="00D2186E">
          <w:rPr>
            <w:rFonts w:asciiTheme="minorHAnsi" w:hAnsiTheme="minorHAnsi"/>
            <w:sz w:val="22"/>
            <w:szCs w:val="22"/>
          </w:rPr>
          <w:t>in</w:t>
        </w:r>
      </w:ins>
      <w:r w:rsidRPr="00AA5576">
        <w:rPr>
          <w:rFonts w:asciiTheme="minorHAnsi" w:hAnsiTheme="minorHAnsi"/>
          <w:sz w:val="22"/>
          <w:szCs w:val="22"/>
        </w:rPr>
        <w:t>direct reportees</w:t>
      </w:r>
    </w:p>
    <w:p w:rsidR="0055302C" w:rsidRPr="008E6B5A" w:rsidRDefault="00AA5576" w:rsidP="0055302C">
      <w:pPr>
        <w:pStyle w:val="Num1"/>
        <w:numPr>
          <w:ilvl w:val="2"/>
          <w:numId w:val="17"/>
        </w:numPr>
        <w:rPr>
          <w:rFonts w:asciiTheme="minorHAnsi" w:hAnsiTheme="minorHAnsi"/>
          <w:sz w:val="22"/>
          <w:szCs w:val="22"/>
        </w:rPr>
      </w:pPr>
      <w:r w:rsidRPr="00AA5576">
        <w:rPr>
          <w:rFonts w:asciiTheme="minorHAnsi" w:hAnsiTheme="minorHAnsi"/>
          <w:sz w:val="22"/>
          <w:szCs w:val="22"/>
        </w:rPr>
        <w:t>When the control is checked the Employee Name dropdown would have names of the logged in employees indirect reports (reportees of reportee).</w:t>
      </w:r>
    </w:p>
    <w:p w:rsidR="0055302C" w:rsidRPr="008E6B5A" w:rsidRDefault="00AA5576" w:rsidP="0055302C">
      <w:pPr>
        <w:pStyle w:val="Num1"/>
        <w:numPr>
          <w:ilvl w:val="2"/>
          <w:numId w:val="17"/>
        </w:numPr>
        <w:rPr>
          <w:rFonts w:asciiTheme="minorHAnsi" w:hAnsiTheme="minorHAnsi"/>
          <w:sz w:val="22"/>
          <w:szCs w:val="22"/>
        </w:rPr>
      </w:pPr>
      <w:r w:rsidRPr="00AA5576">
        <w:rPr>
          <w:rFonts w:asciiTheme="minorHAnsi" w:hAnsiTheme="minorHAnsi"/>
          <w:sz w:val="22"/>
          <w:szCs w:val="22"/>
        </w:rPr>
        <w:t xml:space="preserve">Through this feature Employee </w:t>
      </w:r>
      <w:del w:id="2027" w:author="aljaykum" w:date="2016-11-08T11:12:00Z">
        <w:r w:rsidRPr="00AA5576" w:rsidDel="00D2186E">
          <w:rPr>
            <w:rFonts w:asciiTheme="minorHAnsi" w:hAnsiTheme="minorHAnsi"/>
            <w:sz w:val="22"/>
            <w:szCs w:val="22"/>
          </w:rPr>
          <w:delText>supervisors</w:delText>
        </w:r>
      </w:del>
      <w:ins w:id="2028" w:author="aljaykum" w:date="2016-11-08T11:12:00Z">
        <w:r w:rsidR="00D2186E" w:rsidRPr="00AA5576">
          <w:rPr>
            <w:rFonts w:asciiTheme="minorHAnsi" w:hAnsiTheme="minorHAnsi"/>
            <w:sz w:val="22"/>
            <w:szCs w:val="22"/>
          </w:rPr>
          <w:t>supervisor’s</w:t>
        </w:r>
      </w:ins>
      <w:r w:rsidRPr="00AA5576">
        <w:rPr>
          <w:rFonts w:asciiTheme="minorHAnsi" w:hAnsiTheme="minorHAnsi"/>
          <w:sz w:val="22"/>
          <w:szCs w:val="22"/>
        </w:rPr>
        <w:t xml:space="preserve"> supervisor would be able to view/cancel leave on behalf of an employee.</w:t>
      </w:r>
    </w:p>
    <w:p w:rsidR="00CD5D22" w:rsidRPr="008E6B5A" w:rsidRDefault="00AA5576" w:rsidP="006913E0">
      <w:pPr>
        <w:pStyle w:val="Num1"/>
        <w:numPr>
          <w:ilvl w:val="1"/>
          <w:numId w:val="17"/>
        </w:numPr>
        <w:rPr>
          <w:rFonts w:asciiTheme="minorHAnsi" w:hAnsiTheme="minorHAnsi"/>
          <w:sz w:val="22"/>
          <w:szCs w:val="22"/>
        </w:rPr>
      </w:pPr>
      <w:r w:rsidRPr="00AA5576">
        <w:rPr>
          <w:rFonts w:asciiTheme="minorHAnsi" w:hAnsiTheme="minorHAnsi"/>
          <w:sz w:val="22"/>
          <w:szCs w:val="22"/>
        </w:rPr>
        <w:t xml:space="preserve">Employee Name </w:t>
      </w:r>
      <w:r w:rsidRPr="00AA5576">
        <w:rPr>
          <w:rFonts w:asciiTheme="minorHAnsi" w:hAnsiTheme="minorHAnsi"/>
          <w:sz w:val="22"/>
          <w:szCs w:val="22"/>
        </w:rPr>
        <w:sym w:font="Wingdings" w:char="F0E0"/>
      </w:r>
      <w:r w:rsidRPr="00AA5576">
        <w:rPr>
          <w:rFonts w:asciiTheme="minorHAnsi" w:hAnsiTheme="minorHAnsi"/>
          <w:sz w:val="22"/>
          <w:szCs w:val="22"/>
        </w:rPr>
        <w:t xml:space="preserve"> Mandatory dropdown control</w:t>
      </w:r>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The dropdown would have by default the Employee Name (ID) selected.</w:t>
      </w:r>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The list would be the logged in employees direct reportees.</w:t>
      </w:r>
    </w:p>
    <w:p w:rsidR="00CD5D22"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 xml:space="preserve">When the View as HR Admin is checked the Employee </w:t>
      </w:r>
      <w:del w:id="2029" w:author="aljaykum" w:date="2016-11-08T11:12:00Z">
        <w:r w:rsidRPr="00AA5576" w:rsidDel="00D2186E">
          <w:rPr>
            <w:rFonts w:asciiTheme="minorHAnsi" w:hAnsiTheme="minorHAnsi"/>
            <w:sz w:val="22"/>
            <w:szCs w:val="22"/>
          </w:rPr>
          <w:delText>Name  field</w:delText>
        </w:r>
      </w:del>
      <w:ins w:id="2030" w:author="aljaykum" w:date="2016-11-08T11:12:00Z">
        <w:r w:rsidR="00D2186E" w:rsidRPr="00AA5576">
          <w:rPr>
            <w:rFonts w:asciiTheme="minorHAnsi" w:hAnsiTheme="minorHAnsi"/>
            <w:sz w:val="22"/>
            <w:szCs w:val="22"/>
          </w:rPr>
          <w:t>Name field</w:t>
        </w:r>
      </w:ins>
      <w:r w:rsidRPr="00AA5576">
        <w:rPr>
          <w:rFonts w:asciiTheme="minorHAnsi" w:hAnsiTheme="minorHAnsi"/>
          <w:sz w:val="22"/>
          <w:szCs w:val="22"/>
        </w:rPr>
        <w:t xml:space="preserve"> would be an auto extender, which would allow searching all active FS US location employees.</w:t>
      </w:r>
    </w:p>
    <w:p w:rsidR="00CD5D22" w:rsidRPr="008E6B5A" w:rsidRDefault="00AA5576" w:rsidP="006913E0">
      <w:pPr>
        <w:pStyle w:val="Num1"/>
        <w:numPr>
          <w:ilvl w:val="1"/>
          <w:numId w:val="17"/>
        </w:numPr>
        <w:rPr>
          <w:rFonts w:asciiTheme="minorHAnsi" w:hAnsiTheme="minorHAnsi"/>
          <w:sz w:val="22"/>
          <w:szCs w:val="22"/>
        </w:rPr>
      </w:pPr>
      <w:r w:rsidRPr="00AA5576">
        <w:rPr>
          <w:rFonts w:asciiTheme="minorHAnsi" w:hAnsiTheme="minorHAnsi"/>
          <w:sz w:val="22"/>
          <w:szCs w:val="22"/>
        </w:rPr>
        <w:t xml:space="preserve">Year </w:t>
      </w:r>
      <w:r w:rsidRPr="00AA5576">
        <w:rPr>
          <w:rFonts w:asciiTheme="minorHAnsi" w:hAnsiTheme="minorHAnsi"/>
          <w:sz w:val="22"/>
          <w:szCs w:val="22"/>
        </w:rPr>
        <w:sym w:font="Wingdings" w:char="F0E0"/>
      </w:r>
      <w:r w:rsidRPr="00AA5576">
        <w:rPr>
          <w:rFonts w:asciiTheme="minorHAnsi" w:hAnsiTheme="minorHAnsi"/>
          <w:sz w:val="22"/>
          <w:szCs w:val="22"/>
        </w:rPr>
        <w:t xml:space="preserve"> dropdown control</w:t>
      </w:r>
    </w:p>
    <w:p w:rsidR="00CD5D22" w:rsidRPr="008E6B5A" w:rsidRDefault="00AA5576" w:rsidP="006913E0">
      <w:pPr>
        <w:pStyle w:val="Num1"/>
        <w:numPr>
          <w:ilvl w:val="2"/>
          <w:numId w:val="17"/>
        </w:numPr>
        <w:rPr>
          <w:rFonts w:asciiTheme="minorHAnsi" w:hAnsiTheme="minorHAnsi"/>
          <w:sz w:val="22"/>
          <w:szCs w:val="22"/>
          <w:highlight w:val="yellow"/>
        </w:rPr>
      </w:pPr>
      <w:r w:rsidRPr="00AA5576">
        <w:rPr>
          <w:rFonts w:asciiTheme="minorHAnsi" w:hAnsiTheme="minorHAnsi"/>
          <w:sz w:val="22"/>
          <w:szCs w:val="22"/>
          <w:highlight w:val="yellow"/>
        </w:rPr>
        <w:t>The list would contain the years [current year</w:t>
      </w:r>
      <w:del w:id="2031" w:author="aljaykum" w:date="2016-11-08T11:12:00Z">
        <w:r w:rsidRPr="00AA5576" w:rsidDel="00D2186E">
          <w:rPr>
            <w:rFonts w:asciiTheme="minorHAnsi" w:hAnsiTheme="minorHAnsi"/>
            <w:sz w:val="22"/>
            <w:szCs w:val="22"/>
            <w:highlight w:val="yellow"/>
          </w:rPr>
          <w:delText xml:space="preserve"> -1</w:delText>
        </w:r>
      </w:del>
      <w:r w:rsidRPr="00AA5576">
        <w:rPr>
          <w:rFonts w:asciiTheme="minorHAnsi" w:hAnsiTheme="minorHAnsi"/>
          <w:sz w:val="22"/>
          <w:szCs w:val="22"/>
          <w:highlight w:val="yellow"/>
        </w:rPr>
        <w:t>], [current year -</w:t>
      </w:r>
      <w:del w:id="2032" w:author="aljaykum" w:date="2016-11-08T11:12:00Z">
        <w:r w:rsidRPr="00AA5576" w:rsidDel="00D2186E">
          <w:rPr>
            <w:rFonts w:asciiTheme="minorHAnsi" w:hAnsiTheme="minorHAnsi"/>
            <w:sz w:val="22"/>
            <w:szCs w:val="22"/>
            <w:highlight w:val="yellow"/>
          </w:rPr>
          <w:delText>2</w:delText>
        </w:r>
      </w:del>
      <w:ins w:id="2033" w:author="aljaykum" w:date="2016-11-08T11:12:00Z">
        <w:r w:rsidR="00D2186E">
          <w:rPr>
            <w:rFonts w:asciiTheme="minorHAnsi" w:hAnsiTheme="minorHAnsi"/>
            <w:sz w:val="22"/>
            <w:szCs w:val="22"/>
            <w:highlight w:val="yellow"/>
          </w:rPr>
          <w:t>1</w:t>
        </w:r>
      </w:ins>
      <w:r w:rsidRPr="00AA5576">
        <w:rPr>
          <w:rFonts w:asciiTheme="minorHAnsi" w:hAnsiTheme="minorHAnsi"/>
          <w:sz w:val="22"/>
          <w:szCs w:val="22"/>
          <w:highlight w:val="yellow"/>
        </w:rPr>
        <w:t>], [current year-</w:t>
      </w:r>
      <w:del w:id="2034" w:author="aljaykum" w:date="2016-11-08T11:12:00Z">
        <w:r w:rsidRPr="00AA5576" w:rsidDel="00D2186E">
          <w:rPr>
            <w:rFonts w:asciiTheme="minorHAnsi" w:hAnsiTheme="minorHAnsi"/>
            <w:sz w:val="22"/>
            <w:szCs w:val="22"/>
            <w:highlight w:val="yellow"/>
          </w:rPr>
          <w:delText>3</w:delText>
        </w:r>
      </w:del>
      <w:ins w:id="2035" w:author="aljaykum" w:date="2016-11-08T11:12:00Z">
        <w:r w:rsidR="00D2186E">
          <w:rPr>
            <w:rFonts w:asciiTheme="minorHAnsi" w:hAnsiTheme="minorHAnsi"/>
            <w:sz w:val="22"/>
            <w:szCs w:val="22"/>
            <w:highlight w:val="yellow"/>
          </w:rPr>
          <w:t>2</w:t>
        </w:r>
      </w:ins>
      <w:r w:rsidRPr="00AA5576">
        <w:rPr>
          <w:rFonts w:asciiTheme="minorHAnsi" w:hAnsiTheme="minorHAnsi"/>
          <w:sz w:val="22"/>
          <w:szCs w:val="22"/>
          <w:highlight w:val="yellow"/>
        </w:rPr>
        <w:t xml:space="preserve">] </w:t>
      </w:r>
      <w:del w:id="2036" w:author="aljaykum" w:date="2016-11-08T11:12:00Z">
        <w:r w:rsidRPr="00AA5576" w:rsidDel="00D2186E">
          <w:rPr>
            <w:rFonts w:asciiTheme="minorHAnsi" w:hAnsiTheme="minorHAnsi"/>
            <w:sz w:val="22"/>
            <w:szCs w:val="22"/>
            <w:highlight w:val="yellow"/>
          </w:rPr>
          <w:sym w:font="Wingdings" w:char="F0E0"/>
        </w:r>
        <w:r w:rsidRPr="00AA5576" w:rsidDel="00D2186E">
          <w:rPr>
            <w:rFonts w:asciiTheme="minorHAnsi" w:hAnsiTheme="minorHAnsi"/>
            <w:sz w:val="22"/>
            <w:szCs w:val="22"/>
            <w:highlight w:val="yellow"/>
          </w:rPr>
          <w:delText xml:space="preserve"> Confirm</w:delText>
        </w:r>
      </w:del>
    </w:p>
    <w:p w:rsidR="00AA3DDC" w:rsidRPr="008E6B5A" w:rsidRDefault="00AA5576" w:rsidP="006913E0">
      <w:pPr>
        <w:pStyle w:val="Num1"/>
        <w:numPr>
          <w:ilvl w:val="1"/>
          <w:numId w:val="17"/>
        </w:numPr>
        <w:rPr>
          <w:rFonts w:asciiTheme="minorHAnsi" w:hAnsiTheme="minorHAnsi"/>
          <w:sz w:val="22"/>
          <w:szCs w:val="22"/>
        </w:rPr>
      </w:pPr>
      <w:r w:rsidRPr="00AA5576">
        <w:rPr>
          <w:rFonts w:asciiTheme="minorHAnsi" w:hAnsiTheme="minorHAnsi"/>
          <w:sz w:val="22"/>
          <w:szCs w:val="22"/>
        </w:rPr>
        <w:t xml:space="preserve">Leave details table </w:t>
      </w:r>
      <w:r w:rsidRPr="00AA5576">
        <w:rPr>
          <w:rFonts w:asciiTheme="minorHAnsi" w:hAnsiTheme="minorHAnsi"/>
          <w:sz w:val="22"/>
          <w:szCs w:val="22"/>
        </w:rPr>
        <w:sym w:font="Wingdings" w:char="F0E0"/>
      </w:r>
      <w:r w:rsidRPr="00AA5576">
        <w:rPr>
          <w:rFonts w:asciiTheme="minorHAnsi" w:hAnsiTheme="minorHAnsi"/>
          <w:sz w:val="22"/>
          <w:szCs w:val="22"/>
        </w:rPr>
        <w:t xml:space="preserve"> details would be available of the searched/selected employee</w:t>
      </w:r>
    </w:p>
    <w:p w:rsidR="001957CF"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Employee Name (ID)</w:t>
      </w:r>
    </w:p>
    <w:p w:rsidR="001957CF"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 xml:space="preserve">Details </w:t>
      </w:r>
      <w:r w:rsidRPr="00AA5576">
        <w:rPr>
          <w:rFonts w:asciiTheme="minorHAnsi" w:hAnsiTheme="minorHAnsi"/>
          <w:sz w:val="22"/>
          <w:szCs w:val="22"/>
        </w:rPr>
        <w:sym w:font="Wingdings" w:char="F0E0"/>
      </w:r>
      <w:r w:rsidRPr="00AA5576">
        <w:rPr>
          <w:rFonts w:asciiTheme="minorHAnsi" w:hAnsiTheme="minorHAnsi"/>
          <w:sz w:val="22"/>
          <w:szCs w:val="22"/>
        </w:rPr>
        <w:t xml:space="preserve"> details contain the Leave type, the leave dates (Start Date to End Date) , effective Hours in brackets. Eg Adoption Leave 1-09-2016 to 5-9-2016 (40 hrs)</w:t>
      </w:r>
    </w:p>
    <w:p w:rsidR="001957CF"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 xml:space="preserve">Status </w:t>
      </w:r>
      <w:r w:rsidRPr="00AA5576">
        <w:rPr>
          <w:rFonts w:asciiTheme="minorHAnsi" w:hAnsiTheme="minorHAnsi"/>
          <w:sz w:val="22"/>
          <w:szCs w:val="22"/>
        </w:rPr>
        <w:sym w:font="Wingdings" w:char="F0E0"/>
      </w:r>
      <w:r w:rsidRPr="00AA5576">
        <w:rPr>
          <w:rFonts w:asciiTheme="minorHAnsi" w:hAnsiTheme="minorHAnsi"/>
          <w:sz w:val="22"/>
          <w:szCs w:val="22"/>
        </w:rPr>
        <w:t xml:space="preserve"> Status of the leave request (Submitted / Cancelled / etc.)</w:t>
      </w:r>
    </w:p>
    <w:p w:rsidR="001957CF" w:rsidRPr="008E6B5A" w:rsidRDefault="00AA5576" w:rsidP="006913E0">
      <w:pPr>
        <w:pStyle w:val="Num1"/>
        <w:numPr>
          <w:ilvl w:val="2"/>
          <w:numId w:val="17"/>
        </w:numPr>
        <w:rPr>
          <w:rFonts w:asciiTheme="minorHAnsi" w:hAnsiTheme="minorHAnsi"/>
          <w:sz w:val="22"/>
          <w:szCs w:val="22"/>
        </w:rPr>
      </w:pPr>
      <w:r w:rsidRPr="00AA5576">
        <w:rPr>
          <w:rFonts w:asciiTheme="minorHAnsi" w:hAnsiTheme="minorHAnsi"/>
          <w:sz w:val="22"/>
          <w:szCs w:val="22"/>
        </w:rPr>
        <w:t>Action</w:t>
      </w:r>
    </w:p>
    <w:p w:rsidR="001957CF" w:rsidRPr="008E6B5A" w:rsidRDefault="00783519" w:rsidP="006913E0">
      <w:pPr>
        <w:pStyle w:val="Num1"/>
        <w:numPr>
          <w:ilvl w:val="3"/>
          <w:numId w:val="17"/>
        </w:numPr>
        <w:rPr>
          <w:rFonts w:asciiTheme="minorHAnsi" w:hAnsiTheme="minorHAnsi"/>
          <w:sz w:val="22"/>
          <w:szCs w:val="22"/>
        </w:rPr>
      </w:pPr>
      <w:r>
        <w:rPr>
          <w:rFonts w:asciiTheme="minorHAnsi" w:hAnsiTheme="minorHAnsi"/>
          <w:noProof/>
          <w:sz w:val="22"/>
          <w:szCs w:val="22"/>
          <w:lang w:val="en-US"/>
        </w:rPr>
        <w:drawing>
          <wp:inline distT="0" distB="0" distL="0" distR="0">
            <wp:extent cx="323850" cy="31649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323850" cy="316490"/>
                    </a:xfrm>
                    <a:prstGeom prst="rect">
                      <a:avLst/>
                    </a:prstGeom>
                    <a:noFill/>
                    <a:ln w="9525">
                      <a:noFill/>
                      <a:miter lim="800000"/>
                      <a:headEnd/>
                      <a:tailEnd/>
                    </a:ln>
                  </pic:spPr>
                </pic:pic>
              </a:graphicData>
            </a:graphic>
          </wp:inline>
        </w:drawing>
      </w:r>
      <w:r w:rsidR="00AA5576" w:rsidRPr="00AA5576">
        <w:rPr>
          <w:rFonts w:asciiTheme="minorHAnsi" w:hAnsiTheme="minorHAnsi"/>
          <w:sz w:val="22"/>
          <w:szCs w:val="22"/>
        </w:rPr>
        <w:t xml:space="preserve"> </w:t>
      </w:r>
      <w:r w:rsidR="00AA5576" w:rsidRPr="00AA5576">
        <w:rPr>
          <w:rFonts w:asciiTheme="minorHAnsi" w:hAnsiTheme="minorHAnsi"/>
          <w:sz w:val="22"/>
          <w:szCs w:val="22"/>
        </w:rPr>
        <w:sym w:font="Wingdings" w:char="F0E0"/>
      </w:r>
      <w:r w:rsidR="00AA5576" w:rsidRPr="00AA5576">
        <w:rPr>
          <w:rFonts w:asciiTheme="minorHAnsi" w:hAnsiTheme="minorHAnsi"/>
          <w:sz w:val="22"/>
          <w:szCs w:val="22"/>
        </w:rPr>
        <w:t xml:space="preserve"> View Details of the leave, popup to open displaying the details of the leave.</w:t>
      </w:r>
    </w:p>
    <w:p w:rsidR="00BF6CA6" w:rsidRDefault="00783519">
      <w:pPr>
        <w:pStyle w:val="Num1"/>
        <w:numPr>
          <w:ilvl w:val="3"/>
          <w:numId w:val="17"/>
        </w:numPr>
        <w:rPr>
          <w:del w:id="2037" w:author="aljaykum" w:date="2016-11-08T11:14:00Z"/>
          <w:rFonts w:asciiTheme="minorHAnsi" w:hAnsiTheme="minorHAnsi"/>
          <w:sz w:val="22"/>
          <w:szCs w:val="22"/>
        </w:rPr>
        <w:pPrChange w:id="2038" w:author="aljaykum" w:date="2016-11-08T11:14:00Z">
          <w:pPr>
            <w:pStyle w:val="Num1"/>
          </w:pPr>
        </w:pPrChange>
      </w:pPr>
      <w:r>
        <w:rPr>
          <w:rFonts w:asciiTheme="minorHAnsi" w:hAnsiTheme="minorHAnsi"/>
          <w:noProof/>
          <w:sz w:val="22"/>
          <w:szCs w:val="22"/>
          <w:lang w:val="en-US"/>
        </w:rPr>
        <w:drawing>
          <wp:inline distT="0" distB="0" distL="0" distR="0">
            <wp:extent cx="323850" cy="30913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srcRect/>
                    <a:stretch>
                      <a:fillRect/>
                    </a:stretch>
                  </pic:blipFill>
                  <pic:spPr bwMode="auto">
                    <a:xfrm>
                      <a:off x="0" y="0"/>
                      <a:ext cx="323850" cy="309130"/>
                    </a:xfrm>
                    <a:prstGeom prst="rect">
                      <a:avLst/>
                    </a:prstGeom>
                    <a:noFill/>
                    <a:ln w="9525">
                      <a:noFill/>
                      <a:miter lim="800000"/>
                      <a:headEnd/>
                      <a:tailEnd/>
                    </a:ln>
                  </pic:spPr>
                </pic:pic>
              </a:graphicData>
            </a:graphic>
          </wp:inline>
        </w:drawing>
      </w:r>
      <w:r w:rsidR="00AA5576" w:rsidRPr="00AA5576">
        <w:rPr>
          <w:rFonts w:asciiTheme="minorHAnsi" w:hAnsiTheme="minorHAnsi"/>
          <w:sz w:val="22"/>
          <w:szCs w:val="22"/>
        </w:rPr>
        <w:t xml:space="preserve"> </w:t>
      </w:r>
      <w:r w:rsidR="00AA5576" w:rsidRPr="00AA5576">
        <w:rPr>
          <w:rFonts w:asciiTheme="minorHAnsi" w:hAnsiTheme="minorHAnsi"/>
          <w:sz w:val="22"/>
          <w:szCs w:val="22"/>
        </w:rPr>
        <w:sym w:font="Wingdings" w:char="F0E0"/>
      </w:r>
      <w:r w:rsidR="00AA5576" w:rsidRPr="00AA5576">
        <w:rPr>
          <w:rFonts w:asciiTheme="minorHAnsi" w:hAnsiTheme="minorHAnsi"/>
          <w:sz w:val="22"/>
          <w:szCs w:val="22"/>
        </w:rPr>
        <w:t xml:space="preserve"> Cancel the leave request.</w:t>
      </w:r>
    </w:p>
    <w:p w:rsidR="00D2186E" w:rsidRPr="008E6B5A" w:rsidRDefault="00D2186E" w:rsidP="006913E0">
      <w:pPr>
        <w:pStyle w:val="Num1"/>
        <w:numPr>
          <w:ilvl w:val="3"/>
          <w:numId w:val="17"/>
        </w:numPr>
        <w:rPr>
          <w:ins w:id="2039" w:author="aljaykum" w:date="2016-11-08T11:14:00Z"/>
          <w:rFonts w:asciiTheme="minorHAnsi" w:hAnsiTheme="minorHAnsi"/>
          <w:sz w:val="22"/>
          <w:szCs w:val="22"/>
        </w:rPr>
      </w:pPr>
    </w:p>
    <w:p w:rsidR="00BF6CA6" w:rsidRDefault="00BF6CA6">
      <w:pPr>
        <w:pStyle w:val="Num1"/>
        <w:numPr>
          <w:ilvl w:val="0"/>
          <w:numId w:val="17"/>
        </w:numPr>
        <w:rPr>
          <w:ins w:id="2040" w:author="aljaykum" w:date="2016-11-08T11:14:00Z"/>
          <w:rFonts w:asciiTheme="minorHAnsi" w:hAnsiTheme="minorHAnsi"/>
          <w:sz w:val="22"/>
          <w:szCs w:val="22"/>
        </w:rPr>
        <w:pPrChange w:id="2041" w:author="aljaykum" w:date="2016-11-08T11:14:00Z">
          <w:pPr>
            <w:pStyle w:val="Num1"/>
          </w:pPr>
        </w:pPrChange>
      </w:pPr>
      <w:r w:rsidRPr="00BF6CA6">
        <w:rPr>
          <w:rFonts w:asciiTheme="minorHAnsi" w:hAnsiTheme="minorHAnsi"/>
          <w:sz w:val="22"/>
          <w:szCs w:val="22"/>
          <w:rPrChange w:id="2042" w:author="aljaykum" w:date="2016-11-08T11:14:00Z">
            <w:rPr>
              <w:rFonts w:asciiTheme="minorHAnsi" w:hAnsiTheme="minorHAnsi"/>
              <w:color w:val="0000FF"/>
              <w:sz w:val="22"/>
              <w:szCs w:val="22"/>
              <w:u w:val="single"/>
            </w:rPr>
          </w:rPrChange>
        </w:rPr>
        <w:t>The Leave Details form would have all the fields entered by employee whilst filling the Apply Leave form, as per the leave type.</w:t>
      </w:r>
    </w:p>
    <w:p w:rsidR="00BF6CA6" w:rsidRDefault="00D2186E">
      <w:pPr>
        <w:pStyle w:val="Num1"/>
        <w:numPr>
          <w:ilvl w:val="0"/>
          <w:numId w:val="17"/>
        </w:numPr>
        <w:rPr>
          <w:ins w:id="2043" w:author="aljaykum" w:date="2016-11-08T11:14:00Z"/>
          <w:rFonts w:asciiTheme="minorHAnsi" w:hAnsiTheme="minorHAnsi"/>
          <w:sz w:val="22"/>
          <w:szCs w:val="22"/>
        </w:rPr>
        <w:pPrChange w:id="2044" w:author="aljaykum" w:date="2016-11-08T11:14:00Z">
          <w:pPr>
            <w:pStyle w:val="Num1"/>
          </w:pPr>
        </w:pPrChange>
      </w:pPr>
      <w:ins w:id="2045" w:author="aljaykum" w:date="2016-11-08T11:14:00Z">
        <w:r>
          <w:rPr>
            <w:rFonts w:asciiTheme="minorHAnsi" w:hAnsiTheme="minorHAnsi"/>
            <w:sz w:val="22"/>
            <w:szCs w:val="22"/>
          </w:rPr>
          <w:t>Employee, Supervisor, Indirect Supervisor or US HR Admin, can view or cancel leave for an employee.</w:t>
        </w:r>
      </w:ins>
    </w:p>
    <w:p w:rsidR="00BF6CA6" w:rsidRDefault="00D2186E">
      <w:pPr>
        <w:pStyle w:val="Num1"/>
        <w:numPr>
          <w:ilvl w:val="0"/>
          <w:numId w:val="17"/>
        </w:numPr>
        <w:rPr>
          <w:ins w:id="2046" w:author="aljaykum" w:date="2016-11-09T10:00:00Z"/>
          <w:rFonts w:asciiTheme="minorHAnsi" w:hAnsiTheme="minorHAnsi"/>
          <w:sz w:val="22"/>
          <w:szCs w:val="22"/>
        </w:rPr>
        <w:pPrChange w:id="2047" w:author="aljaykum" w:date="2016-11-08T11:14:00Z">
          <w:pPr>
            <w:pStyle w:val="Num1"/>
          </w:pPr>
        </w:pPrChange>
      </w:pPr>
      <w:ins w:id="2048" w:author="aljaykum" w:date="2016-11-08T11:15:00Z">
        <w:r>
          <w:rPr>
            <w:rFonts w:asciiTheme="minorHAnsi" w:hAnsiTheme="minorHAnsi"/>
            <w:sz w:val="22"/>
            <w:szCs w:val="22"/>
          </w:rPr>
          <w:lastRenderedPageBreak/>
          <w:t>When Supervisor / Indirect Supervisor / US HR Admin is cancelling leave on behalf of employee, then the request of the leave cancellation request should be marked in the CC of the email.</w:t>
        </w:r>
      </w:ins>
    </w:p>
    <w:p w:rsidR="00BF6CA6" w:rsidRDefault="00B1137E">
      <w:pPr>
        <w:pStyle w:val="Num1"/>
        <w:numPr>
          <w:ilvl w:val="0"/>
          <w:numId w:val="17"/>
        </w:numPr>
        <w:rPr>
          <w:ins w:id="2049" w:author="aljaykum" w:date="2016-11-08T11:15:00Z"/>
          <w:rFonts w:asciiTheme="minorHAnsi" w:hAnsiTheme="minorHAnsi"/>
          <w:sz w:val="22"/>
          <w:szCs w:val="22"/>
        </w:rPr>
        <w:pPrChange w:id="2050" w:author="aljaykum" w:date="2016-11-08T11:14:00Z">
          <w:pPr>
            <w:pStyle w:val="Num1"/>
          </w:pPr>
        </w:pPrChange>
      </w:pPr>
      <w:ins w:id="2051" w:author="aljaykum" w:date="2016-11-09T10:00:00Z">
        <w:r>
          <w:rPr>
            <w:rFonts w:asciiTheme="minorHAnsi" w:hAnsiTheme="minorHAnsi"/>
            <w:sz w:val="22"/>
            <w:szCs w:val="22"/>
          </w:rPr>
          <w:t>When the employees leave is cancelled, the leave balance of the employee should be restored and he/she should be able to apply for leave on the same date again.</w:t>
        </w:r>
      </w:ins>
    </w:p>
    <w:p w:rsidR="00BF6CA6" w:rsidRDefault="00D2186E">
      <w:pPr>
        <w:pStyle w:val="Num1"/>
        <w:numPr>
          <w:ilvl w:val="0"/>
          <w:numId w:val="17"/>
        </w:numPr>
        <w:rPr>
          <w:ins w:id="2052" w:author="aljaykum" w:date="2016-11-08T11:16:00Z"/>
          <w:rFonts w:asciiTheme="minorHAnsi" w:hAnsiTheme="minorHAnsi"/>
          <w:sz w:val="22"/>
          <w:szCs w:val="22"/>
        </w:rPr>
        <w:pPrChange w:id="2053" w:author="aljaykum" w:date="2016-11-08T11:14:00Z">
          <w:pPr>
            <w:pStyle w:val="Num1"/>
          </w:pPr>
        </w:pPrChange>
      </w:pPr>
      <w:ins w:id="2054" w:author="aljaykum" w:date="2016-11-08T11:16:00Z">
        <w:r>
          <w:rPr>
            <w:rFonts w:asciiTheme="minorHAnsi" w:hAnsiTheme="minorHAnsi"/>
            <w:sz w:val="22"/>
            <w:szCs w:val="22"/>
          </w:rPr>
          <w:t>Mail to be sent post cancellation</w:t>
        </w:r>
      </w:ins>
    </w:p>
    <w:tbl>
      <w:tblPr>
        <w:tblStyle w:val="TableGrid"/>
        <w:tblW w:w="0" w:type="auto"/>
        <w:tblLook w:val="04A0" w:firstRow="1" w:lastRow="0" w:firstColumn="1" w:lastColumn="0" w:noHBand="0" w:noVBand="1"/>
      </w:tblPr>
      <w:tblGrid>
        <w:gridCol w:w="8885"/>
      </w:tblGrid>
      <w:tr w:rsidR="00D2186E" w:rsidTr="00D2186E">
        <w:trPr>
          <w:ins w:id="2055" w:author="aljaykum" w:date="2016-11-08T11:16:00Z"/>
        </w:trPr>
        <w:tc>
          <w:tcPr>
            <w:tcW w:w="8885" w:type="dxa"/>
          </w:tcPr>
          <w:p w:rsidR="00D2186E" w:rsidRPr="00C2776B" w:rsidRDefault="00BF6CA6" w:rsidP="00D2186E">
            <w:pPr>
              <w:pStyle w:val="Num1"/>
              <w:rPr>
                <w:ins w:id="2056" w:author="aljaykum" w:date="2016-11-08T11:16:00Z"/>
                <w:rFonts w:asciiTheme="minorHAnsi" w:hAnsiTheme="minorHAnsi"/>
                <w:sz w:val="22"/>
                <w:szCs w:val="22"/>
              </w:rPr>
            </w:pPr>
            <w:ins w:id="2057" w:author="aljaykum" w:date="2016-11-08T11:16:00Z">
              <w:r w:rsidRPr="00BF6CA6">
                <w:rPr>
                  <w:rFonts w:asciiTheme="minorHAnsi" w:hAnsiTheme="minorHAnsi"/>
                  <w:sz w:val="22"/>
                  <w:szCs w:val="22"/>
                  <w:rPrChange w:id="2058" w:author="aljaykum" w:date="2016-11-08T14:12:00Z">
                    <w:rPr>
                      <w:rFonts w:asciiTheme="minorHAnsi" w:hAnsiTheme="minorHAnsi"/>
                      <w:color w:val="0000FF"/>
                      <w:sz w:val="22"/>
                      <w:szCs w:val="22"/>
                      <w:u w:val="single"/>
                    </w:rPr>
                  </w:rPrChange>
                </w:rPr>
                <w:t>From:</w:t>
              </w:r>
            </w:ins>
            <w:ins w:id="2059" w:author="aljaykum" w:date="2016-11-08T14:08:00Z">
              <w:r w:rsidRPr="00BF6CA6">
                <w:rPr>
                  <w:rFonts w:asciiTheme="minorHAnsi" w:hAnsiTheme="minorHAnsi"/>
                  <w:sz w:val="22"/>
                  <w:szCs w:val="22"/>
                  <w:rPrChange w:id="2060" w:author="aljaykum" w:date="2016-11-08T14:12:00Z">
                    <w:rPr>
                      <w:rFonts w:asciiTheme="minorHAnsi" w:hAnsiTheme="minorHAnsi"/>
                      <w:color w:val="0000FF"/>
                      <w:sz w:val="22"/>
                      <w:szCs w:val="22"/>
                      <w:u w:val="single"/>
                    </w:rPr>
                  </w:rPrChange>
                </w:rPr>
                <w:t xml:space="preserve"> Requestor</w:t>
              </w:r>
            </w:ins>
          </w:p>
          <w:p w:rsidR="00D2186E" w:rsidRPr="00C2776B" w:rsidRDefault="00BF6CA6" w:rsidP="00D2186E">
            <w:pPr>
              <w:pStyle w:val="Num1"/>
              <w:rPr>
                <w:ins w:id="2061" w:author="aljaykum" w:date="2016-11-08T11:16:00Z"/>
                <w:rFonts w:asciiTheme="minorHAnsi" w:hAnsiTheme="minorHAnsi"/>
                <w:sz w:val="22"/>
                <w:szCs w:val="22"/>
              </w:rPr>
            </w:pPr>
            <w:ins w:id="2062" w:author="aljaykum" w:date="2016-11-08T11:16:00Z">
              <w:r w:rsidRPr="00BF6CA6">
                <w:rPr>
                  <w:rFonts w:asciiTheme="minorHAnsi" w:hAnsiTheme="minorHAnsi"/>
                  <w:sz w:val="22"/>
                  <w:szCs w:val="22"/>
                  <w:rPrChange w:id="2063" w:author="aljaykum" w:date="2016-11-08T14:12:00Z">
                    <w:rPr>
                      <w:rFonts w:asciiTheme="minorHAnsi" w:hAnsiTheme="minorHAnsi"/>
                      <w:color w:val="0000FF"/>
                      <w:sz w:val="22"/>
                      <w:szCs w:val="22"/>
                      <w:u w:val="single"/>
                    </w:rPr>
                  </w:rPrChange>
                </w:rPr>
                <w:t>To:</w:t>
              </w:r>
            </w:ins>
            <w:ins w:id="2064" w:author="aljaykum" w:date="2016-11-08T14:08:00Z">
              <w:r w:rsidRPr="00BF6CA6">
                <w:rPr>
                  <w:rFonts w:asciiTheme="minorHAnsi" w:hAnsiTheme="minorHAnsi"/>
                  <w:sz w:val="22"/>
                  <w:szCs w:val="22"/>
                  <w:rPrChange w:id="2065" w:author="aljaykum" w:date="2016-11-08T14:12:00Z">
                    <w:rPr>
                      <w:rFonts w:asciiTheme="minorHAnsi" w:hAnsiTheme="minorHAnsi"/>
                      <w:color w:val="0000FF"/>
                      <w:sz w:val="22"/>
                      <w:szCs w:val="22"/>
                      <w:u w:val="single"/>
                    </w:rPr>
                  </w:rPrChange>
                </w:rPr>
                <w:t xml:space="preserve"> Employee</w:t>
              </w:r>
            </w:ins>
          </w:p>
          <w:p w:rsidR="00D2186E" w:rsidRPr="00C2776B" w:rsidRDefault="00BF6CA6" w:rsidP="00D2186E">
            <w:pPr>
              <w:pStyle w:val="Num1"/>
              <w:rPr>
                <w:ins w:id="2066" w:author="aljaykum" w:date="2016-11-08T11:16:00Z"/>
                <w:rFonts w:asciiTheme="minorHAnsi" w:hAnsiTheme="minorHAnsi"/>
                <w:sz w:val="22"/>
                <w:szCs w:val="22"/>
              </w:rPr>
            </w:pPr>
            <w:ins w:id="2067" w:author="aljaykum" w:date="2016-11-08T11:16:00Z">
              <w:r w:rsidRPr="00BF6CA6">
                <w:rPr>
                  <w:rFonts w:asciiTheme="minorHAnsi" w:hAnsiTheme="minorHAnsi"/>
                  <w:sz w:val="22"/>
                  <w:szCs w:val="22"/>
                  <w:rPrChange w:id="2068" w:author="aljaykum" w:date="2016-11-08T14:12:00Z">
                    <w:rPr>
                      <w:rFonts w:asciiTheme="minorHAnsi" w:hAnsiTheme="minorHAnsi"/>
                      <w:color w:val="0000FF"/>
                      <w:sz w:val="22"/>
                      <w:szCs w:val="22"/>
                      <w:u w:val="single"/>
                    </w:rPr>
                  </w:rPrChange>
                </w:rPr>
                <w:t>CC:</w:t>
              </w:r>
            </w:ins>
            <w:ins w:id="2069" w:author="aljaykum" w:date="2016-11-08T14:08:00Z">
              <w:r w:rsidRPr="00BF6CA6">
                <w:rPr>
                  <w:rFonts w:asciiTheme="minorHAnsi" w:hAnsiTheme="minorHAnsi"/>
                  <w:sz w:val="22"/>
                  <w:szCs w:val="22"/>
                  <w:rPrChange w:id="2070" w:author="aljaykum" w:date="2016-11-08T14:12:00Z">
                    <w:rPr>
                      <w:rFonts w:asciiTheme="minorHAnsi" w:hAnsiTheme="minorHAnsi"/>
                      <w:color w:val="0000FF"/>
                      <w:sz w:val="22"/>
                      <w:szCs w:val="22"/>
                      <w:u w:val="single"/>
                    </w:rPr>
                  </w:rPrChange>
                </w:rPr>
                <w:t xml:space="preserve"> Supervisor, US HR Admin (in case the leave type requires HR approval), requestor</w:t>
              </w:r>
            </w:ins>
          </w:p>
          <w:p w:rsidR="00D2186E" w:rsidRPr="00C2776B" w:rsidRDefault="00D2186E" w:rsidP="00D2186E">
            <w:pPr>
              <w:pStyle w:val="Num1"/>
              <w:rPr>
                <w:ins w:id="2071" w:author="aljaykum" w:date="2016-11-08T11:16:00Z"/>
                <w:rFonts w:asciiTheme="minorHAnsi" w:hAnsiTheme="minorHAnsi"/>
                <w:sz w:val="22"/>
                <w:szCs w:val="22"/>
              </w:rPr>
            </w:pPr>
          </w:p>
          <w:p w:rsidR="00D2186E" w:rsidRPr="00C2776B" w:rsidRDefault="00BF6CA6" w:rsidP="00D2186E">
            <w:pPr>
              <w:pStyle w:val="Num1"/>
              <w:rPr>
                <w:ins w:id="2072" w:author="aljaykum" w:date="2016-11-08T11:16:00Z"/>
                <w:rFonts w:asciiTheme="minorHAnsi" w:hAnsiTheme="minorHAnsi"/>
                <w:sz w:val="22"/>
                <w:szCs w:val="22"/>
              </w:rPr>
            </w:pPr>
            <w:ins w:id="2073" w:author="aljaykum" w:date="2016-11-08T11:16:00Z">
              <w:r w:rsidRPr="00BF6CA6">
                <w:rPr>
                  <w:rFonts w:asciiTheme="minorHAnsi" w:hAnsiTheme="minorHAnsi"/>
                  <w:sz w:val="22"/>
                  <w:szCs w:val="22"/>
                  <w:rPrChange w:id="2074" w:author="aljaykum" w:date="2016-11-08T14:12:00Z">
                    <w:rPr>
                      <w:rFonts w:asciiTheme="minorHAnsi" w:hAnsiTheme="minorHAnsi"/>
                      <w:color w:val="0000FF"/>
                      <w:sz w:val="22"/>
                      <w:szCs w:val="22"/>
                      <w:u w:val="single"/>
                    </w:rPr>
                  </w:rPrChange>
                </w:rPr>
                <w:t>Subject:</w:t>
              </w:r>
            </w:ins>
            <w:ins w:id="2075" w:author="aljaykum" w:date="2016-11-08T14:11:00Z">
              <w:r w:rsidRPr="00BF6CA6">
                <w:rPr>
                  <w:sz w:val="22"/>
                  <w:szCs w:val="22"/>
                  <w:rPrChange w:id="2076" w:author="aljaykum" w:date="2016-11-08T14:12:00Z">
                    <w:rPr>
                      <w:color w:val="0000FF"/>
                      <w:u w:val="single"/>
                    </w:rPr>
                  </w:rPrChange>
                </w:rPr>
                <w:t xml:space="preserve"> </w:t>
              </w:r>
              <w:r w:rsidRPr="00BF6CA6">
                <w:rPr>
                  <w:rFonts w:asciiTheme="minorHAnsi" w:hAnsiTheme="minorHAnsi"/>
                  <w:sz w:val="22"/>
                  <w:szCs w:val="22"/>
                  <w:rPrChange w:id="2077" w:author="aljaykum" w:date="2016-11-08T14:12:00Z">
                    <w:rPr>
                      <w:rFonts w:asciiTheme="minorHAnsi" w:hAnsiTheme="minorHAnsi"/>
                      <w:color w:val="0000FF"/>
                      <w:sz w:val="22"/>
                      <w:szCs w:val="22"/>
                      <w:u w:val="single"/>
                    </w:rPr>
                  </w:rPrChange>
                </w:rPr>
                <w:t>&lt;Leave Type&gt; cancelled by &lt;Requestor Name(ID)</w:t>
              </w:r>
            </w:ins>
            <w:ins w:id="2078" w:author="aljaykum" w:date="2016-11-08T14:12:00Z">
              <w:r w:rsidRPr="00BF6CA6">
                <w:rPr>
                  <w:rFonts w:asciiTheme="minorHAnsi" w:hAnsiTheme="minorHAnsi"/>
                  <w:sz w:val="22"/>
                  <w:szCs w:val="22"/>
                  <w:rPrChange w:id="2079" w:author="aljaykum" w:date="2016-11-08T14:12:00Z">
                    <w:rPr>
                      <w:rFonts w:asciiTheme="minorHAnsi" w:hAnsiTheme="minorHAnsi"/>
                      <w:color w:val="0000FF"/>
                      <w:sz w:val="22"/>
                      <w:szCs w:val="22"/>
                      <w:u w:val="single"/>
                    </w:rPr>
                  </w:rPrChange>
                </w:rPr>
                <w:t>&gt;</w:t>
              </w:r>
            </w:ins>
          </w:p>
          <w:p w:rsidR="00D2186E" w:rsidRPr="00C2776B" w:rsidRDefault="00D2186E" w:rsidP="00D2186E">
            <w:pPr>
              <w:pStyle w:val="Num1"/>
              <w:rPr>
                <w:ins w:id="2080" w:author="aljaykum" w:date="2016-11-08T11:16:00Z"/>
                <w:rFonts w:asciiTheme="minorHAnsi" w:hAnsiTheme="minorHAnsi"/>
                <w:sz w:val="22"/>
                <w:szCs w:val="22"/>
              </w:rPr>
            </w:pPr>
          </w:p>
          <w:p w:rsidR="00D2186E" w:rsidRPr="00C2776B" w:rsidRDefault="00BF6CA6" w:rsidP="00D2186E">
            <w:pPr>
              <w:pStyle w:val="Num1"/>
              <w:rPr>
                <w:ins w:id="2081" w:author="aljaykum" w:date="2016-11-08T11:17:00Z"/>
                <w:rFonts w:asciiTheme="minorHAnsi" w:hAnsiTheme="minorHAnsi"/>
                <w:sz w:val="22"/>
                <w:szCs w:val="22"/>
              </w:rPr>
            </w:pPr>
            <w:ins w:id="2082" w:author="aljaykum" w:date="2016-11-08T11:17:00Z">
              <w:r w:rsidRPr="00BF6CA6">
                <w:rPr>
                  <w:rFonts w:asciiTheme="minorHAnsi" w:hAnsiTheme="minorHAnsi"/>
                  <w:sz w:val="22"/>
                  <w:szCs w:val="22"/>
                  <w:rPrChange w:id="2083" w:author="aljaykum" w:date="2016-11-08T14:12:00Z">
                    <w:rPr>
                      <w:rFonts w:asciiTheme="minorHAnsi" w:hAnsiTheme="minorHAnsi"/>
                      <w:color w:val="0000FF"/>
                      <w:sz w:val="22"/>
                      <w:szCs w:val="22"/>
                      <w:u w:val="single"/>
                    </w:rPr>
                  </w:rPrChange>
                </w:rPr>
                <w:t>Body:</w:t>
              </w:r>
            </w:ins>
          </w:p>
          <w:tbl>
            <w:tblPr>
              <w:tblW w:w="0" w:type="auto"/>
              <w:tblLook w:val="04A0" w:firstRow="1" w:lastRow="0" w:firstColumn="1" w:lastColumn="0" w:noHBand="0" w:noVBand="1"/>
            </w:tblPr>
            <w:tblGrid>
              <w:gridCol w:w="8669"/>
            </w:tblGrid>
            <w:tr w:rsidR="00C2776B" w:rsidRPr="00C2776B" w:rsidTr="00C2776B">
              <w:trPr>
                <w:ins w:id="2084" w:author="aljaykum" w:date="2016-11-08T14:12:00Z"/>
              </w:trPr>
              <w:tc>
                <w:tcPr>
                  <w:tcW w:w="0" w:type="auto"/>
                  <w:tcMar>
                    <w:top w:w="15" w:type="dxa"/>
                    <w:left w:w="15" w:type="dxa"/>
                    <w:bottom w:w="15" w:type="dxa"/>
                    <w:right w:w="15" w:type="dxa"/>
                  </w:tcMar>
                  <w:vAlign w:val="center"/>
                  <w:hideMark/>
                </w:tcPr>
                <w:p w:rsidR="00C2776B" w:rsidRPr="00C2776B" w:rsidRDefault="00BF6CA6">
                  <w:pPr>
                    <w:rPr>
                      <w:ins w:id="2085" w:author="aljaykum" w:date="2016-11-08T14:12:00Z"/>
                      <w:rFonts w:ascii="Calibri" w:hAnsi="Calibri" w:cs="Times New Roman"/>
                      <w:color w:val="1F497D"/>
                      <w:sz w:val="22"/>
                      <w:szCs w:val="22"/>
                      <w:rPrChange w:id="2086" w:author="aljaykum" w:date="2016-11-08T14:12:00Z">
                        <w:rPr>
                          <w:ins w:id="2087" w:author="aljaykum" w:date="2016-11-08T14:12:00Z"/>
                          <w:rFonts w:ascii="Calibri" w:hAnsi="Calibri" w:cs="Times New Roman"/>
                          <w:color w:val="1F497D"/>
                          <w:sz w:val="24"/>
                          <w:szCs w:val="24"/>
                        </w:rPr>
                      </w:rPrChange>
                    </w:rPr>
                  </w:pPr>
                  <w:ins w:id="2088" w:author="aljaykum" w:date="2016-11-08T14:12:00Z">
                    <w:r w:rsidRPr="00BF6CA6">
                      <w:rPr>
                        <w:rFonts w:ascii="Calibri" w:hAnsi="Calibri"/>
                        <w:color w:val="1F497D"/>
                        <w:sz w:val="22"/>
                        <w:szCs w:val="22"/>
                        <w:rPrChange w:id="2089" w:author="aljaykum" w:date="2016-11-08T14:12:00Z">
                          <w:rPr>
                            <w:rFonts w:ascii="Calibri" w:hAnsi="Calibri"/>
                            <w:color w:val="1F497D"/>
                            <w:u w:val="single"/>
                          </w:rPr>
                        </w:rPrChange>
                      </w:rPr>
                      <w:t xml:space="preserve">Hi, </w:t>
                    </w:r>
                  </w:ins>
                </w:p>
              </w:tc>
            </w:tr>
            <w:tr w:rsidR="00C2776B" w:rsidRPr="00C2776B" w:rsidTr="00C2776B">
              <w:trPr>
                <w:trHeight w:val="300"/>
                <w:ins w:id="2090"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091" w:author="aljaykum" w:date="2016-11-08T14:12:00Z"/>
                      <w:rFonts w:asciiTheme="minorHAnsi" w:hAnsiTheme="minorHAnsi" w:cs="Times New Roman"/>
                      <w:sz w:val="22"/>
                      <w:szCs w:val="22"/>
                    </w:rPr>
                  </w:pPr>
                </w:p>
              </w:tc>
            </w:tr>
            <w:tr w:rsidR="00C2776B" w:rsidRPr="00C2776B" w:rsidTr="00C2776B">
              <w:trPr>
                <w:trHeight w:val="300"/>
                <w:ins w:id="2092" w:author="aljaykum" w:date="2016-11-08T14:12:00Z"/>
              </w:trPr>
              <w:tc>
                <w:tcPr>
                  <w:tcW w:w="0" w:type="auto"/>
                  <w:tcMar>
                    <w:top w:w="15" w:type="dxa"/>
                    <w:left w:w="15" w:type="dxa"/>
                    <w:bottom w:w="15" w:type="dxa"/>
                    <w:right w:w="15" w:type="dxa"/>
                  </w:tcMar>
                  <w:vAlign w:val="center"/>
                  <w:hideMark/>
                </w:tcPr>
                <w:p w:rsidR="00BF6CA6" w:rsidRPr="00BF6CA6" w:rsidRDefault="00BF6CA6">
                  <w:pPr>
                    <w:rPr>
                      <w:ins w:id="2093" w:author="aljaykum" w:date="2016-11-08T14:12:00Z"/>
                      <w:rFonts w:ascii="Calibri" w:hAnsi="Calibri" w:cs="Times New Roman"/>
                      <w:color w:val="1F497D"/>
                      <w:sz w:val="22"/>
                      <w:szCs w:val="22"/>
                      <w:rPrChange w:id="2094" w:author="aljaykum" w:date="2016-11-08T14:12:00Z">
                        <w:rPr>
                          <w:ins w:id="2095" w:author="aljaykum" w:date="2016-11-08T14:12:00Z"/>
                          <w:rFonts w:ascii="Calibri" w:hAnsi="Calibri" w:cs="Times New Roman"/>
                          <w:color w:val="1F497D"/>
                          <w:sz w:val="24"/>
                          <w:szCs w:val="24"/>
                        </w:rPr>
                      </w:rPrChange>
                    </w:rPr>
                  </w:pPr>
                  <w:ins w:id="2096" w:author="aljaykum" w:date="2016-11-08T14:12:00Z">
                    <w:r w:rsidRPr="00BF6CA6">
                      <w:rPr>
                        <w:rFonts w:ascii="Calibri" w:hAnsi="Calibri"/>
                        <w:color w:val="1F497D"/>
                        <w:sz w:val="22"/>
                        <w:szCs w:val="22"/>
                        <w:rPrChange w:id="2097" w:author="aljaykum" w:date="2016-11-08T14:12:00Z">
                          <w:rPr>
                            <w:rFonts w:ascii="Calibri" w:hAnsi="Calibri"/>
                            <w:color w:val="1F497D"/>
                            <w:u w:val="single"/>
                          </w:rPr>
                        </w:rPrChange>
                      </w:rPr>
                      <w:t xml:space="preserve">This is to inform you that </w:t>
                    </w:r>
                  </w:ins>
                  <w:ins w:id="2098" w:author="aljaykum" w:date="2016-11-08T14:13:00Z">
                    <w:r w:rsidR="00C2776B">
                      <w:rPr>
                        <w:rFonts w:ascii="Calibri" w:hAnsi="Calibri"/>
                        <w:color w:val="1F497D"/>
                        <w:sz w:val="22"/>
                        <w:szCs w:val="22"/>
                      </w:rPr>
                      <w:t xml:space="preserve">&lt;Employee Name </w:t>
                    </w:r>
                  </w:ins>
                  <w:ins w:id="2099" w:author="aljaykum" w:date="2016-11-08T14:12:00Z">
                    <w:r w:rsidRPr="00BF6CA6">
                      <w:rPr>
                        <w:rFonts w:ascii="Calibri" w:hAnsi="Calibri"/>
                        <w:color w:val="1F497D"/>
                        <w:sz w:val="22"/>
                        <w:szCs w:val="22"/>
                        <w:rPrChange w:id="2100" w:author="aljaykum" w:date="2016-11-08T14:12:00Z">
                          <w:rPr>
                            <w:rFonts w:ascii="Calibri" w:hAnsi="Calibri"/>
                            <w:color w:val="1F497D"/>
                            <w:u w:val="single"/>
                          </w:rPr>
                        </w:rPrChange>
                      </w:rPr>
                      <w:t>(</w:t>
                    </w:r>
                  </w:ins>
                  <w:ins w:id="2101" w:author="aljaykum" w:date="2016-11-08T14:13:00Z">
                    <w:r w:rsidR="00C2776B">
                      <w:rPr>
                        <w:rFonts w:ascii="Calibri" w:hAnsi="Calibri"/>
                        <w:color w:val="1F497D"/>
                        <w:sz w:val="22"/>
                        <w:szCs w:val="22"/>
                      </w:rPr>
                      <w:t>ID</w:t>
                    </w:r>
                  </w:ins>
                  <w:ins w:id="2102" w:author="aljaykum" w:date="2016-11-08T14:12:00Z">
                    <w:r w:rsidRPr="00BF6CA6">
                      <w:rPr>
                        <w:rFonts w:ascii="Calibri" w:hAnsi="Calibri"/>
                        <w:color w:val="1F497D"/>
                        <w:sz w:val="22"/>
                        <w:szCs w:val="22"/>
                        <w:rPrChange w:id="2103" w:author="aljaykum" w:date="2016-11-08T14:12:00Z">
                          <w:rPr>
                            <w:rFonts w:ascii="Calibri" w:hAnsi="Calibri"/>
                            <w:color w:val="1F497D"/>
                            <w:u w:val="single"/>
                          </w:rPr>
                        </w:rPrChange>
                      </w:rPr>
                      <w:t>)</w:t>
                    </w:r>
                  </w:ins>
                  <w:ins w:id="2104" w:author="aljaykum" w:date="2016-11-08T14:13:00Z">
                    <w:r w:rsidR="00C2776B">
                      <w:rPr>
                        <w:rFonts w:ascii="Calibri" w:hAnsi="Calibri"/>
                        <w:color w:val="1F497D"/>
                        <w:sz w:val="22"/>
                        <w:szCs w:val="22"/>
                      </w:rPr>
                      <w:t>&gt;</w:t>
                    </w:r>
                  </w:ins>
                  <w:ins w:id="2105" w:author="aljaykum" w:date="2016-11-08T14:12:00Z">
                    <w:r w:rsidRPr="00BF6CA6">
                      <w:rPr>
                        <w:rFonts w:ascii="Calibri" w:hAnsi="Calibri"/>
                        <w:color w:val="1F497D"/>
                        <w:sz w:val="22"/>
                        <w:szCs w:val="22"/>
                        <w:rPrChange w:id="2106" w:author="aljaykum" w:date="2016-11-08T14:12:00Z">
                          <w:rPr>
                            <w:rFonts w:ascii="Calibri" w:hAnsi="Calibri"/>
                            <w:color w:val="1F497D"/>
                            <w:u w:val="single"/>
                          </w:rPr>
                        </w:rPrChange>
                      </w:rPr>
                      <w:t xml:space="preserve"> has cancelled following leave request.</w:t>
                    </w:r>
                  </w:ins>
                </w:p>
              </w:tc>
            </w:tr>
            <w:tr w:rsidR="00C2776B" w:rsidRPr="00C2776B" w:rsidTr="00C2776B">
              <w:trPr>
                <w:trHeight w:val="300"/>
                <w:ins w:id="2107"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108" w:author="aljaykum" w:date="2016-11-08T14:12:00Z"/>
                      <w:rFonts w:asciiTheme="minorHAnsi" w:hAnsiTheme="minorHAnsi" w:cs="Times New Roman"/>
                      <w:sz w:val="22"/>
                      <w:szCs w:val="22"/>
                    </w:rPr>
                  </w:pPr>
                </w:p>
              </w:tc>
            </w:tr>
            <w:tr w:rsidR="00C2776B" w:rsidRPr="00C2776B" w:rsidTr="00C2776B">
              <w:trPr>
                <w:ins w:id="2109" w:author="aljaykum" w:date="2016-11-08T14:12:00Z"/>
              </w:trPr>
              <w:tc>
                <w:tcPr>
                  <w:tcW w:w="0" w:type="auto"/>
                  <w:tcMar>
                    <w:top w:w="15" w:type="dxa"/>
                    <w:left w:w="15" w:type="dxa"/>
                    <w:bottom w:w="15" w:type="dxa"/>
                    <w:right w:w="15" w:type="dxa"/>
                  </w:tcMar>
                  <w:vAlign w:val="center"/>
                  <w:hideMark/>
                </w:tcPr>
                <w:tbl>
                  <w:tblPr>
                    <w:tblW w:w="7747" w:type="dxa"/>
                    <w:tblCellMar>
                      <w:top w:w="75" w:type="dxa"/>
                      <w:left w:w="75" w:type="dxa"/>
                      <w:bottom w:w="75" w:type="dxa"/>
                      <w:right w:w="75" w:type="dxa"/>
                    </w:tblCellMar>
                    <w:tblLook w:val="04A0" w:firstRow="1" w:lastRow="0" w:firstColumn="1" w:lastColumn="0" w:noHBand="0" w:noVBand="1"/>
                    <w:tblPrChange w:id="2110" w:author="aljaykum" w:date="2016-11-08T14:13:00Z">
                      <w:tblPr>
                        <w:tblW w:w="0" w:type="auto"/>
                        <w:tblCellMar>
                          <w:top w:w="75" w:type="dxa"/>
                          <w:left w:w="75" w:type="dxa"/>
                          <w:bottom w:w="75" w:type="dxa"/>
                          <w:right w:w="75" w:type="dxa"/>
                        </w:tblCellMar>
                        <w:tblLook w:val="04A0" w:firstRow="1" w:lastRow="0" w:firstColumn="1" w:lastColumn="0" w:noHBand="0" w:noVBand="1"/>
                      </w:tblPr>
                    </w:tblPrChange>
                  </w:tblPr>
                  <w:tblGrid>
                    <w:gridCol w:w="1868"/>
                    <w:gridCol w:w="1771"/>
                    <w:gridCol w:w="1607"/>
                    <w:gridCol w:w="2501"/>
                    <w:tblGridChange w:id="2111">
                      <w:tblGrid>
                        <w:gridCol w:w="1137"/>
                        <w:gridCol w:w="1078"/>
                        <w:gridCol w:w="978"/>
                        <w:gridCol w:w="1522"/>
                      </w:tblGrid>
                    </w:tblGridChange>
                  </w:tblGrid>
                  <w:tr w:rsidR="00C2776B" w:rsidRPr="00C2776B" w:rsidTr="00C2776B">
                    <w:trPr>
                      <w:trHeight w:val="73"/>
                      <w:ins w:id="2112" w:author="aljaykum" w:date="2016-11-08T14:12:00Z"/>
                    </w:trPr>
                    <w:tc>
                      <w:tcPr>
                        <w:tcW w:w="0" w:type="auto"/>
                        <w:tcBorders>
                          <w:top w:val="single" w:sz="2" w:space="0" w:color="000000"/>
                          <w:left w:val="single" w:sz="2" w:space="0" w:color="000000"/>
                          <w:bottom w:val="single" w:sz="2" w:space="0" w:color="000000"/>
                          <w:right w:val="single" w:sz="2" w:space="0" w:color="000000"/>
                        </w:tcBorders>
                        <w:vAlign w:val="center"/>
                        <w:hideMark/>
                        <w:tcPrChange w:id="2113"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BF6CA6">
                        <w:pPr>
                          <w:rPr>
                            <w:ins w:id="2114" w:author="aljaykum" w:date="2016-11-08T14:12:00Z"/>
                            <w:rFonts w:ascii="Calibri" w:hAnsi="Calibri" w:cs="Times New Roman"/>
                            <w:color w:val="1F497D"/>
                            <w:sz w:val="22"/>
                            <w:szCs w:val="22"/>
                            <w:rPrChange w:id="2115" w:author="aljaykum" w:date="2016-11-08T14:12:00Z">
                              <w:rPr>
                                <w:ins w:id="2116" w:author="aljaykum" w:date="2016-11-08T14:12:00Z"/>
                                <w:rFonts w:ascii="Calibri" w:hAnsi="Calibri" w:cs="Times New Roman"/>
                                <w:color w:val="1F497D"/>
                                <w:sz w:val="24"/>
                                <w:szCs w:val="24"/>
                              </w:rPr>
                            </w:rPrChange>
                          </w:rPr>
                        </w:pPr>
                        <w:ins w:id="2117" w:author="aljaykum" w:date="2016-11-08T14:12:00Z">
                          <w:r w:rsidRPr="00BF6CA6">
                            <w:rPr>
                              <w:rFonts w:ascii="Calibri" w:hAnsi="Calibri"/>
                              <w:b/>
                              <w:bCs/>
                              <w:color w:val="1F497D"/>
                              <w:sz w:val="22"/>
                              <w:szCs w:val="22"/>
                              <w:rPrChange w:id="2118" w:author="aljaykum" w:date="2016-11-08T14:12:00Z">
                                <w:rPr>
                                  <w:rFonts w:ascii="Calibri" w:hAnsi="Calibri"/>
                                  <w:b/>
                                  <w:bCs/>
                                  <w:color w:val="1F497D"/>
                                  <w:u w:val="single"/>
                                </w:rPr>
                              </w:rPrChange>
                            </w:rPr>
                            <w:t>Leave type</w:t>
                          </w:r>
                        </w:ins>
                      </w:p>
                    </w:tc>
                    <w:tc>
                      <w:tcPr>
                        <w:tcW w:w="0" w:type="auto"/>
                        <w:tcBorders>
                          <w:top w:val="single" w:sz="2" w:space="0" w:color="000000"/>
                          <w:left w:val="single" w:sz="2" w:space="0" w:color="000000"/>
                          <w:bottom w:val="single" w:sz="2" w:space="0" w:color="000000"/>
                          <w:right w:val="single" w:sz="2" w:space="0" w:color="000000"/>
                        </w:tcBorders>
                        <w:vAlign w:val="center"/>
                        <w:hideMark/>
                        <w:tcPrChange w:id="2119"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BF6CA6">
                        <w:pPr>
                          <w:rPr>
                            <w:ins w:id="2120" w:author="aljaykum" w:date="2016-11-08T14:12:00Z"/>
                            <w:rFonts w:ascii="Calibri" w:hAnsi="Calibri" w:cs="Times New Roman"/>
                            <w:color w:val="1F497D"/>
                            <w:sz w:val="22"/>
                            <w:szCs w:val="22"/>
                            <w:rPrChange w:id="2121" w:author="aljaykum" w:date="2016-11-08T14:12:00Z">
                              <w:rPr>
                                <w:ins w:id="2122" w:author="aljaykum" w:date="2016-11-08T14:12:00Z"/>
                                <w:rFonts w:ascii="Calibri" w:hAnsi="Calibri" w:cs="Times New Roman"/>
                                <w:color w:val="1F497D"/>
                                <w:sz w:val="24"/>
                                <w:szCs w:val="24"/>
                              </w:rPr>
                            </w:rPrChange>
                          </w:rPr>
                        </w:pPr>
                        <w:ins w:id="2123" w:author="aljaykum" w:date="2016-11-08T14:12:00Z">
                          <w:r w:rsidRPr="00BF6CA6">
                            <w:rPr>
                              <w:rFonts w:ascii="Calibri" w:hAnsi="Calibri"/>
                              <w:b/>
                              <w:bCs/>
                              <w:color w:val="1F497D"/>
                              <w:sz w:val="22"/>
                              <w:szCs w:val="22"/>
                              <w:rPrChange w:id="2124" w:author="aljaykum" w:date="2016-11-08T14:12:00Z">
                                <w:rPr>
                                  <w:rFonts w:ascii="Calibri" w:hAnsi="Calibri"/>
                                  <w:b/>
                                  <w:bCs/>
                                  <w:color w:val="1F497D"/>
                                  <w:u w:val="single"/>
                                </w:rPr>
                              </w:rPrChange>
                            </w:rPr>
                            <w:t>Start Date</w:t>
                          </w:r>
                        </w:ins>
                      </w:p>
                    </w:tc>
                    <w:tc>
                      <w:tcPr>
                        <w:tcW w:w="0" w:type="auto"/>
                        <w:tcBorders>
                          <w:top w:val="single" w:sz="2" w:space="0" w:color="000000"/>
                          <w:left w:val="single" w:sz="2" w:space="0" w:color="000000"/>
                          <w:bottom w:val="single" w:sz="2" w:space="0" w:color="000000"/>
                          <w:right w:val="single" w:sz="2" w:space="0" w:color="000000"/>
                        </w:tcBorders>
                        <w:vAlign w:val="center"/>
                        <w:hideMark/>
                        <w:tcPrChange w:id="2125"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BF6CA6">
                        <w:pPr>
                          <w:rPr>
                            <w:ins w:id="2126" w:author="aljaykum" w:date="2016-11-08T14:12:00Z"/>
                            <w:rFonts w:ascii="Calibri" w:hAnsi="Calibri" w:cs="Times New Roman"/>
                            <w:color w:val="1F497D"/>
                            <w:sz w:val="22"/>
                            <w:szCs w:val="22"/>
                            <w:rPrChange w:id="2127" w:author="aljaykum" w:date="2016-11-08T14:12:00Z">
                              <w:rPr>
                                <w:ins w:id="2128" w:author="aljaykum" w:date="2016-11-08T14:12:00Z"/>
                                <w:rFonts w:ascii="Calibri" w:hAnsi="Calibri" w:cs="Times New Roman"/>
                                <w:color w:val="1F497D"/>
                                <w:sz w:val="24"/>
                                <w:szCs w:val="24"/>
                              </w:rPr>
                            </w:rPrChange>
                          </w:rPr>
                        </w:pPr>
                        <w:ins w:id="2129" w:author="aljaykum" w:date="2016-11-08T14:12:00Z">
                          <w:r w:rsidRPr="00BF6CA6">
                            <w:rPr>
                              <w:rFonts w:ascii="Calibri" w:hAnsi="Calibri"/>
                              <w:b/>
                              <w:bCs/>
                              <w:color w:val="1F497D"/>
                              <w:sz w:val="22"/>
                              <w:szCs w:val="22"/>
                              <w:rPrChange w:id="2130" w:author="aljaykum" w:date="2016-11-08T14:12:00Z">
                                <w:rPr>
                                  <w:rFonts w:ascii="Calibri" w:hAnsi="Calibri"/>
                                  <w:b/>
                                  <w:bCs/>
                                  <w:color w:val="1F497D"/>
                                  <w:u w:val="single"/>
                                </w:rPr>
                              </w:rPrChange>
                            </w:rPr>
                            <w:t>End Date</w:t>
                          </w:r>
                        </w:ins>
                      </w:p>
                    </w:tc>
                    <w:tc>
                      <w:tcPr>
                        <w:tcW w:w="0" w:type="auto"/>
                        <w:tcBorders>
                          <w:top w:val="single" w:sz="2" w:space="0" w:color="000000"/>
                          <w:left w:val="single" w:sz="2" w:space="0" w:color="000000"/>
                          <w:bottom w:val="single" w:sz="2" w:space="0" w:color="000000"/>
                          <w:right w:val="single" w:sz="2" w:space="0" w:color="000000"/>
                        </w:tcBorders>
                        <w:vAlign w:val="center"/>
                        <w:hideMark/>
                        <w:tcPrChange w:id="2131"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BF6CA6" w:rsidRPr="00BF6CA6" w:rsidRDefault="00BF6CA6">
                        <w:pPr>
                          <w:rPr>
                            <w:ins w:id="2132" w:author="aljaykum" w:date="2016-11-08T14:12:00Z"/>
                            <w:rFonts w:ascii="Calibri" w:hAnsi="Calibri" w:cs="Times New Roman"/>
                            <w:color w:val="1F497D"/>
                            <w:sz w:val="22"/>
                            <w:szCs w:val="22"/>
                            <w:rPrChange w:id="2133" w:author="aljaykum" w:date="2016-11-08T14:12:00Z">
                              <w:rPr>
                                <w:ins w:id="2134" w:author="aljaykum" w:date="2016-11-08T14:12:00Z"/>
                                <w:rFonts w:ascii="Calibri" w:hAnsi="Calibri" w:cs="Times New Roman"/>
                                <w:color w:val="1F497D"/>
                                <w:sz w:val="24"/>
                                <w:szCs w:val="24"/>
                              </w:rPr>
                            </w:rPrChange>
                          </w:rPr>
                        </w:pPr>
                        <w:ins w:id="2135" w:author="aljaykum" w:date="2016-11-08T14:12:00Z">
                          <w:r w:rsidRPr="00BF6CA6">
                            <w:rPr>
                              <w:rFonts w:ascii="Calibri" w:hAnsi="Calibri"/>
                              <w:b/>
                              <w:bCs/>
                              <w:color w:val="1F497D"/>
                              <w:sz w:val="22"/>
                              <w:szCs w:val="22"/>
                              <w:rPrChange w:id="2136" w:author="aljaykum" w:date="2016-11-08T14:12:00Z">
                                <w:rPr>
                                  <w:rFonts w:ascii="Calibri" w:hAnsi="Calibri"/>
                                  <w:b/>
                                  <w:bCs/>
                                  <w:color w:val="1F497D"/>
                                  <w:sz w:val="22"/>
                                  <w:szCs w:val="22"/>
                                  <w:u w:val="single"/>
                                </w:rPr>
                              </w:rPrChange>
                            </w:rPr>
                            <w:t xml:space="preserve">Effective </w:t>
                          </w:r>
                        </w:ins>
                        <w:ins w:id="2137" w:author="aljaykum" w:date="2016-11-08T14:13:00Z">
                          <w:r w:rsidR="00C2776B">
                            <w:rPr>
                              <w:rFonts w:ascii="Calibri" w:hAnsi="Calibri"/>
                              <w:b/>
                              <w:bCs/>
                              <w:color w:val="1F497D"/>
                              <w:sz w:val="22"/>
                              <w:szCs w:val="22"/>
                            </w:rPr>
                            <w:t>L</w:t>
                          </w:r>
                        </w:ins>
                        <w:ins w:id="2138" w:author="aljaykum" w:date="2016-11-08T14:12:00Z">
                          <w:r w:rsidRPr="00BF6CA6">
                            <w:rPr>
                              <w:rFonts w:ascii="Calibri" w:hAnsi="Calibri"/>
                              <w:b/>
                              <w:bCs/>
                              <w:color w:val="1F497D"/>
                              <w:sz w:val="22"/>
                              <w:szCs w:val="22"/>
                              <w:rPrChange w:id="2139" w:author="aljaykum" w:date="2016-11-08T14:12:00Z">
                                <w:rPr>
                                  <w:rFonts w:ascii="Calibri" w:hAnsi="Calibri"/>
                                  <w:b/>
                                  <w:bCs/>
                                  <w:color w:val="1F497D"/>
                                  <w:u w:val="single"/>
                                </w:rPr>
                              </w:rPrChange>
                            </w:rPr>
                            <w:t xml:space="preserve">eave </w:t>
                          </w:r>
                        </w:ins>
                      </w:p>
                    </w:tc>
                  </w:tr>
                  <w:tr w:rsidR="00C2776B" w:rsidRPr="00C2776B" w:rsidTr="00C2776B">
                    <w:trPr>
                      <w:trHeight w:val="325"/>
                      <w:ins w:id="2140" w:author="aljaykum" w:date="2016-11-08T14:12:00Z"/>
                    </w:trPr>
                    <w:tc>
                      <w:tcPr>
                        <w:tcW w:w="0" w:type="auto"/>
                        <w:tcBorders>
                          <w:top w:val="single" w:sz="2" w:space="0" w:color="000000"/>
                          <w:left w:val="single" w:sz="2" w:space="0" w:color="000000"/>
                          <w:bottom w:val="single" w:sz="2" w:space="0" w:color="000000"/>
                          <w:right w:val="single" w:sz="2" w:space="0" w:color="000000"/>
                        </w:tcBorders>
                        <w:vAlign w:val="center"/>
                        <w:hideMark/>
                        <w:tcPrChange w:id="2141"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C2776B">
                        <w:pPr>
                          <w:rPr>
                            <w:ins w:id="2142" w:author="aljaykum" w:date="2016-11-08T14:12:00Z"/>
                            <w:rFonts w:ascii="Calibri" w:hAnsi="Calibri" w:cs="Times New Roman"/>
                            <w:color w:val="1F497D"/>
                            <w:sz w:val="22"/>
                            <w:szCs w:val="22"/>
                            <w:rPrChange w:id="2143" w:author="aljaykum" w:date="2016-11-08T14:12:00Z">
                              <w:rPr>
                                <w:ins w:id="2144" w:author="aljaykum" w:date="2016-11-08T14:12:00Z"/>
                                <w:rFonts w:ascii="Calibri" w:hAnsi="Calibri" w:cs="Times New Roman"/>
                                <w:color w:val="1F497D"/>
                                <w:sz w:val="24"/>
                                <w:szCs w:val="24"/>
                              </w:rPr>
                            </w:rPrChange>
                          </w:rPr>
                        </w:pPr>
                      </w:p>
                    </w:tc>
                    <w:tc>
                      <w:tcPr>
                        <w:tcW w:w="0" w:type="auto"/>
                        <w:tcBorders>
                          <w:top w:val="single" w:sz="2" w:space="0" w:color="000000"/>
                          <w:left w:val="single" w:sz="2" w:space="0" w:color="000000"/>
                          <w:bottom w:val="single" w:sz="2" w:space="0" w:color="000000"/>
                          <w:right w:val="single" w:sz="2" w:space="0" w:color="000000"/>
                        </w:tcBorders>
                        <w:vAlign w:val="center"/>
                        <w:hideMark/>
                        <w:tcPrChange w:id="2145"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C2776B">
                        <w:pPr>
                          <w:rPr>
                            <w:ins w:id="2146" w:author="aljaykum" w:date="2016-11-08T14:12:00Z"/>
                            <w:rFonts w:ascii="Calibri" w:hAnsi="Calibri" w:cs="Times New Roman"/>
                            <w:color w:val="1F497D"/>
                            <w:sz w:val="22"/>
                            <w:szCs w:val="22"/>
                            <w:rPrChange w:id="2147" w:author="aljaykum" w:date="2016-11-08T14:12:00Z">
                              <w:rPr>
                                <w:ins w:id="2148" w:author="aljaykum" w:date="2016-11-08T14:12:00Z"/>
                                <w:rFonts w:ascii="Calibri" w:hAnsi="Calibri" w:cs="Times New Roman"/>
                                <w:color w:val="1F497D"/>
                                <w:sz w:val="24"/>
                                <w:szCs w:val="24"/>
                              </w:rPr>
                            </w:rPrChange>
                          </w:rPr>
                        </w:pPr>
                      </w:p>
                    </w:tc>
                    <w:tc>
                      <w:tcPr>
                        <w:tcW w:w="0" w:type="auto"/>
                        <w:tcBorders>
                          <w:top w:val="single" w:sz="2" w:space="0" w:color="000000"/>
                          <w:left w:val="single" w:sz="2" w:space="0" w:color="000000"/>
                          <w:bottom w:val="single" w:sz="2" w:space="0" w:color="000000"/>
                          <w:right w:val="single" w:sz="2" w:space="0" w:color="000000"/>
                        </w:tcBorders>
                        <w:vAlign w:val="center"/>
                        <w:hideMark/>
                        <w:tcPrChange w:id="2149"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C2776B">
                        <w:pPr>
                          <w:rPr>
                            <w:ins w:id="2150" w:author="aljaykum" w:date="2016-11-08T14:12:00Z"/>
                            <w:rFonts w:ascii="Calibri" w:hAnsi="Calibri" w:cs="Times New Roman"/>
                            <w:color w:val="1F497D"/>
                            <w:sz w:val="22"/>
                            <w:szCs w:val="22"/>
                            <w:rPrChange w:id="2151" w:author="aljaykum" w:date="2016-11-08T14:12:00Z">
                              <w:rPr>
                                <w:ins w:id="2152" w:author="aljaykum" w:date="2016-11-08T14:12:00Z"/>
                                <w:rFonts w:ascii="Calibri" w:hAnsi="Calibri" w:cs="Times New Roman"/>
                                <w:color w:val="1F497D"/>
                                <w:sz w:val="24"/>
                                <w:szCs w:val="24"/>
                              </w:rPr>
                            </w:rPrChange>
                          </w:rPr>
                        </w:pPr>
                      </w:p>
                    </w:tc>
                    <w:tc>
                      <w:tcPr>
                        <w:tcW w:w="0" w:type="auto"/>
                        <w:tcBorders>
                          <w:top w:val="single" w:sz="2" w:space="0" w:color="000000"/>
                          <w:left w:val="single" w:sz="2" w:space="0" w:color="000000"/>
                          <w:bottom w:val="single" w:sz="2" w:space="0" w:color="000000"/>
                          <w:right w:val="single" w:sz="2" w:space="0" w:color="000000"/>
                        </w:tcBorders>
                        <w:vAlign w:val="center"/>
                        <w:hideMark/>
                        <w:tcPrChange w:id="2153" w:author="aljaykum" w:date="2016-11-08T14:13:00Z">
                          <w:tcPr>
                            <w:tcW w:w="0" w:type="auto"/>
                            <w:tcBorders>
                              <w:top w:val="single" w:sz="2" w:space="0" w:color="000000"/>
                              <w:left w:val="single" w:sz="2" w:space="0" w:color="000000"/>
                              <w:bottom w:val="single" w:sz="2" w:space="0" w:color="000000"/>
                              <w:right w:val="single" w:sz="2" w:space="0" w:color="000000"/>
                            </w:tcBorders>
                            <w:vAlign w:val="center"/>
                            <w:hideMark/>
                          </w:tcPr>
                        </w:tcPrChange>
                      </w:tcPr>
                      <w:p w:rsidR="00C2776B" w:rsidRPr="00C2776B" w:rsidRDefault="00C2776B">
                        <w:pPr>
                          <w:rPr>
                            <w:ins w:id="2154" w:author="aljaykum" w:date="2016-11-08T14:12:00Z"/>
                            <w:rFonts w:ascii="Calibri" w:hAnsi="Calibri" w:cs="Times New Roman"/>
                            <w:color w:val="1F497D"/>
                            <w:sz w:val="22"/>
                            <w:szCs w:val="22"/>
                            <w:rPrChange w:id="2155" w:author="aljaykum" w:date="2016-11-08T14:12:00Z">
                              <w:rPr>
                                <w:ins w:id="2156" w:author="aljaykum" w:date="2016-11-08T14:12:00Z"/>
                                <w:rFonts w:ascii="Calibri" w:hAnsi="Calibri" w:cs="Times New Roman"/>
                                <w:color w:val="1F497D"/>
                                <w:sz w:val="24"/>
                                <w:szCs w:val="24"/>
                              </w:rPr>
                            </w:rPrChange>
                          </w:rPr>
                        </w:pPr>
                      </w:p>
                    </w:tc>
                  </w:tr>
                </w:tbl>
                <w:p w:rsidR="00C2776B" w:rsidRPr="00C2776B" w:rsidRDefault="00C2776B">
                  <w:pPr>
                    <w:rPr>
                      <w:ins w:id="2157" w:author="aljaykum" w:date="2016-11-08T14:12:00Z"/>
                      <w:rFonts w:asciiTheme="minorHAnsi" w:hAnsiTheme="minorHAnsi" w:cs="Times New Roman"/>
                      <w:sz w:val="22"/>
                      <w:szCs w:val="22"/>
                    </w:rPr>
                  </w:pPr>
                </w:p>
              </w:tc>
            </w:tr>
            <w:tr w:rsidR="00C2776B" w:rsidRPr="00C2776B" w:rsidTr="00C2776B">
              <w:trPr>
                <w:trHeight w:val="300"/>
                <w:ins w:id="2158"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159" w:author="aljaykum" w:date="2016-11-08T14:12:00Z"/>
                      <w:rFonts w:asciiTheme="minorHAnsi" w:hAnsiTheme="minorHAnsi" w:cs="Times New Roman"/>
                      <w:sz w:val="22"/>
                      <w:szCs w:val="22"/>
                    </w:rPr>
                  </w:pPr>
                </w:p>
              </w:tc>
            </w:tr>
            <w:tr w:rsidR="00C2776B" w:rsidRPr="00C2776B" w:rsidTr="00C2776B">
              <w:trPr>
                <w:trHeight w:val="300"/>
                <w:ins w:id="2160" w:author="aljaykum" w:date="2016-11-08T14:12:00Z"/>
              </w:trPr>
              <w:tc>
                <w:tcPr>
                  <w:tcW w:w="0" w:type="auto"/>
                  <w:tcMar>
                    <w:top w:w="15" w:type="dxa"/>
                    <w:left w:w="15" w:type="dxa"/>
                    <w:bottom w:w="15" w:type="dxa"/>
                    <w:right w:w="15" w:type="dxa"/>
                  </w:tcMar>
                  <w:vAlign w:val="center"/>
                  <w:hideMark/>
                </w:tcPr>
                <w:p w:rsidR="00BF6CA6" w:rsidRPr="00BF6CA6" w:rsidRDefault="00BF6CA6">
                  <w:pPr>
                    <w:rPr>
                      <w:ins w:id="2161" w:author="aljaykum" w:date="2016-11-08T14:12:00Z"/>
                      <w:rFonts w:ascii="Calibri" w:hAnsi="Calibri" w:cs="Times New Roman"/>
                      <w:color w:val="1F497D"/>
                      <w:sz w:val="22"/>
                      <w:szCs w:val="22"/>
                      <w:rPrChange w:id="2162" w:author="aljaykum" w:date="2016-11-08T14:12:00Z">
                        <w:rPr>
                          <w:ins w:id="2163" w:author="aljaykum" w:date="2016-11-08T14:12:00Z"/>
                          <w:rFonts w:ascii="Calibri" w:hAnsi="Calibri" w:cs="Times New Roman"/>
                          <w:color w:val="1F497D"/>
                          <w:sz w:val="24"/>
                          <w:szCs w:val="24"/>
                        </w:rPr>
                      </w:rPrChange>
                    </w:rPr>
                  </w:pPr>
                  <w:ins w:id="2164" w:author="aljaykum" w:date="2016-11-08T14:12:00Z">
                    <w:r w:rsidRPr="00BF6CA6">
                      <w:rPr>
                        <w:rFonts w:ascii="Calibri" w:hAnsi="Calibri"/>
                        <w:color w:val="1F497D"/>
                        <w:sz w:val="22"/>
                        <w:szCs w:val="22"/>
                        <w:rPrChange w:id="2165" w:author="aljaykum" w:date="2016-11-08T14:12:00Z">
                          <w:rPr>
                            <w:rFonts w:ascii="Calibri" w:hAnsi="Calibri"/>
                            <w:color w:val="1F497D"/>
                            <w:u w:val="single"/>
                          </w:rPr>
                        </w:rPrChange>
                      </w:rPr>
                      <w:t>Remarks:</w:t>
                    </w:r>
                    <w:r w:rsidRPr="00BF6CA6">
                      <w:rPr>
                        <w:rFonts w:ascii="Calibri" w:hAnsi="Calibri"/>
                        <w:b/>
                        <w:bCs/>
                        <w:color w:val="1F497D"/>
                        <w:sz w:val="22"/>
                        <w:szCs w:val="22"/>
                        <w:rPrChange w:id="2166" w:author="aljaykum" w:date="2016-11-08T14:12:00Z">
                          <w:rPr>
                            <w:rFonts w:ascii="Calibri" w:hAnsi="Calibri"/>
                            <w:b/>
                            <w:bCs/>
                            <w:color w:val="1F497D"/>
                            <w:u w:val="single"/>
                          </w:rPr>
                        </w:rPrChange>
                      </w:rPr>
                      <w:t xml:space="preserve"> </w:t>
                    </w:r>
                  </w:ins>
                </w:p>
              </w:tc>
            </w:tr>
            <w:tr w:rsidR="00C2776B" w:rsidRPr="00C2776B" w:rsidTr="00C2776B">
              <w:trPr>
                <w:ins w:id="2167" w:author="aljaykum" w:date="2016-11-08T14:12:00Z"/>
              </w:trPr>
              <w:tc>
                <w:tcPr>
                  <w:tcW w:w="0" w:type="auto"/>
                  <w:tcMar>
                    <w:top w:w="15" w:type="dxa"/>
                    <w:left w:w="15" w:type="dxa"/>
                    <w:bottom w:w="15" w:type="dxa"/>
                    <w:right w:w="15" w:type="dxa"/>
                  </w:tcMar>
                  <w:vAlign w:val="center"/>
                  <w:hideMark/>
                </w:tcPr>
                <w:p w:rsidR="00C2776B" w:rsidRPr="00C2776B" w:rsidRDefault="00BF6CA6">
                  <w:pPr>
                    <w:rPr>
                      <w:ins w:id="2168" w:author="aljaykum" w:date="2016-11-08T14:12:00Z"/>
                      <w:rFonts w:ascii="Calibri" w:hAnsi="Calibri" w:cs="Times New Roman"/>
                      <w:color w:val="1F497D"/>
                      <w:sz w:val="22"/>
                      <w:szCs w:val="22"/>
                      <w:rPrChange w:id="2169" w:author="aljaykum" w:date="2016-11-08T14:12:00Z">
                        <w:rPr>
                          <w:ins w:id="2170" w:author="aljaykum" w:date="2016-11-08T14:12:00Z"/>
                          <w:rFonts w:ascii="Calibri" w:hAnsi="Calibri" w:cs="Times New Roman"/>
                          <w:color w:val="1F497D"/>
                          <w:sz w:val="24"/>
                          <w:szCs w:val="24"/>
                        </w:rPr>
                      </w:rPrChange>
                    </w:rPr>
                  </w:pPr>
                  <w:ins w:id="2171" w:author="aljaykum" w:date="2016-11-08T14:12:00Z">
                    <w:r w:rsidRPr="00BF6CA6">
                      <w:rPr>
                        <w:rFonts w:ascii="Calibri" w:hAnsi="Calibri"/>
                        <w:color w:val="1F497D"/>
                        <w:sz w:val="22"/>
                        <w:szCs w:val="22"/>
                        <w:rPrChange w:id="2172" w:author="aljaykum" w:date="2016-11-08T14:12:00Z">
                          <w:rPr>
                            <w:rFonts w:ascii="Calibri" w:hAnsi="Calibri"/>
                            <w:color w:val="1F497D"/>
                            <w:u w:val="single"/>
                          </w:rPr>
                        </w:rPrChange>
                      </w:rPr>
                      <w:t>Note:</w:t>
                    </w:r>
                  </w:ins>
                </w:p>
              </w:tc>
            </w:tr>
            <w:tr w:rsidR="00C2776B" w:rsidRPr="00C2776B" w:rsidTr="00C2776B">
              <w:trPr>
                <w:trHeight w:val="300"/>
                <w:ins w:id="2173"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174" w:author="aljaykum" w:date="2016-11-08T14:12:00Z"/>
                      <w:rFonts w:asciiTheme="minorHAnsi" w:hAnsiTheme="minorHAnsi" w:cs="Times New Roman"/>
                      <w:sz w:val="22"/>
                      <w:szCs w:val="22"/>
                    </w:rPr>
                  </w:pPr>
                </w:p>
              </w:tc>
            </w:tr>
            <w:tr w:rsidR="00C2776B" w:rsidRPr="00C2776B" w:rsidTr="00C2776B">
              <w:trPr>
                <w:ins w:id="2175" w:author="aljaykum" w:date="2016-11-08T14:12:00Z"/>
              </w:trPr>
              <w:tc>
                <w:tcPr>
                  <w:tcW w:w="0" w:type="auto"/>
                  <w:tcMar>
                    <w:top w:w="15" w:type="dxa"/>
                    <w:left w:w="15" w:type="dxa"/>
                    <w:bottom w:w="15" w:type="dxa"/>
                    <w:right w:w="15" w:type="dxa"/>
                  </w:tcMar>
                  <w:vAlign w:val="center"/>
                  <w:hideMark/>
                </w:tcPr>
                <w:p w:rsidR="00C2776B" w:rsidRPr="00C2776B" w:rsidRDefault="00BF6CA6" w:rsidP="00C2776B">
                  <w:pPr>
                    <w:numPr>
                      <w:ilvl w:val="0"/>
                      <w:numId w:val="75"/>
                    </w:numPr>
                    <w:kinsoku/>
                    <w:spacing w:before="100" w:beforeAutospacing="1" w:after="100" w:afterAutospacing="1" w:line="240" w:lineRule="auto"/>
                    <w:ind w:left="0"/>
                    <w:rPr>
                      <w:ins w:id="2176" w:author="aljaykum" w:date="2016-11-08T14:12:00Z"/>
                      <w:rFonts w:ascii="Calibri" w:hAnsi="Calibri"/>
                      <w:color w:val="1F497D"/>
                      <w:sz w:val="22"/>
                      <w:szCs w:val="22"/>
                      <w:rPrChange w:id="2177" w:author="aljaykum" w:date="2016-11-08T14:12:00Z">
                        <w:rPr>
                          <w:ins w:id="2178" w:author="aljaykum" w:date="2016-11-08T14:12:00Z"/>
                          <w:rFonts w:ascii="Calibri" w:hAnsi="Calibri"/>
                          <w:color w:val="1F497D"/>
                          <w:sz w:val="24"/>
                          <w:szCs w:val="24"/>
                        </w:rPr>
                      </w:rPrChange>
                    </w:rPr>
                  </w:pPr>
                  <w:ins w:id="2179" w:author="aljaykum" w:date="2016-11-08T14:12:00Z">
                    <w:r w:rsidRPr="00BF6CA6">
                      <w:rPr>
                        <w:rFonts w:ascii="Calibri" w:hAnsi="Calibri"/>
                        <w:color w:val="1F497D"/>
                        <w:sz w:val="22"/>
                        <w:szCs w:val="22"/>
                        <w:rPrChange w:id="2180" w:author="aljaykum" w:date="2016-11-08T14:12:00Z">
                          <w:rPr>
                            <w:rFonts w:ascii="Calibri" w:hAnsi="Calibri"/>
                            <w:color w:val="1F497D"/>
                            <w:u w:val="single"/>
                          </w:rPr>
                        </w:rPrChange>
                      </w:rPr>
                      <w:t xml:space="preserve">• Please login to </w:t>
                    </w:r>
                    <w:r w:rsidRPr="00BF6CA6">
                      <w:rPr>
                        <w:rFonts w:ascii="Calibri" w:hAnsi="Calibri"/>
                        <w:color w:val="1F497D"/>
                        <w:sz w:val="22"/>
                        <w:szCs w:val="22"/>
                        <w:rPrChange w:id="2181" w:author="aljaykum" w:date="2016-11-08T14:12:00Z">
                          <w:rPr>
                            <w:rFonts w:ascii="Calibri" w:hAnsi="Calibri"/>
                            <w:color w:val="1F497D"/>
                            <w:u w:val="single"/>
                          </w:rPr>
                        </w:rPrChange>
                      </w:rPr>
                      <w:fldChar w:fldCharType="begin"/>
                    </w:r>
                    <w:r w:rsidRPr="00BF6CA6">
                      <w:rPr>
                        <w:rFonts w:ascii="Calibri" w:hAnsi="Calibri"/>
                        <w:color w:val="1F497D"/>
                        <w:sz w:val="22"/>
                        <w:szCs w:val="22"/>
                        <w:rPrChange w:id="2182" w:author="aljaykum" w:date="2016-11-08T14:12:00Z">
                          <w:rPr>
                            <w:rFonts w:ascii="Calibri" w:hAnsi="Calibri"/>
                            <w:color w:val="1F497D"/>
                            <w:u w:val="single"/>
                          </w:rPr>
                        </w:rPrChange>
                      </w:rPr>
                      <w:instrText xml:space="preserve"> HYPERLINK "https://myleavesit.in.capgemini.com/" </w:instrText>
                    </w:r>
                    <w:r w:rsidRPr="00BF6CA6">
                      <w:rPr>
                        <w:rFonts w:ascii="Calibri" w:hAnsi="Calibri"/>
                        <w:color w:val="1F497D"/>
                        <w:sz w:val="22"/>
                        <w:szCs w:val="22"/>
                        <w:rPrChange w:id="2183" w:author="aljaykum" w:date="2016-11-08T14:12:00Z">
                          <w:rPr>
                            <w:rFonts w:ascii="Calibri" w:hAnsi="Calibri"/>
                            <w:color w:val="1F497D"/>
                            <w:u w:val="single"/>
                          </w:rPr>
                        </w:rPrChange>
                      </w:rPr>
                      <w:fldChar w:fldCharType="separate"/>
                    </w:r>
                    <w:r w:rsidRPr="00BF6CA6">
                      <w:rPr>
                        <w:rStyle w:val="Hyperlink"/>
                        <w:rFonts w:ascii="Calibri" w:hAnsi="Calibri"/>
                        <w:sz w:val="22"/>
                        <w:szCs w:val="22"/>
                        <w:rPrChange w:id="2184" w:author="aljaykum" w:date="2016-11-08T14:12:00Z">
                          <w:rPr>
                            <w:rStyle w:val="Hyperlink"/>
                            <w:rFonts w:ascii="Calibri" w:hAnsi="Calibri"/>
                          </w:rPr>
                        </w:rPrChange>
                      </w:rPr>
                      <w:t>https://myleavesit.in.capgemini.com/</w:t>
                    </w:r>
                    <w:r w:rsidRPr="00BF6CA6">
                      <w:rPr>
                        <w:rFonts w:ascii="Calibri" w:hAnsi="Calibri"/>
                        <w:color w:val="1F497D"/>
                        <w:sz w:val="22"/>
                        <w:szCs w:val="22"/>
                        <w:rPrChange w:id="2185" w:author="aljaykum" w:date="2016-11-08T14:12:00Z">
                          <w:rPr>
                            <w:rFonts w:ascii="Calibri" w:hAnsi="Calibri"/>
                            <w:color w:val="1F497D"/>
                            <w:u w:val="single"/>
                          </w:rPr>
                        </w:rPrChange>
                      </w:rPr>
                      <w:fldChar w:fldCharType="end"/>
                    </w:r>
                    <w:r w:rsidRPr="00BF6CA6">
                      <w:rPr>
                        <w:rFonts w:ascii="Calibri" w:hAnsi="Calibri"/>
                        <w:color w:val="1F497D"/>
                        <w:sz w:val="22"/>
                        <w:szCs w:val="22"/>
                        <w:rPrChange w:id="2186" w:author="aljaykum" w:date="2016-11-08T14:12:00Z">
                          <w:rPr>
                            <w:rFonts w:ascii="Calibri" w:hAnsi="Calibri"/>
                            <w:color w:val="1F497D"/>
                            <w:u w:val="single"/>
                          </w:rPr>
                        </w:rPrChange>
                      </w:rPr>
                      <w:t xml:space="preserve"> to access LMS application</w:t>
                    </w:r>
                  </w:ins>
                </w:p>
                <w:p w:rsidR="00BF6CA6" w:rsidRPr="00BF6CA6" w:rsidRDefault="00BF6CA6">
                  <w:pPr>
                    <w:numPr>
                      <w:ilvl w:val="0"/>
                      <w:numId w:val="75"/>
                    </w:numPr>
                    <w:kinsoku/>
                    <w:spacing w:before="100" w:beforeAutospacing="1" w:after="100" w:afterAutospacing="1" w:line="240" w:lineRule="auto"/>
                    <w:ind w:left="0"/>
                    <w:rPr>
                      <w:ins w:id="2187" w:author="aljaykum" w:date="2016-11-08T14:12:00Z"/>
                      <w:rFonts w:ascii="Calibri" w:hAnsi="Calibri"/>
                      <w:color w:val="1F497D"/>
                      <w:sz w:val="22"/>
                      <w:szCs w:val="22"/>
                      <w:rPrChange w:id="2188" w:author="aljaykum" w:date="2016-11-08T14:13:00Z">
                        <w:rPr>
                          <w:ins w:id="2189" w:author="aljaykum" w:date="2016-11-08T14:12:00Z"/>
                          <w:rFonts w:ascii="Calibri" w:hAnsi="Calibri" w:cs="Times New Roman"/>
                          <w:color w:val="1F497D"/>
                          <w:sz w:val="24"/>
                          <w:szCs w:val="24"/>
                        </w:rPr>
                      </w:rPrChange>
                    </w:rPr>
                    <w:pPrChange w:id="2190" w:author="aljaykum" w:date="2016-11-08T14:13:00Z">
                      <w:pPr>
                        <w:numPr>
                          <w:numId w:val="75"/>
                        </w:numPr>
                        <w:tabs>
                          <w:tab w:val="num" w:pos="720"/>
                        </w:tabs>
                        <w:kinsoku/>
                        <w:spacing w:before="100" w:beforeAutospacing="1" w:after="100" w:afterAutospacing="1" w:line="240" w:lineRule="auto"/>
                        <w:ind w:left="720" w:hanging="360"/>
                      </w:pPr>
                    </w:pPrChange>
                  </w:pPr>
                  <w:ins w:id="2191" w:author="aljaykum" w:date="2016-11-08T14:12:00Z">
                    <w:r w:rsidRPr="00BF6CA6">
                      <w:rPr>
                        <w:rFonts w:ascii="Calibri" w:hAnsi="Calibri"/>
                        <w:color w:val="1F497D"/>
                        <w:sz w:val="22"/>
                        <w:szCs w:val="22"/>
                        <w:rPrChange w:id="2192" w:author="aljaykum" w:date="2016-11-08T14:12:00Z">
                          <w:rPr>
                            <w:rFonts w:ascii="Calibri" w:hAnsi="Calibri"/>
                            <w:color w:val="1F497D"/>
                            <w:u w:val="single"/>
                          </w:rPr>
                        </w:rPrChange>
                      </w:rPr>
                      <w:t xml:space="preserve">• For any technical/functional issues, kindly raise your service request </w:t>
                    </w:r>
                  </w:ins>
                  <w:ins w:id="2193" w:author="aljaykum" w:date="2016-11-08T14:13:00Z">
                    <w:r w:rsidRPr="00BF6CA6">
                      <w:rPr>
                        <w:rFonts w:ascii="Calibri" w:hAnsi="Calibri"/>
                        <w:color w:val="1F497D"/>
                        <w:sz w:val="22"/>
                        <w:szCs w:val="22"/>
                        <w:rPrChange w:id="2194" w:author="aljaykum" w:date="2016-11-08T14:12:00Z">
                          <w:rPr>
                            <w:rFonts w:ascii="Calibri" w:hAnsi="Calibri"/>
                            <w:color w:val="1F497D"/>
                            <w:sz w:val="22"/>
                            <w:szCs w:val="22"/>
                            <w:u w:val="single"/>
                          </w:rPr>
                        </w:rPrChange>
                      </w:rPr>
                      <w:t>using:</w:t>
                    </w:r>
                  </w:ins>
                  <w:ins w:id="2195" w:author="aljaykum" w:date="2016-11-08T14:12:00Z">
                    <w:r w:rsidRPr="00BF6CA6">
                      <w:rPr>
                        <w:rFonts w:ascii="Calibri" w:hAnsi="Calibri"/>
                        <w:color w:val="1F497D"/>
                        <w:sz w:val="22"/>
                        <w:szCs w:val="22"/>
                        <w:rPrChange w:id="2196" w:author="aljaykum" w:date="2016-11-08T14:12:00Z">
                          <w:rPr>
                            <w:rFonts w:ascii="Calibri" w:hAnsi="Calibri"/>
                            <w:color w:val="1F497D"/>
                            <w:u w:val="single"/>
                          </w:rPr>
                        </w:rPrChange>
                      </w:rPr>
                      <w:t xml:space="preserve"> </w:t>
                    </w:r>
                    <w:r w:rsidRPr="00BF6CA6">
                      <w:rPr>
                        <w:rFonts w:ascii="Calibri" w:hAnsi="Calibri"/>
                        <w:color w:val="1F497D"/>
                        <w:sz w:val="22"/>
                        <w:szCs w:val="22"/>
                        <w:rPrChange w:id="2197" w:author="aljaykum" w:date="2016-11-08T14:12:00Z">
                          <w:rPr>
                            <w:rFonts w:ascii="Calibri" w:hAnsi="Calibri"/>
                            <w:color w:val="1F497D"/>
                            <w:u w:val="single"/>
                          </w:rPr>
                        </w:rPrChange>
                      </w:rPr>
                      <w:fldChar w:fldCharType="begin"/>
                    </w:r>
                    <w:r w:rsidRPr="00BF6CA6">
                      <w:rPr>
                        <w:rFonts w:ascii="Calibri" w:hAnsi="Calibri"/>
                        <w:color w:val="1F497D"/>
                        <w:sz w:val="22"/>
                        <w:szCs w:val="22"/>
                        <w:rPrChange w:id="2198" w:author="aljaykum" w:date="2016-11-08T14:12:00Z">
                          <w:rPr>
                            <w:rFonts w:ascii="Calibri" w:hAnsi="Calibri"/>
                            <w:color w:val="1F497D"/>
                            <w:u w:val="single"/>
                          </w:rPr>
                        </w:rPrChange>
                      </w:rPr>
                      <w:instrText xml:space="preserve"> HYPERLINK "http://help.capgemini.com/" </w:instrText>
                    </w:r>
                    <w:r w:rsidRPr="00BF6CA6">
                      <w:rPr>
                        <w:rFonts w:ascii="Calibri" w:hAnsi="Calibri"/>
                        <w:color w:val="1F497D"/>
                        <w:sz w:val="22"/>
                        <w:szCs w:val="22"/>
                        <w:rPrChange w:id="2199" w:author="aljaykum" w:date="2016-11-08T14:12:00Z">
                          <w:rPr>
                            <w:rFonts w:ascii="Calibri" w:hAnsi="Calibri"/>
                            <w:color w:val="1F497D"/>
                            <w:u w:val="single"/>
                          </w:rPr>
                        </w:rPrChange>
                      </w:rPr>
                      <w:fldChar w:fldCharType="separate"/>
                    </w:r>
                    <w:r w:rsidRPr="00BF6CA6">
                      <w:rPr>
                        <w:rStyle w:val="Hyperlink"/>
                        <w:rFonts w:ascii="Calibri" w:hAnsi="Calibri"/>
                        <w:sz w:val="22"/>
                        <w:szCs w:val="22"/>
                        <w:rPrChange w:id="2200" w:author="aljaykum" w:date="2016-11-08T14:12:00Z">
                          <w:rPr>
                            <w:rStyle w:val="Hyperlink"/>
                            <w:rFonts w:ascii="Calibri" w:hAnsi="Calibri"/>
                          </w:rPr>
                        </w:rPrChange>
                      </w:rPr>
                      <w:t>http://help.capgemini.com/</w:t>
                    </w:r>
                    <w:r w:rsidRPr="00BF6CA6">
                      <w:rPr>
                        <w:rFonts w:ascii="Calibri" w:hAnsi="Calibri"/>
                        <w:color w:val="1F497D"/>
                        <w:sz w:val="22"/>
                        <w:szCs w:val="22"/>
                        <w:rPrChange w:id="2201" w:author="aljaykum" w:date="2016-11-08T14:12:00Z">
                          <w:rPr>
                            <w:rFonts w:ascii="Calibri" w:hAnsi="Calibri"/>
                            <w:color w:val="1F497D"/>
                            <w:u w:val="single"/>
                          </w:rPr>
                        </w:rPrChange>
                      </w:rPr>
                      <w:fldChar w:fldCharType="end"/>
                    </w:r>
                    <w:r w:rsidRPr="00BF6CA6">
                      <w:rPr>
                        <w:rFonts w:ascii="Calibri" w:hAnsi="Calibri"/>
                        <w:color w:val="1F497D"/>
                        <w:sz w:val="22"/>
                        <w:szCs w:val="22"/>
                        <w:rPrChange w:id="2202" w:author="aljaykum" w:date="2016-11-08T14:12:00Z">
                          <w:rPr>
                            <w:rFonts w:ascii="Calibri" w:hAnsi="Calibri"/>
                            <w:color w:val="1F497D"/>
                            <w:u w:val="single"/>
                          </w:rPr>
                        </w:rPrChange>
                      </w:rPr>
                      <w:t xml:space="preserve"> (Employee Management &gt;&gt; Leave Management System).</w:t>
                    </w:r>
                  </w:ins>
                </w:p>
              </w:tc>
            </w:tr>
            <w:tr w:rsidR="00C2776B" w:rsidRPr="00C2776B" w:rsidTr="00C2776B">
              <w:trPr>
                <w:ins w:id="2203"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204" w:author="aljaykum" w:date="2016-11-08T14:12:00Z"/>
                      <w:rFonts w:asciiTheme="minorHAnsi" w:hAnsiTheme="minorHAnsi" w:cs="Times New Roman"/>
                      <w:sz w:val="22"/>
                      <w:szCs w:val="22"/>
                    </w:rPr>
                  </w:pPr>
                </w:p>
              </w:tc>
            </w:tr>
            <w:tr w:rsidR="00C2776B" w:rsidRPr="00C2776B" w:rsidTr="00C2776B">
              <w:trPr>
                <w:trHeight w:val="300"/>
                <w:ins w:id="2205"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206" w:author="aljaykum" w:date="2016-11-08T14:12:00Z"/>
                      <w:rFonts w:asciiTheme="minorHAnsi" w:hAnsiTheme="minorHAnsi" w:cs="Times New Roman"/>
                      <w:sz w:val="22"/>
                      <w:szCs w:val="22"/>
                    </w:rPr>
                  </w:pPr>
                </w:p>
              </w:tc>
            </w:tr>
            <w:tr w:rsidR="00C2776B" w:rsidRPr="00C2776B" w:rsidTr="00C2776B">
              <w:trPr>
                <w:ins w:id="2207" w:author="aljaykum" w:date="2016-11-08T14:12:00Z"/>
              </w:trPr>
              <w:tc>
                <w:tcPr>
                  <w:tcW w:w="0" w:type="auto"/>
                  <w:tcMar>
                    <w:top w:w="15" w:type="dxa"/>
                    <w:left w:w="15" w:type="dxa"/>
                    <w:bottom w:w="15" w:type="dxa"/>
                    <w:right w:w="15" w:type="dxa"/>
                  </w:tcMar>
                  <w:vAlign w:val="center"/>
                  <w:hideMark/>
                </w:tcPr>
                <w:p w:rsidR="00C2776B" w:rsidRPr="00C2776B" w:rsidRDefault="00BF6CA6">
                  <w:pPr>
                    <w:rPr>
                      <w:ins w:id="2208" w:author="aljaykum" w:date="2016-11-08T14:12:00Z"/>
                      <w:rFonts w:ascii="Calibri" w:hAnsi="Calibri" w:cs="Times New Roman"/>
                      <w:color w:val="1F497D"/>
                      <w:sz w:val="22"/>
                      <w:szCs w:val="22"/>
                      <w:rPrChange w:id="2209" w:author="aljaykum" w:date="2016-11-08T14:12:00Z">
                        <w:rPr>
                          <w:ins w:id="2210" w:author="aljaykum" w:date="2016-11-08T14:12:00Z"/>
                          <w:rFonts w:ascii="Calibri" w:hAnsi="Calibri" w:cs="Times New Roman"/>
                          <w:color w:val="1F497D"/>
                          <w:sz w:val="24"/>
                          <w:szCs w:val="24"/>
                        </w:rPr>
                      </w:rPrChange>
                    </w:rPr>
                  </w:pPr>
                  <w:ins w:id="2211" w:author="aljaykum" w:date="2016-11-08T14:12:00Z">
                    <w:r w:rsidRPr="00BF6CA6">
                      <w:rPr>
                        <w:rFonts w:ascii="Calibri" w:hAnsi="Calibri"/>
                        <w:color w:val="1F497D"/>
                        <w:sz w:val="22"/>
                        <w:szCs w:val="22"/>
                        <w:rPrChange w:id="2212" w:author="aljaykum" w:date="2016-11-08T14:12:00Z">
                          <w:rPr>
                            <w:rFonts w:ascii="Calibri" w:hAnsi="Calibri"/>
                            <w:color w:val="1F497D"/>
                            <w:u w:val="single"/>
                          </w:rPr>
                        </w:rPrChange>
                      </w:rPr>
                      <w:t>Regards,</w:t>
                    </w:r>
                  </w:ins>
                </w:p>
              </w:tc>
            </w:tr>
            <w:tr w:rsidR="00C2776B" w:rsidRPr="00C2776B" w:rsidTr="00C2776B">
              <w:trPr>
                <w:ins w:id="2213" w:author="aljaykum" w:date="2016-11-08T14:12:00Z"/>
              </w:trPr>
              <w:tc>
                <w:tcPr>
                  <w:tcW w:w="0" w:type="auto"/>
                  <w:tcMar>
                    <w:top w:w="15" w:type="dxa"/>
                    <w:left w:w="15" w:type="dxa"/>
                    <w:bottom w:w="15" w:type="dxa"/>
                    <w:right w:w="15" w:type="dxa"/>
                  </w:tcMar>
                  <w:vAlign w:val="center"/>
                  <w:hideMark/>
                </w:tcPr>
                <w:p w:rsidR="00C2776B" w:rsidRPr="00C2776B" w:rsidRDefault="00C2776B">
                  <w:pPr>
                    <w:rPr>
                      <w:ins w:id="2214" w:author="aljaykum" w:date="2016-11-08T14:12:00Z"/>
                      <w:rFonts w:ascii="Calibri" w:hAnsi="Calibri" w:cs="Times New Roman"/>
                      <w:color w:val="1F497D"/>
                      <w:sz w:val="22"/>
                      <w:szCs w:val="22"/>
                      <w:rPrChange w:id="2215" w:author="aljaykum" w:date="2016-11-08T14:12:00Z">
                        <w:rPr>
                          <w:ins w:id="2216" w:author="aljaykum" w:date="2016-11-08T14:12:00Z"/>
                          <w:rFonts w:ascii="Calibri" w:hAnsi="Calibri" w:cs="Times New Roman"/>
                          <w:color w:val="1F497D"/>
                          <w:sz w:val="24"/>
                          <w:szCs w:val="24"/>
                        </w:rPr>
                      </w:rPrChange>
                    </w:rPr>
                  </w:pPr>
                  <w:ins w:id="2217" w:author="aljaykum" w:date="2016-11-08T14:14:00Z">
                    <w:r>
                      <w:rPr>
                        <w:rFonts w:ascii="Calibri" w:hAnsi="Calibri"/>
                        <w:color w:val="1F497D"/>
                        <w:sz w:val="22"/>
                        <w:szCs w:val="22"/>
                      </w:rPr>
                      <w:t>Requestor Name(ID)</w:t>
                    </w:r>
                  </w:ins>
                </w:p>
              </w:tc>
            </w:tr>
          </w:tbl>
          <w:p w:rsidR="00D2186E" w:rsidRPr="00C2776B" w:rsidRDefault="00D2186E" w:rsidP="00D2186E">
            <w:pPr>
              <w:pStyle w:val="Num1"/>
              <w:rPr>
                <w:ins w:id="2218" w:author="aljaykum" w:date="2016-11-08T11:16:00Z"/>
                <w:rFonts w:asciiTheme="minorHAnsi" w:hAnsiTheme="minorHAnsi"/>
                <w:sz w:val="22"/>
                <w:szCs w:val="22"/>
              </w:rPr>
            </w:pPr>
          </w:p>
        </w:tc>
      </w:tr>
    </w:tbl>
    <w:p w:rsidR="00BF6CA6" w:rsidRDefault="00BF6CA6">
      <w:pPr>
        <w:pStyle w:val="Num1"/>
        <w:rPr>
          <w:rFonts w:asciiTheme="minorHAnsi" w:hAnsiTheme="minorHAnsi"/>
          <w:sz w:val="22"/>
          <w:szCs w:val="22"/>
        </w:rPr>
      </w:pPr>
    </w:p>
    <w:p w:rsidR="000972C8" w:rsidRPr="008E6B5A" w:rsidDel="00103E2F" w:rsidRDefault="00AA5576" w:rsidP="003C42D4">
      <w:pPr>
        <w:pStyle w:val="Num1"/>
        <w:rPr>
          <w:rFonts w:asciiTheme="minorHAnsi" w:hAnsiTheme="minorHAnsi"/>
          <w:sz w:val="22"/>
          <w:szCs w:val="22"/>
        </w:rPr>
      </w:pPr>
      <w:moveFromRangeStart w:id="2219" w:author="aljaykum" w:date="2016-11-08T11:09:00Z" w:name="move466366691"/>
      <w:moveFrom w:id="2220" w:author="aljaykum" w:date="2016-11-08T11:09:00Z">
        <w:r w:rsidRPr="00AA5576" w:rsidDel="00103E2F">
          <w:rPr>
            <w:rFonts w:asciiTheme="minorHAnsi" w:hAnsiTheme="minorHAnsi"/>
            <w:sz w:val="22"/>
            <w:szCs w:val="22"/>
          </w:rPr>
          <w:t>Vacation leave is sent to supervisor for approval.</w:t>
        </w:r>
      </w:moveFrom>
    </w:p>
    <w:p w:rsidR="003E1638" w:rsidRPr="008E6B5A" w:rsidDel="00103E2F" w:rsidRDefault="00AA5576" w:rsidP="003C42D4">
      <w:pPr>
        <w:pStyle w:val="Num1"/>
        <w:rPr>
          <w:rFonts w:asciiTheme="minorHAnsi" w:hAnsiTheme="minorHAnsi"/>
          <w:sz w:val="22"/>
          <w:szCs w:val="22"/>
        </w:rPr>
      </w:pPr>
      <w:moveFrom w:id="2221" w:author="aljaykum" w:date="2016-11-08T11:09:00Z">
        <w:r w:rsidRPr="00AA5576" w:rsidDel="00103E2F">
          <w:rPr>
            <w:rFonts w:asciiTheme="minorHAnsi" w:hAnsiTheme="minorHAnsi"/>
            <w:sz w:val="22"/>
            <w:szCs w:val="22"/>
          </w:rPr>
          <w:t>Mail to be sent</w:t>
        </w:r>
      </w:moveFrom>
    </w:p>
    <w:tbl>
      <w:tblPr>
        <w:tblStyle w:val="TableGrid"/>
        <w:tblW w:w="0" w:type="auto"/>
        <w:tblLook w:val="04A0" w:firstRow="1" w:lastRow="0" w:firstColumn="1" w:lastColumn="0" w:noHBand="0" w:noVBand="1"/>
      </w:tblPr>
      <w:tblGrid>
        <w:gridCol w:w="8885"/>
      </w:tblGrid>
      <w:tr w:rsidR="003E1638" w:rsidRPr="008E6B5A" w:rsidDel="00103E2F" w:rsidTr="003E1638">
        <w:tc>
          <w:tcPr>
            <w:tcW w:w="8885" w:type="dxa"/>
          </w:tcPr>
          <w:p w:rsidR="003E1638" w:rsidRPr="008E6B5A" w:rsidDel="00103E2F" w:rsidRDefault="00AA5576" w:rsidP="003C42D4">
            <w:pPr>
              <w:pStyle w:val="Num1"/>
              <w:rPr>
                <w:rFonts w:asciiTheme="minorHAnsi" w:hAnsiTheme="minorHAnsi"/>
                <w:sz w:val="22"/>
                <w:szCs w:val="22"/>
              </w:rPr>
            </w:pPr>
            <w:moveFrom w:id="2222" w:author="aljaykum" w:date="2016-11-08T11:09:00Z">
              <w:r w:rsidRPr="00AA5576" w:rsidDel="00103E2F">
                <w:rPr>
                  <w:rFonts w:asciiTheme="minorHAnsi" w:hAnsiTheme="minorHAnsi"/>
                  <w:sz w:val="22"/>
                  <w:szCs w:val="22"/>
                </w:rPr>
                <w:t>From: Employee</w:t>
              </w:r>
            </w:moveFrom>
          </w:p>
          <w:p w:rsidR="003E1638" w:rsidRPr="008E6B5A" w:rsidDel="00103E2F" w:rsidRDefault="00AA5576" w:rsidP="003C42D4">
            <w:pPr>
              <w:pStyle w:val="Num1"/>
              <w:rPr>
                <w:rFonts w:asciiTheme="minorHAnsi" w:hAnsiTheme="minorHAnsi"/>
                <w:sz w:val="22"/>
                <w:szCs w:val="22"/>
              </w:rPr>
            </w:pPr>
            <w:moveFrom w:id="2223" w:author="aljaykum" w:date="2016-11-08T11:09:00Z">
              <w:r w:rsidRPr="00AA5576" w:rsidDel="00103E2F">
                <w:rPr>
                  <w:rFonts w:asciiTheme="minorHAnsi" w:hAnsiTheme="minorHAnsi"/>
                  <w:sz w:val="22"/>
                  <w:szCs w:val="22"/>
                </w:rPr>
                <w:t>To: Supervisor</w:t>
              </w:r>
            </w:moveFrom>
          </w:p>
          <w:p w:rsidR="003E1638" w:rsidRPr="008E6B5A" w:rsidDel="00103E2F" w:rsidRDefault="00AA5576" w:rsidP="003C42D4">
            <w:pPr>
              <w:pStyle w:val="Num1"/>
              <w:rPr>
                <w:rFonts w:asciiTheme="minorHAnsi" w:hAnsiTheme="minorHAnsi"/>
                <w:sz w:val="22"/>
                <w:szCs w:val="22"/>
              </w:rPr>
            </w:pPr>
            <w:moveFrom w:id="2224" w:author="aljaykum" w:date="2016-11-08T11:09:00Z">
              <w:r w:rsidRPr="00AA5576" w:rsidDel="00103E2F">
                <w:rPr>
                  <w:rFonts w:asciiTheme="minorHAnsi" w:hAnsiTheme="minorHAnsi"/>
                  <w:sz w:val="22"/>
                  <w:szCs w:val="22"/>
                </w:rPr>
                <w:t>CC: employee</w:t>
              </w:r>
            </w:moveFrom>
          </w:p>
          <w:p w:rsidR="003E1638" w:rsidRPr="008E6B5A" w:rsidDel="00103E2F" w:rsidRDefault="003E1638" w:rsidP="003C42D4">
            <w:pPr>
              <w:pStyle w:val="Num1"/>
              <w:rPr>
                <w:rFonts w:asciiTheme="minorHAnsi" w:hAnsiTheme="minorHAnsi"/>
                <w:sz w:val="22"/>
                <w:szCs w:val="22"/>
              </w:rPr>
            </w:pPr>
          </w:p>
          <w:p w:rsidR="003E1638" w:rsidRPr="008E6B5A" w:rsidDel="00103E2F" w:rsidRDefault="00AA5576" w:rsidP="003C42D4">
            <w:pPr>
              <w:pStyle w:val="Num1"/>
              <w:rPr>
                <w:rFonts w:asciiTheme="minorHAnsi" w:hAnsiTheme="minorHAnsi"/>
                <w:sz w:val="22"/>
                <w:szCs w:val="22"/>
              </w:rPr>
            </w:pPr>
            <w:moveFrom w:id="2225" w:author="aljaykum" w:date="2016-11-08T11:09:00Z">
              <w:r w:rsidRPr="00AA5576" w:rsidDel="00103E2F">
                <w:rPr>
                  <w:rFonts w:asciiTheme="minorHAnsi" w:hAnsiTheme="minorHAnsi"/>
                  <w:sz w:val="22"/>
                  <w:szCs w:val="22"/>
                </w:rPr>
                <w:t>Subject: Leave application</w:t>
              </w:r>
            </w:moveFrom>
          </w:p>
          <w:p w:rsidR="003E1638" w:rsidRPr="008E6B5A" w:rsidDel="00103E2F" w:rsidRDefault="003E1638" w:rsidP="003C42D4">
            <w:pPr>
              <w:pStyle w:val="Num1"/>
              <w:rPr>
                <w:rFonts w:asciiTheme="minorHAnsi" w:hAnsiTheme="minorHAnsi"/>
                <w:sz w:val="22"/>
                <w:szCs w:val="22"/>
              </w:rPr>
            </w:pPr>
          </w:p>
          <w:p w:rsidR="003E1638" w:rsidRPr="008E6B5A" w:rsidDel="00103E2F" w:rsidRDefault="00AA5576" w:rsidP="003C42D4">
            <w:pPr>
              <w:pStyle w:val="Num1"/>
              <w:rPr>
                <w:rFonts w:asciiTheme="minorHAnsi" w:hAnsiTheme="minorHAnsi"/>
                <w:sz w:val="22"/>
                <w:szCs w:val="22"/>
              </w:rPr>
            </w:pPr>
            <w:moveFrom w:id="2226" w:author="aljaykum" w:date="2016-11-08T11:09:00Z">
              <w:r w:rsidRPr="00AA5576" w:rsidDel="00103E2F">
                <w:rPr>
                  <w:rFonts w:asciiTheme="minorHAnsi" w:hAnsiTheme="minorHAnsi"/>
                  <w:sz w:val="22"/>
                  <w:szCs w:val="22"/>
                </w:rPr>
                <w:t>Body:</w:t>
              </w:r>
            </w:moveFrom>
          </w:p>
          <w:p w:rsidR="003E1638" w:rsidRPr="008E6B5A" w:rsidDel="00103E2F" w:rsidRDefault="00AA5576" w:rsidP="003E1638">
            <w:pPr>
              <w:spacing w:after="240"/>
              <w:rPr>
                <w:rFonts w:asciiTheme="minorHAnsi" w:hAnsiTheme="minorHAnsi"/>
              </w:rPr>
            </w:pPr>
            <w:moveFrom w:id="2227" w:author="aljaykum" w:date="2016-11-08T11:09:00Z">
              <w:r w:rsidRPr="00AA5576" w:rsidDel="00103E2F">
                <w:rPr>
                  <w:rFonts w:asciiTheme="minorHAnsi" w:hAnsiTheme="minorHAnsi"/>
                </w:rPr>
                <w:t xml:space="preserve">Hi, </w:t>
              </w:r>
              <w:r w:rsidRPr="00AA5576" w:rsidDel="00103E2F">
                <w:rPr>
                  <w:rFonts w:asciiTheme="minorHAnsi" w:hAnsiTheme="minorHAnsi"/>
                </w:rPr>
                <w:br/>
              </w:r>
              <w:r w:rsidRPr="00AA5576" w:rsidDel="00103E2F">
                <w:rPr>
                  <w:rFonts w:asciiTheme="minorHAnsi" w:hAnsiTheme="minorHAnsi"/>
                </w:rPr>
                <w:br/>
                <w:t>This is to inform you that Employee Name (ID) has submitted following leave plan.</w:t>
              </w:r>
            </w:moveFrom>
          </w:p>
          <w:tbl>
            <w:tblPr>
              <w:tblW w:w="8614"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094"/>
              <w:gridCol w:w="2094"/>
              <w:gridCol w:w="2187"/>
              <w:gridCol w:w="2239"/>
            </w:tblGrid>
            <w:tr w:rsidR="003E1638" w:rsidRPr="008E6B5A" w:rsidDel="00103E2F" w:rsidTr="003E1638">
              <w:trPr>
                <w:trHeight w:val="742"/>
              </w:trPr>
              <w:tc>
                <w:tcPr>
                  <w:tcW w:w="2094"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3E1638" w:rsidRPr="008E6B5A" w:rsidDel="00103E2F" w:rsidRDefault="00AA5576">
                  <w:pPr>
                    <w:jc w:val="center"/>
                    <w:rPr>
                      <w:rFonts w:asciiTheme="minorHAnsi" w:hAnsiTheme="minorHAnsi" w:cs="Times New Roman"/>
                      <w:b/>
                      <w:bCs/>
                      <w:sz w:val="24"/>
                      <w:szCs w:val="24"/>
                    </w:rPr>
                  </w:pPr>
                  <w:moveFrom w:id="2228" w:author="aljaykum" w:date="2016-11-08T11:09:00Z">
                    <w:r w:rsidRPr="00AA5576" w:rsidDel="00103E2F">
                      <w:rPr>
                        <w:rFonts w:asciiTheme="minorHAnsi" w:hAnsiTheme="minorHAnsi"/>
                        <w:b/>
                        <w:bCs/>
                      </w:rPr>
                      <w:t>New Leave Start Date</w:t>
                    </w:r>
                  </w:moveFrom>
                </w:p>
              </w:tc>
              <w:tc>
                <w:tcPr>
                  <w:tcW w:w="2094"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3E1638" w:rsidRPr="008E6B5A" w:rsidDel="00103E2F" w:rsidRDefault="00AA5576">
                  <w:pPr>
                    <w:jc w:val="center"/>
                    <w:rPr>
                      <w:rFonts w:asciiTheme="minorHAnsi" w:hAnsiTheme="minorHAnsi" w:cs="Times New Roman"/>
                      <w:b/>
                      <w:bCs/>
                      <w:sz w:val="24"/>
                      <w:szCs w:val="24"/>
                    </w:rPr>
                  </w:pPr>
                  <w:moveFrom w:id="2229" w:author="aljaykum" w:date="2016-11-08T11:09:00Z">
                    <w:r w:rsidRPr="00AA5576" w:rsidDel="00103E2F">
                      <w:rPr>
                        <w:rFonts w:asciiTheme="minorHAnsi" w:hAnsiTheme="minorHAnsi"/>
                        <w:b/>
                        <w:bCs/>
                      </w:rPr>
                      <w:t>New Leave End Date</w:t>
                    </w:r>
                  </w:moveFrom>
                </w:p>
              </w:tc>
              <w:tc>
                <w:tcPr>
                  <w:tcW w:w="2187"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3E1638" w:rsidRPr="008E6B5A" w:rsidDel="00103E2F" w:rsidRDefault="00AA5576">
                  <w:pPr>
                    <w:jc w:val="center"/>
                    <w:rPr>
                      <w:rFonts w:asciiTheme="minorHAnsi" w:hAnsiTheme="minorHAnsi" w:cs="Times New Roman"/>
                      <w:b/>
                      <w:bCs/>
                      <w:sz w:val="24"/>
                      <w:szCs w:val="24"/>
                    </w:rPr>
                  </w:pPr>
                  <w:moveFrom w:id="2230" w:author="aljaykum" w:date="2016-11-08T11:09:00Z">
                    <w:r w:rsidRPr="00AA5576" w:rsidDel="00103E2F">
                      <w:rPr>
                        <w:rFonts w:asciiTheme="minorHAnsi" w:hAnsiTheme="minorHAnsi"/>
                        <w:b/>
                        <w:bCs/>
                      </w:rPr>
                      <w:t>Leave Type</w:t>
                    </w:r>
                  </w:moveFrom>
                </w:p>
              </w:tc>
              <w:tc>
                <w:tcPr>
                  <w:tcW w:w="2239"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3E1638" w:rsidRPr="008E6B5A" w:rsidDel="00103E2F" w:rsidRDefault="00AA5576">
                  <w:pPr>
                    <w:jc w:val="center"/>
                    <w:rPr>
                      <w:rFonts w:asciiTheme="minorHAnsi" w:hAnsiTheme="minorHAnsi" w:cs="Times New Roman"/>
                      <w:b/>
                      <w:bCs/>
                      <w:sz w:val="24"/>
                      <w:szCs w:val="24"/>
                    </w:rPr>
                  </w:pPr>
                  <w:moveFrom w:id="2231" w:author="aljaykum" w:date="2016-11-08T11:09:00Z">
                    <w:r w:rsidRPr="00AA5576" w:rsidDel="00103E2F">
                      <w:rPr>
                        <w:rFonts w:asciiTheme="minorHAnsi" w:hAnsiTheme="minorHAnsi"/>
                        <w:b/>
                        <w:bCs/>
                      </w:rPr>
                      <w:t>Effective No. Of leave</w:t>
                    </w:r>
                  </w:moveFrom>
                </w:p>
              </w:tc>
            </w:tr>
            <w:tr w:rsidR="003E1638" w:rsidRPr="008E6B5A" w:rsidDel="00103E2F" w:rsidTr="003E1638">
              <w:trPr>
                <w:trHeight w:val="422"/>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E1638" w:rsidRPr="008E6B5A" w:rsidDel="00103E2F" w:rsidRDefault="003E1638">
                  <w:pPr>
                    <w:jc w:val="center"/>
                    <w:rPr>
                      <w:rFonts w:asciiTheme="minorHAnsi" w:hAnsiTheme="minorHAnsi" w:cs="Times New Roman"/>
                      <w:sz w:val="24"/>
                      <w:szCs w:val="24"/>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E1638" w:rsidRPr="008E6B5A" w:rsidDel="00103E2F" w:rsidRDefault="003E1638">
                  <w:pPr>
                    <w:jc w:val="center"/>
                    <w:rPr>
                      <w:rFonts w:asciiTheme="minorHAnsi" w:hAnsiTheme="minorHAnsi" w:cs="Times New Roman"/>
                      <w:sz w:val="24"/>
                      <w:szCs w:val="24"/>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E1638" w:rsidRPr="008E6B5A" w:rsidDel="00103E2F" w:rsidRDefault="00AA5576">
                  <w:pPr>
                    <w:jc w:val="center"/>
                    <w:rPr>
                      <w:rFonts w:asciiTheme="minorHAnsi" w:hAnsiTheme="minorHAnsi" w:cs="Times New Roman"/>
                      <w:sz w:val="24"/>
                      <w:szCs w:val="24"/>
                    </w:rPr>
                  </w:pPr>
                  <w:moveFrom w:id="2232" w:author="aljaykum" w:date="2016-11-08T11:09:00Z">
                    <w:r w:rsidRPr="00AA5576" w:rsidDel="00103E2F">
                      <w:rPr>
                        <w:rFonts w:asciiTheme="minorHAnsi" w:hAnsiTheme="minorHAnsi"/>
                      </w:rPr>
                      <w:t>Vacation Leave</w:t>
                    </w:r>
                  </w:moveFrom>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3E1638" w:rsidRPr="008E6B5A" w:rsidDel="00103E2F" w:rsidRDefault="00AA5576">
                  <w:pPr>
                    <w:jc w:val="center"/>
                    <w:rPr>
                      <w:rFonts w:asciiTheme="minorHAnsi" w:hAnsiTheme="minorHAnsi" w:cs="Times New Roman"/>
                      <w:sz w:val="24"/>
                      <w:szCs w:val="24"/>
                    </w:rPr>
                  </w:pPr>
                  <w:moveFrom w:id="2233" w:author="aljaykum" w:date="2016-11-08T11:09:00Z">
                    <w:r w:rsidRPr="00AA5576" w:rsidDel="00103E2F">
                      <w:rPr>
                        <w:rFonts w:asciiTheme="minorHAnsi" w:hAnsiTheme="minorHAnsi"/>
                      </w:rPr>
                      <w:t>&lt;&gt; hours(s)</w:t>
                    </w:r>
                  </w:moveFrom>
                </w:p>
              </w:tc>
            </w:tr>
          </w:tbl>
          <w:p w:rsidR="003E1638" w:rsidRPr="008E6B5A" w:rsidDel="00103E2F" w:rsidRDefault="00AA5576" w:rsidP="003E1638">
            <w:pPr>
              <w:rPr>
                <w:rFonts w:asciiTheme="minorHAnsi" w:hAnsiTheme="minorHAnsi"/>
              </w:rPr>
            </w:pPr>
            <w:moveFrom w:id="2234" w:author="aljaykum" w:date="2016-11-08T11:09:00Z">
              <w:r w:rsidRPr="00AA5576" w:rsidDel="00103E2F">
                <w:rPr>
                  <w:rFonts w:asciiTheme="minorHAnsi" w:hAnsiTheme="minorHAnsi"/>
                </w:rPr>
                <w:t xml:space="preserve">Note: </w:t>
              </w:r>
            </w:moveFrom>
          </w:p>
          <w:p w:rsidR="003E1638" w:rsidRPr="008E6B5A" w:rsidDel="00103E2F" w:rsidRDefault="00AA5576" w:rsidP="003E1638">
            <w:pPr>
              <w:numPr>
                <w:ilvl w:val="0"/>
                <w:numId w:val="59"/>
              </w:numPr>
              <w:kinsoku/>
              <w:spacing w:before="100" w:beforeAutospacing="1" w:after="100" w:afterAutospacing="1" w:line="240" w:lineRule="auto"/>
              <w:rPr>
                <w:rFonts w:asciiTheme="minorHAnsi" w:hAnsiTheme="minorHAnsi"/>
              </w:rPr>
            </w:pPr>
            <w:moveFrom w:id="2235" w:author="aljaykum" w:date="2016-11-08T11:09:00Z">
              <w:r w:rsidRPr="00AA5576" w:rsidDel="00103E2F">
                <w:rPr>
                  <w:rFonts w:asciiTheme="minorHAnsi" w:hAnsiTheme="minorHAnsi"/>
                </w:rPr>
                <w:t xml:space="preserve">Please login to </w:t>
              </w:r>
              <w:r w:rsidR="00BF6CA6" w:rsidDel="00103E2F">
                <w:fldChar w:fldCharType="begin"/>
              </w:r>
              <w:r w:rsidR="001E1D6A" w:rsidDel="00103E2F">
                <w:instrText>HYPERLINK "https://lms.fs.capgemini.com"</w:instrText>
              </w:r>
              <w:r w:rsidR="00BF6CA6" w:rsidDel="00103E2F">
                <w:fldChar w:fldCharType="separate"/>
              </w:r>
              <w:r w:rsidRPr="00AA5576" w:rsidDel="00103E2F">
                <w:rPr>
                  <w:rStyle w:val="Hyperlink"/>
                  <w:rFonts w:asciiTheme="minorHAnsi" w:hAnsiTheme="minorHAnsi"/>
                </w:rPr>
                <w:t>&lt;new LMS URL&gt;</w:t>
              </w:r>
              <w:r w:rsidR="00BF6CA6" w:rsidDel="00103E2F">
                <w:fldChar w:fldCharType="end"/>
              </w:r>
              <w:r w:rsidRPr="00AA5576" w:rsidDel="00103E2F">
                <w:rPr>
                  <w:rFonts w:asciiTheme="minorHAnsi" w:hAnsiTheme="minorHAnsi"/>
                </w:rPr>
                <w:t xml:space="preserve"> to access LMS application </w:t>
              </w:r>
            </w:moveFrom>
          </w:p>
          <w:p w:rsidR="003E1638" w:rsidRPr="008E6B5A" w:rsidDel="00103E2F" w:rsidRDefault="00AA5576" w:rsidP="003E1638">
            <w:pPr>
              <w:numPr>
                <w:ilvl w:val="0"/>
                <w:numId w:val="59"/>
              </w:numPr>
              <w:kinsoku/>
              <w:spacing w:before="100" w:beforeAutospacing="1" w:after="100" w:afterAutospacing="1" w:line="240" w:lineRule="auto"/>
              <w:rPr>
                <w:rFonts w:asciiTheme="minorHAnsi" w:hAnsiTheme="minorHAnsi"/>
              </w:rPr>
            </w:pPr>
            <w:moveFrom w:id="2236" w:author="aljaykum" w:date="2016-11-08T11:09:00Z">
              <w:r w:rsidRPr="00AA5576" w:rsidDel="00103E2F">
                <w:rPr>
                  <w:rFonts w:asciiTheme="minorHAnsi" w:hAnsiTheme="minorHAnsi"/>
                </w:rPr>
                <w:t xml:space="preserve">For any technical/functional issues, kindly raise your service request using : </w:t>
              </w:r>
              <w:r w:rsidR="00BF6CA6" w:rsidDel="00103E2F">
                <w:fldChar w:fldCharType="begin"/>
              </w:r>
              <w:r w:rsidR="001E1D6A" w:rsidDel="00103E2F">
                <w:instrText>HYPERLINK "http://arserver.eu.capgemini.com:8080/arsys/forms/eu-itsm-prod.corp.capgemini.com/SRS:ServiceRequestConsole/?mode=submit&amp;F303900000=4&amp;F303900900=SRGAA5V0GKHD1AMQ7J0M1DP80F9286&amp;F303906700=0&amp;F303902000=0&amp;F303902100=0"</w:instrText>
              </w:r>
              <w:r w:rsidR="00BF6CA6" w:rsidDel="00103E2F">
                <w:fldChar w:fldCharType="separate"/>
              </w:r>
              <w:r w:rsidRPr="00AA5576" w:rsidDel="00103E2F">
                <w:rPr>
                  <w:rStyle w:val="Hyperlink"/>
                  <w:rFonts w:asciiTheme="minorHAnsi" w:hAnsiTheme="minorHAnsi"/>
                </w:rPr>
                <w:t>FS SBU Service desk portal</w:t>
              </w:r>
              <w:r w:rsidR="00BF6CA6" w:rsidDel="00103E2F">
                <w:fldChar w:fldCharType="end"/>
              </w:r>
              <w:r w:rsidRPr="00AA5576" w:rsidDel="00103E2F">
                <w:rPr>
                  <w:rFonts w:asciiTheme="minorHAnsi" w:hAnsiTheme="minorHAnsi"/>
                </w:rPr>
                <w:t xml:space="preserve"> (Employee Management &gt;&gt; Leave Management System). </w:t>
              </w:r>
            </w:moveFrom>
          </w:p>
          <w:p w:rsidR="00783519" w:rsidDel="00103E2F" w:rsidRDefault="00AA5576">
            <w:pPr>
              <w:rPr>
                <w:rFonts w:asciiTheme="minorHAnsi" w:hAnsiTheme="minorHAnsi"/>
                <w:sz w:val="24"/>
                <w:szCs w:val="24"/>
              </w:rPr>
            </w:pPr>
            <w:moveFrom w:id="2237" w:author="aljaykum" w:date="2016-11-08T11:09:00Z">
              <w:r w:rsidRPr="00AA5576" w:rsidDel="00103E2F">
                <w:rPr>
                  <w:rFonts w:asciiTheme="minorHAnsi" w:hAnsiTheme="minorHAnsi"/>
                </w:rPr>
                <w:br/>
                <w:t>Regards,</w:t>
              </w:r>
              <w:r w:rsidRPr="00AA5576" w:rsidDel="00103E2F">
                <w:rPr>
                  <w:rFonts w:asciiTheme="minorHAnsi" w:hAnsiTheme="minorHAnsi"/>
                </w:rPr>
                <w:br/>
                <w:t xml:space="preserve">Employee Name(ID) </w:t>
              </w:r>
            </w:moveFrom>
          </w:p>
        </w:tc>
      </w:tr>
    </w:tbl>
    <w:p w:rsidR="003E1638" w:rsidRPr="008E6B5A" w:rsidDel="00103E2F" w:rsidRDefault="003E1638" w:rsidP="003C42D4">
      <w:pPr>
        <w:pStyle w:val="Num1"/>
        <w:rPr>
          <w:rFonts w:asciiTheme="minorHAnsi" w:hAnsiTheme="minorHAnsi"/>
          <w:sz w:val="22"/>
          <w:szCs w:val="22"/>
        </w:rPr>
      </w:pPr>
    </w:p>
    <w:moveFromRangeEnd w:id="2219"/>
    <w:p w:rsidR="003C42D4" w:rsidRPr="008E6B5A" w:rsidRDefault="003C42D4" w:rsidP="003C42D4">
      <w:pPr>
        <w:pStyle w:val="Num1"/>
        <w:rPr>
          <w:rFonts w:asciiTheme="minorHAnsi" w:hAnsiTheme="minorHAnsi"/>
          <w:sz w:val="22"/>
          <w:szCs w:val="22"/>
        </w:rPr>
      </w:pPr>
    </w:p>
    <w:p w:rsidR="003C42D4" w:rsidRPr="008E6B5A" w:rsidRDefault="00AA5576" w:rsidP="008A777A">
      <w:pPr>
        <w:pStyle w:val="Heading3"/>
        <w:numPr>
          <w:ilvl w:val="0"/>
          <w:numId w:val="0"/>
        </w:numPr>
        <w:ind w:left="936" w:hanging="936"/>
        <w:rPr>
          <w:rStyle w:val="IntenseReference"/>
          <w:rFonts w:asciiTheme="minorHAnsi" w:hAnsiTheme="minorHAnsi"/>
        </w:rPr>
      </w:pPr>
      <w:bookmarkStart w:id="2238" w:name="_Toc463518006"/>
      <w:r w:rsidRPr="00AA5576">
        <w:rPr>
          <w:rStyle w:val="IntenseReference"/>
          <w:rFonts w:asciiTheme="minorHAnsi" w:hAnsiTheme="minorHAnsi"/>
        </w:rPr>
        <w:t>Approvals &gt;&gt; Approve Leave</w:t>
      </w:r>
      <w:bookmarkEnd w:id="2238"/>
    </w:p>
    <w:p w:rsidR="003F689A" w:rsidRPr="008E6B5A" w:rsidRDefault="00783519" w:rsidP="003F689A">
      <w:pPr>
        <w:rPr>
          <w:rFonts w:asciiTheme="minorHAnsi" w:hAnsiTheme="minorHAnsi"/>
        </w:rPr>
      </w:pPr>
      <w:r>
        <w:rPr>
          <w:rFonts w:asciiTheme="minorHAnsi" w:hAnsiTheme="minorHAnsi"/>
          <w:noProof/>
          <w:lang w:val="en-US"/>
        </w:rPr>
        <w:drawing>
          <wp:inline distT="0" distB="0" distL="0" distR="0">
            <wp:extent cx="5495925" cy="441960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srcRect/>
                    <a:stretch>
                      <a:fillRect/>
                    </a:stretch>
                  </pic:blipFill>
                  <pic:spPr bwMode="auto">
                    <a:xfrm>
                      <a:off x="0" y="0"/>
                      <a:ext cx="5495925" cy="4419600"/>
                    </a:xfrm>
                    <a:prstGeom prst="rect">
                      <a:avLst/>
                    </a:prstGeom>
                    <a:noFill/>
                    <a:ln w="9525">
                      <a:solidFill>
                        <a:schemeClr val="accent1"/>
                      </a:solidFill>
                      <a:miter lim="800000"/>
                      <a:headEnd/>
                      <a:tailEnd/>
                    </a:ln>
                  </pic:spPr>
                </pic:pic>
              </a:graphicData>
            </a:graphic>
          </wp:inline>
        </w:drawing>
      </w:r>
    </w:p>
    <w:p w:rsidR="005351EB" w:rsidRPr="008E6B5A" w:rsidRDefault="005351EB" w:rsidP="003F689A">
      <w:pPr>
        <w:rPr>
          <w:rFonts w:asciiTheme="minorHAnsi" w:hAnsiTheme="minorHAnsi"/>
        </w:rPr>
      </w:pPr>
    </w:p>
    <w:p w:rsidR="00D04CBA"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Approve Leave form would be visible only to Supervisors and US HR Admin.</w:t>
      </w:r>
    </w:p>
    <w:p w:rsidR="00000150"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Once an employee applies for leave, the leave request goes to supervisor</w:t>
      </w:r>
      <w:ins w:id="2239" w:author="aljaykum" w:date="2016-11-08T14:14:00Z">
        <w:r w:rsidR="00C2776B">
          <w:rPr>
            <w:rFonts w:asciiTheme="minorHAnsi" w:eastAsia="Arial" w:hAnsiTheme="minorHAnsi" w:cs="Arial"/>
            <w:sz w:val="22"/>
            <w:szCs w:val="22"/>
            <w:lang w:val="en-GB"/>
          </w:rPr>
          <w:t xml:space="preserve"> or US HR Admin </w:t>
        </w:r>
      </w:ins>
      <w:del w:id="2240" w:author="aljaykum" w:date="2016-11-08T14:14:00Z">
        <w:r w:rsidRPr="00AA5576" w:rsidDel="00C2776B">
          <w:rPr>
            <w:rFonts w:asciiTheme="minorHAnsi" w:eastAsia="Arial" w:hAnsiTheme="minorHAnsi" w:cs="Arial"/>
            <w:sz w:val="22"/>
            <w:szCs w:val="22"/>
            <w:lang w:val="en-GB"/>
          </w:rPr>
          <w:delText xml:space="preserve">s </w:delText>
        </w:r>
      </w:del>
      <w:r w:rsidRPr="00AA5576">
        <w:rPr>
          <w:rFonts w:asciiTheme="minorHAnsi" w:eastAsia="Arial" w:hAnsiTheme="minorHAnsi" w:cs="Arial"/>
          <w:sz w:val="22"/>
          <w:szCs w:val="22"/>
          <w:lang w:val="en-GB"/>
        </w:rPr>
        <w:t>queue</w:t>
      </w:r>
      <w:ins w:id="2241" w:author="aljaykum" w:date="2016-11-08T14:15:00Z">
        <w:r w:rsidR="00C2776B">
          <w:rPr>
            <w:rFonts w:asciiTheme="minorHAnsi" w:eastAsia="Arial" w:hAnsiTheme="minorHAnsi" w:cs="Arial"/>
            <w:sz w:val="22"/>
            <w:szCs w:val="22"/>
            <w:lang w:val="en-GB"/>
          </w:rPr>
          <w:t xml:space="preserve"> (depending on the leave type)</w:t>
        </w:r>
      </w:ins>
      <w:r w:rsidRPr="00AA5576">
        <w:rPr>
          <w:rFonts w:asciiTheme="minorHAnsi" w:eastAsia="Arial" w:hAnsiTheme="minorHAnsi" w:cs="Arial"/>
          <w:sz w:val="22"/>
          <w:szCs w:val="22"/>
          <w:lang w:val="en-GB"/>
        </w:rPr>
        <w:t xml:space="preserve"> for approval.</w:t>
      </w:r>
    </w:p>
    <w:p w:rsidR="00000150"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Such records would be available for </w:t>
      </w:r>
      <w:del w:id="2242" w:author="aljaykum" w:date="2016-11-08T14:16:00Z">
        <w:r w:rsidRPr="00AA5576" w:rsidDel="00C2776B">
          <w:rPr>
            <w:rFonts w:asciiTheme="minorHAnsi" w:eastAsia="Arial" w:hAnsiTheme="minorHAnsi" w:cs="Arial"/>
            <w:sz w:val="22"/>
            <w:szCs w:val="22"/>
            <w:lang w:val="en-GB"/>
          </w:rPr>
          <w:delText xml:space="preserve">supervisor </w:delText>
        </w:r>
      </w:del>
      <w:ins w:id="2243" w:author="aljaykum" w:date="2016-11-08T14:16:00Z">
        <w:r w:rsidR="00C2776B">
          <w:rPr>
            <w:rFonts w:asciiTheme="minorHAnsi" w:eastAsia="Arial" w:hAnsiTheme="minorHAnsi" w:cs="Arial"/>
            <w:sz w:val="22"/>
            <w:szCs w:val="22"/>
            <w:lang w:val="en-GB"/>
          </w:rPr>
          <w:t>approval</w:t>
        </w:r>
        <w:r w:rsidR="00C2776B" w:rsidRPr="00AA5576">
          <w:rPr>
            <w:rFonts w:asciiTheme="minorHAnsi" w:eastAsia="Arial" w:hAnsiTheme="minorHAnsi" w:cs="Arial"/>
            <w:sz w:val="22"/>
            <w:szCs w:val="22"/>
            <w:lang w:val="en-GB"/>
          </w:rPr>
          <w:t xml:space="preserve"> </w:t>
        </w:r>
      </w:ins>
      <w:r w:rsidRPr="00AA5576">
        <w:rPr>
          <w:rFonts w:asciiTheme="minorHAnsi" w:eastAsia="Arial" w:hAnsiTheme="minorHAnsi" w:cs="Arial"/>
          <w:sz w:val="22"/>
          <w:szCs w:val="22"/>
          <w:lang w:val="en-GB"/>
        </w:rPr>
        <w:t>in Approve leave form.</w:t>
      </w:r>
    </w:p>
    <w:p w:rsidR="00F66DF6"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Post supervisor approval, leave requests should be available in US HR Admins queue for approval</w:t>
      </w:r>
      <w:ins w:id="2244" w:author="aljaykum" w:date="2016-11-08T14:16:00Z">
        <w:r w:rsidR="00C2776B">
          <w:rPr>
            <w:rFonts w:asciiTheme="minorHAnsi" w:eastAsia="Arial" w:hAnsiTheme="minorHAnsi" w:cs="Arial"/>
            <w:sz w:val="22"/>
            <w:szCs w:val="22"/>
            <w:lang w:val="en-GB"/>
          </w:rPr>
          <w:t xml:space="preserve"> &lt;depends on the leave type&gt;</w:t>
        </w:r>
      </w:ins>
    </w:p>
    <w:p w:rsidR="00F66DF6"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latest applied records should be displayed at top in the leave details table.</w:t>
      </w:r>
    </w:p>
    <w:p w:rsidR="00000150"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table would have following details</w:t>
      </w:r>
    </w:p>
    <w:p w:rsidR="00000150"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Employee Name (ID) </w:t>
      </w:r>
    </w:p>
    <w:p w:rsidR="00000150" w:rsidRPr="008E6B5A" w:rsidRDefault="00AA5576" w:rsidP="006913E0">
      <w:pPr>
        <w:pStyle w:val="Num1"/>
        <w:numPr>
          <w:ilvl w:val="1"/>
          <w:numId w:val="18"/>
        </w:numPr>
        <w:rPr>
          <w:rFonts w:asciiTheme="minorHAnsi" w:hAnsiTheme="minorHAnsi"/>
          <w:sz w:val="22"/>
          <w:szCs w:val="22"/>
        </w:rPr>
      </w:pPr>
      <w:r w:rsidRPr="00AA5576">
        <w:rPr>
          <w:rFonts w:asciiTheme="minorHAnsi" w:hAnsiTheme="minorHAnsi"/>
          <w:sz w:val="22"/>
          <w:szCs w:val="22"/>
        </w:rPr>
        <w:t xml:space="preserve">Details </w:t>
      </w:r>
      <w:r w:rsidRPr="00AA5576">
        <w:rPr>
          <w:rFonts w:asciiTheme="minorHAnsi" w:hAnsiTheme="minorHAnsi"/>
          <w:sz w:val="22"/>
          <w:szCs w:val="22"/>
        </w:rPr>
        <w:sym w:font="Wingdings" w:char="F0E0"/>
      </w:r>
      <w:r w:rsidRPr="00AA5576">
        <w:rPr>
          <w:rFonts w:asciiTheme="minorHAnsi" w:hAnsiTheme="minorHAnsi"/>
          <w:sz w:val="22"/>
          <w:szCs w:val="22"/>
        </w:rPr>
        <w:t xml:space="preserve"> details contain the Leave type, the leave dates (Start Date to End Date), effective Hours in brackets. Eg Adoption Leave 1-09-2016 to 5-9-2016 (40 hrs)</w:t>
      </w:r>
    </w:p>
    <w:p w:rsidR="00000150"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Comments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free flow text box control, it should allow max 500 chars.</w:t>
      </w:r>
    </w:p>
    <w:p w:rsidR="00000150"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Action</w:t>
      </w:r>
    </w:p>
    <w:p w:rsidR="00000150" w:rsidRPr="008E6B5A" w:rsidRDefault="00783519" w:rsidP="00000150">
      <w:pPr>
        <w:pStyle w:val="ListParagraph"/>
        <w:ind w:left="108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409575" cy="39052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srcRect/>
                    <a:stretch>
                      <a:fillRect/>
                    </a:stretch>
                  </pic:blipFill>
                  <pic:spPr bwMode="auto">
                    <a:xfrm>
                      <a:off x="0" y="0"/>
                      <a:ext cx="409575" cy="390525"/>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 xml:space="preserve"> Approve the leave record</w:t>
      </w:r>
    </w:p>
    <w:p w:rsidR="00000150" w:rsidRPr="008E6B5A" w:rsidRDefault="00783519" w:rsidP="00000150">
      <w:pPr>
        <w:pStyle w:val="ListParagraph"/>
        <w:ind w:left="108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400050" cy="3905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400050" cy="390525"/>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 xml:space="preserve"> Reject the leave record</w:t>
      </w:r>
    </w:p>
    <w:p w:rsidR="00000150" w:rsidRPr="008E6B5A" w:rsidRDefault="00783519" w:rsidP="00000150">
      <w:pPr>
        <w:pStyle w:val="ListParagraph"/>
        <w:ind w:left="108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428625" cy="38100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srcRect/>
                    <a:stretch>
                      <a:fillRect/>
                    </a:stretch>
                  </pic:blipFill>
                  <pic:spPr bwMode="auto">
                    <a:xfrm>
                      <a:off x="0" y="0"/>
                      <a:ext cx="428625" cy="381000"/>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 xml:space="preserve"> View details of the leave </w:t>
      </w:r>
    </w:p>
    <w:p w:rsidR="00000150"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to be sent post approval of record</w:t>
      </w:r>
    </w:p>
    <w:tbl>
      <w:tblPr>
        <w:tblStyle w:val="TableGrid"/>
        <w:tblW w:w="0" w:type="auto"/>
        <w:tblInd w:w="738" w:type="dxa"/>
        <w:tblLook w:val="04A0" w:firstRow="1" w:lastRow="0" w:firstColumn="1" w:lastColumn="0" w:noHBand="0" w:noVBand="1"/>
      </w:tblPr>
      <w:tblGrid>
        <w:gridCol w:w="8147"/>
      </w:tblGrid>
      <w:tr w:rsidR="00000150" w:rsidRPr="008E6B5A" w:rsidTr="0096327C">
        <w:tc>
          <w:tcPr>
            <w:tcW w:w="8147" w:type="dxa"/>
          </w:tcPr>
          <w:p w:rsidR="00000150" w:rsidRPr="00C2776B" w:rsidRDefault="00BF6CA6" w:rsidP="00000150">
            <w:pPr>
              <w:pStyle w:val="ListParagraph"/>
              <w:ind w:left="0"/>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245" w:author="aljaykum" w:date="2016-11-08T14:17:00Z">
                  <w:rPr>
                    <w:rFonts w:asciiTheme="minorHAnsi" w:eastAsia="Arial" w:hAnsiTheme="minorHAnsi" w:cs="Arial"/>
                    <w:color w:val="0000FF"/>
                    <w:sz w:val="22"/>
                    <w:szCs w:val="22"/>
                    <w:u w:val="single"/>
                    <w:lang w:val="en-GB"/>
                  </w:rPr>
                </w:rPrChange>
              </w:rPr>
              <w:t>From: Approver Name</w:t>
            </w:r>
          </w:p>
          <w:p w:rsidR="00000150" w:rsidRPr="00C2776B" w:rsidRDefault="00BF6CA6" w:rsidP="00000150">
            <w:pPr>
              <w:pStyle w:val="ListParagraph"/>
              <w:ind w:left="0"/>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246" w:author="aljaykum" w:date="2016-11-08T14:17:00Z">
                  <w:rPr>
                    <w:rFonts w:asciiTheme="minorHAnsi" w:eastAsia="Arial" w:hAnsiTheme="minorHAnsi" w:cs="Arial"/>
                    <w:color w:val="0000FF"/>
                    <w:sz w:val="22"/>
                    <w:szCs w:val="22"/>
                    <w:u w:val="single"/>
                    <w:lang w:val="en-GB"/>
                  </w:rPr>
                </w:rPrChange>
              </w:rPr>
              <w:t>To: Employee</w:t>
            </w:r>
          </w:p>
          <w:p w:rsidR="00000150" w:rsidRPr="00C2776B" w:rsidRDefault="00BF6CA6" w:rsidP="00000150">
            <w:pPr>
              <w:pStyle w:val="ListParagraph"/>
              <w:ind w:left="0"/>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247" w:author="aljaykum" w:date="2016-11-08T14:17:00Z">
                  <w:rPr>
                    <w:rFonts w:asciiTheme="minorHAnsi" w:eastAsia="Arial" w:hAnsiTheme="minorHAnsi" w:cs="Arial"/>
                    <w:color w:val="0000FF"/>
                    <w:sz w:val="22"/>
                    <w:szCs w:val="22"/>
                    <w:u w:val="single"/>
                    <w:lang w:val="en-GB"/>
                  </w:rPr>
                </w:rPrChange>
              </w:rPr>
              <w:t>CC: Supervisor</w:t>
            </w:r>
          </w:p>
          <w:p w:rsidR="00000150" w:rsidRPr="00C2776B" w:rsidRDefault="00000150" w:rsidP="00000150">
            <w:pPr>
              <w:pStyle w:val="ListParagraph"/>
              <w:ind w:left="0"/>
              <w:rPr>
                <w:rFonts w:asciiTheme="minorHAnsi" w:eastAsia="Arial" w:hAnsiTheme="minorHAnsi" w:cs="Arial"/>
                <w:sz w:val="22"/>
                <w:szCs w:val="22"/>
                <w:lang w:val="en-GB"/>
              </w:rPr>
            </w:pPr>
          </w:p>
          <w:p w:rsidR="00000150" w:rsidRPr="00C2776B" w:rsidRDefault="00BF6CA6" w:rsidP="00000150">
            <w:pPr>
              <w:pStyle w:val="ListParagraph"/>
              <w:ind w:left="0"/>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248" w:author="aljaykum" w:date="2016-11-08T14:17:00Z">
                  <w:rPr>
                    <w:rFonts w:asciiTheme="minorHAnsi" w:eastAsia="Arial" w:hAnsiTheme="minorHAnsi" w:cs="Arial"/>
                    <w:color w:val="0000FF"/>
                    <w:sz w:val="22"/>
                    <w:szCs w:val="22"/>
                    <w:u w:val="single"/>
                    <w:lang w:val="en-GB"/>
                  </w:rPr>
                </w:rPrChange>
              </w:rPr>
              <w:t xml:space="preserve">Subject: </w:t>
            </w:r>
            <w:del w:id="2249" w:author="aljaykum" w:date="2016-11-08T14:17:00Z">
              <w:r w:rsidRPr="00BF6CA6">
                <w:rPr>
                  <w:rFonts w:asciiTheme="minorHAnsi" w:eastAsia="Arial" w:hAnsiTheme="minorHAnsi" w:cs="Arial"/>
                  <w:sz w:val="22"/>
                  <w:szCs w:val="22"/>
                  <w:lang w:val="en-GB"/>
                  <w:rPrChange w:id="2250" w:author="aljaykum" w:date="2016-11-08T14:17:00Z">
                    <w:rPr>
                      <w:rFonts w:asciiTheme="minorHAnsi" w:eastAsia="Arial" w:hAnsiTheme="minorHAnsi" w:cs="Arial"/>
                      <w:color w:val="0000FF"/>
                      <w:sz w:val="22"/>
                      <w:szCs w:val="22"/>
                      <w:u w:val="single"/>
                      <w:lang w:val="en-GB"/>
                    </w:rPr>
                  </w:rPrChange>
                </w:rPr>
                <w:delText xml:space="preserve">Leave </w:delText>
              </w:r>
            </w:del>
            <w:ins w:id="2251" w:author="aljaykum" w:date="2016-11-08T14:17:00Z">
              <w:r w:rsidRPr="00BF6CA6">
                <w:rPr>
                  <w:rFonts w:asciiTheme="minorHAnsi" w:eastAsia="Arial" w:hAnsiTheme="minorHAnsi" w:cs="Arial"/>
                  <w:sz w:val="22"/>
                  <w:szCs w:val="22"/>
                  <w:lang w:val="en-GB"/>
                  <w:rPrChange w:id="2252" w:author="aljaykum" w:date="2016-11-08T14:17:00Z">
                    <w:rPr>
                      <w:rFonts w:asciiTheme="minorHAnsi" w:eastAsia="Arial" w:hAnsiTheme="minorHAnsi" w:cs="Arial"/>
                      <w:color w:val="0000FF"/>
                      <w:sz w:val="22"/>
                      <w:szCs w:val="22"/>
                      <w:u w:val="single"/>
                      <w:lang w:val="en-GB"/>
                    </w:rPr>
                  </w:rPrChange>
                </w:rPr>
                <w:t xml:space="preserve">&lt;Leave Type&gt; </w:t>
              </w:r>
            </w:ins>
            <w:r w:rsidRPr="00BF6CA6">
              <w:rPr>
                <w:rFonts w:asciiTheme="minorHAnsi" w:eastAsia="Arial" w:hAnsiTheme="minorHAnsi" w:cs="Arial"/>
                <w:sz w:val="22"/>
                <w:szCs w:val="22"/>
                <w:lang w:val="en-GB"/>
                <w:rPrChange w:id="2253" w:author="aljaykum" w:date="2016-11-08T14:17:00Z">
                  <w:rPr>
                    <w:rFonts w:asciiTheme="minorHAnsi" w:eastAsia="Arial" w:hAnsiTheme="minorHAnsi" w:cs="Arial"/>
                    <w:color w:val="0000FF"/>
                    <w:sz w:val="22"/>
                    <w:szCs w:val="22"/>
                    <w:u w:val="single"/>
                    <w:lang w:val="en-GB"/>
                  </w:rPr>
                </w:rPrChange>
              </w:rPr>
              <w:t xml:space="preserve">approved by </w:t>
            </w:r>
            <w:del w:id="2254" w:author="aljaykum" w:date="2016-11-08T14:17:00Z">
              <w:r w:rsidRPr="00BF6CA6">
                <w:rPr>
                  <w:rFonts w:asciiTheme="minorHAnsi" w:eastAsia="Arial" w:hAnsiTheme="minorHAnsi" w:cs="Arial"/>
                  <w:sz w:val="22"/>
                  <w:szCs w:val="22"/>
                  <w:lang w:val="en-GB"/>
                  <w:rPrChange w:id="2255" w:author="aljaykum" w:date="2016-11-08T14:17:00Z">
                    <w:rPr>
                      <w:rFonts w:asciiTheme="minorHAnsi" w:eastAsia="Arial" w:hAnsiTheme="minorHAnsi" w:cs="Arial"/>
                      <w:color w:val="0000FF"/>
                      <w:sz w:val="22"/>
                      <w:szCs w:val="22"/>
                      <w:u w:val="single"/>
                      <w:lang w:val="en-GB"/>
                    </w:rPr>
                  </w:rPrChange>
                </w:rPr>
                <w:delText>People Process Team</w:delText>
              </w:r>
            </w:del>
            <w:ins w:id="2256" w:author="aljaykum" w:date="2016-11-08T14:17:00Z">
              <w:r w:rsidRPr="00BF6CA6">
                <w:rPr>
                  <w:rFonts w:asciiTheme="minorHAnsi" w:eastAsia="Arial" w:hAnsiTheme="minorHAnsi" w:cs="Arial"/>
                  <w:sz w:val="22"/>
                  <w:szCs w:val="22"/>
                  <w:lang w:val="en-GB"/>
                  <w:rPrChange w:id="2257" w:author="aljaykum" w:date="2016-11-08T14:17:00Z">
                    <w:rPr>
                      <w:rFonts w:asciiTheme="minorHAnsi" w:eastAsia="Arial" w:hAnsiTheme="minorHAnsi" w:cs="Arial"/>
                      <w:color w:val="0000FF"/>
                      <w:sz w:val="22"/>
                      <w:szCs w:val="22"/>
                      <w:u w:val="single"/>
                      <w:lang w:val="en-GB"/>
                    </w:rPr>
                  </w:rPrChange>
                </w:rPr>
                <w:t>US HR Admin &lt;HR Admin name&gt;</w:t>
              </w:r>
            </w:ins>
          </w:p>
          <w:p w:rsidR="00000150" w:rsidRPr="00C2776B" w:rsidRDefault="00000150" w:rsidP="00000150">
            <w:pPr>
              <w:pStyle w:val="ListParagraph"/>
              <w:ind w:left="0"/>
              <w:rPr>
                <w:rFonts w:asciiTheme="minorHAnsi" w:eastAsia="Arial" w:hAnsiTheme="minorHAnsi" w:cs="Arial"/>
                <w:sz w:val="22"/>
                <w:szCs w:val="22"/>
                <w:lang w:val="en-GB"/>
              </w:rPr>
            </w:pPr>
          </w:p>
          <w:p w:rsidR="00000150" w:rsidRPr="00C2776B" w:rsidRDefault="00BF6CA6" w:rsidP="00000150">
            <w:pPr>
              <w:pStyle w:val="ListParagraph"/>
              <w:ind w:left="0"/>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258" w:author="aljaykum" w:date="2016-11-08T14:17:00Z">
                  <w:rPr>
                    <w:rFonts w:asciiTheme="minorHAnsi" w:eastAsia="Arial" w:hAnsiTheme="minorHAnsi" w:cs="Arial"/>
                    <w:color w:val="0000FF"/>
                    <w:sz w:val="22"/>
                    <w:szCs w:val="22"/>
                    <w:u w:val="single"/>
                    <w:lang w:val="en-GB"/>
                  </w:rPr>
                </w:rPrChange>
              </w:rPr>
              <w:t>Body:</w:t>
            </w:r>
          </w:p>
          <w:p w:rsidR="007804AB" w:rsidRPr="00C2776B" w:rsidRDefault="00BF6CA6" w:rsidP="007804AB">
            <w:pPr>
              <w:spacing w:after="240"/>
              <w:rPr>
                <w:rFonts w:asciiTheme="minorHAnsi" w:hAnsiTheme="minorHAnsi"/>
                <w:sz w:val="22"/>
                <w:szCs w:val="22"/>
                <w:rPrChange w:id="2259" w:author="aljaykum" w:date="2016-11-08T14:17:00Z">
                  <w:rPr>
                    <w:rFonts w:asciiTheme="minorHAnsi" w:hAnsiTheme="minorHAnsi"/>
                  </w:rPr>
                </w:rPrChange>
              </w:rPr>
            </w:pPr>
            <w:r w:rsidRPr="00BF6CA6">
              <w:rPr>
                <w:rFonts w:asciiTheme="minorHAnsi" w:hAnsiTheme="minorHAnsi"/>
                <w:sz w:val="22"/>
                <w:szCs w:val="22"/>
                <w:rPrChange w:id="2260" w:author="aljaykum" w:date="2016-11-08T14:17:00Z">
                  <w:rPr>
                    <w:rFonts w:asciiTheme="minorHAnsi" w:hAnsiTheme="minorHAnsi"/>
                    <w:color w:val="0000FF"/>
                    <w:u w:val="single"/>
                  </w:rPr>
                </w:rPrChange>
              </w:rPr>
              <w:t xml:space="preserve">Hi, </w:t>
            </w:r>
            <w:r w:rsidRPr="00BF6CA6">
              <w:rPr>
                <w:rFonts w:asciiTheme="minorHAnsi" w:hAnsiTheme="minorHAnsi"/>
                <w:sz w:val="22"/>
                <w:szCs w:val="22"/>
                <w:rPrChange w:id="2261" w:author="aljaykum" w:date="2016-11-08T14:17:00Z">
                  <w:rPr>
                    <w:rFonts w:asciiTheme="minorHAnsi" w:hAnsiTheme="minorHAnsi"/>
                    <w:color w:val="0000FF"/>
                    <w:u w:val="single"/>
                  </w:rPr>
                </w:rPrChange>
              </w:rPr>
              <w:br/>
            </w:r>
            <w:r w:rsidRPr="00BF6CA6">
              <w:rPr>
                <w:rFonts w:asciiTheme="minorHAnsi" w:hAnsiTheme="minorHAnsi"/>
                <w:sz w:val="22"/>
                <w:szCs w:val="22"/>
                <w:rPrChange w:id="2262" w:author="aljaykum" w:date="2016-11-08T14:17:00Z">
                  <w:rPr>
                    <w:rFonts w:asciiTheme="minorHAnsi" w:hAnsiTheme="minorHAnsi"/>
                    <w:color w:val="0000FF"/>
                    <w:u w:val="single"/>
                  </w:rPr>
                </w:rPrChange>
              </w:rPr>
              <w:br/>
              <w:t xml:space="preserve">This is to inform you that your leave </w:t>
            </w:r>
            <w:del w:id="2263" w:author="aljaykum" w:date="2016-11-08T14:17:00Z">
              <w:r w:rsidRPr="00BF6CA6">
                <w:rPr>
                  <w:rFonts w:asciiTheme="minorHAnsi" w:hAnsiTheme="minorHAnsi"/>
                  <w:sz w:val="22"/>
                  <w:szCs w:val="22"/>
                  <w:rPrChange w:id="2264" w:author="aljaykum" w:date="2016-11-08T14:17:00Z">
                    <w:rPr>
                      <w:rFonts w:asciiTheme="minorHAnsi" w:hAnsiTheme="minorHAnsi"/>
                      <w:color w:val="0000FF"/>
                      <w:u w:val="single"/>
                    </w:rPr>
                  </w:rPrChange>
                </w:rPr>
                <w:delText xml:space="preserve">plan </w:delText>
              </w:r>
            </w:del>
            <w:ins w:id="2265" w:author="aljaykum" w:date="2016-11-08T14:17:00Z">
              <w:r w:rsidR="00C2776B">
                <w:rPr>
                  <w:rFonts w:asciiTheme="minorHAnsi" w:hAnsiTheme="minorHAnsi"/>
                  <w:sz w:val="22"/>
                  <w:szCs w:val="22"/>
                </w:rPr>
                <w:t>request</w:t>
              </w:r>
              <w:r w:rsidRPr="00BF6CA6">
                <w:rPr>
                  <w:rFonts w:asciiTheme="minorHAnsi" w:hAnsiTheme="minorHAnsi"/>
                  <w:sz w:val="22"/>
                  <w:szCs w:val="22"/>
                  <w:rPrChange w:id="2266" w:author="aljaykum" w:date="2016-11-08T14:17:00Z">
                    <w:rPr>
                      <w:rFonts w:asciiTheme="minorHAnsi" w:hAnsiTheme="minorHAnsi"/>
                      <w:color w:val="0000FF"/>
                      <w:u w:val="single"/>
                    </w:rPr>
                  </w:rPrChange>
                </w:rPr>
                <w:t xml:space="preserve"> </w:t>
              </w:r>
            </w:ins>
            <w:r w:rsidRPr="00BF6CA6">
              <w:rPr>
                <w:rFonts w:asciiTheme="minorHAnsi" w:hAnsiTheme="minorHAnsi"/>
                <w:sz w:val="22"/>
                <w:szCs w:val="22"/>
                <w:rPrChange w:id="2267" w:author="aljaykum" w:date="2016-11-08T14:17:00Z">
                  <w:rPr>
                    <w:rFonts w:asciiTheme="minorHAnsi" w:hAnsiTheme="minorHAnsi"/>
                    <w:color w:val="0000FF"/>
                    <w:u w:val="single"/>
                  </w:rPr>
                </w:rPrChange>
              </w:rPr>
              <w:t>for the following period has been approved.</w:t>
            </w:r>
          </w:p>
          <w:tbl>
            <w:tblPr>
              <w:tblW w:w="76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Change w:id="2268" w:author="aljaykum" w:date="2016-11-08T14:18:00Z">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PrChange>
            </w:tblPr>
            <w:tblGrid>
              <w:gridCol w:w="1900"/>
              <w:gridCol w:w="1900"/>
              <w:gridCol w:w="1900"/>
              <w:gridCol w:w="1900"/>
              <w:tblGridChange w:id="2269">
                <w:tblGrid>
                  <w:gridCol w:w="2250"/>
                  <w:gridCol w:w="2250"/>
                  <w:gridCol w:w="2250"/>
                  <w:gridCol w:w="2250"/>
                </w:tblGrid>
              </w:tblGridChange>
            </w:tblGrid>
            <w:tr w:rsidR="007804AB" w:rsidRPr="00C2776B" w:rsidTr="00C2776B">
              <w:trPr>
                <w:trHeight w:val="543"/>
              </w:trPr>
              <w:tc>
                <w:tcPr>
                  <w:tcW w:w="1900"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270" w:author="aljaykum" w:date="2016-11-08T14:18: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7804AB" w:rsidRPr="00C2776B" w:rsidRDefault="00BF6CA6">
                  <w:pPr>
                    <w:jc w:val="center"/>
                    <w:rPr>
                      <w:rFonts w:asciiTheme="minorHAnsi" w:hAnsiTheme="minorHAnsi" w:cs="Times New Roman"/>
                      <w:b/>
                      <w:bCs/>
                      <w:sz w:val="22"/>
                      <w:szCs w:val="22"/>
                      <w:rPrChange w:id="2271" w:author="aljaykum" w:date="2016-11-08T14:17:00Z">
                        <w:rPr>
                          <w:rFonts w:asciiTheme="minorHAnsi" w:hAnsiTheme="minorHAnsi" w:cs="Times New Roman"/>
                          <w:b/>
                          <w:bCs/>
                          <w:sz w:val="24"/>
                          <w:szCs w:val="24"/>
                        </w:rPr>
                      </w:rPrChange>
                    </w:rPr>
                  </w:pPr>
                  <w:del w:id="2272" w:author="aljaykum" w:date="2016-11-08T14:18:00Z">
                    <w:r w:rsidRPr="00BF6CA6">
                      <w:rPr>
                        <w:rFonts w:asciiTheme="minorHAnsi" w:hAnsiTheme="minorHAnsi"/>
                        <w:b/>
                        <w:bCs/>
                        <w:sz w:val="22"/>
                        <w:szCs w:val="22"/>
                        <w:rPrChange w:id="2273" w:author="aljaykum" w:date="2016-11-08T14:17:00Z">
                          <w:rPr>
                            <w:rFonts w:asciiTheme="minorHAnsi" w:hAnsiTheme="minorHAnsi"/>
                            <w:b/>
                            <w:bCs/>
                            <w:color w:val="0000FF"/>
                            <w:u w:val="single"/>
                          </w:rPr>
                        </w:rPrChange>
                      </w:rPr>
                      <w:delText>Leave Start Date</w:delText>
                    </w:r>
                  </w:del>
                  <w:ins w:id="2274" w:author="aljaykum" w:date="2016-11-08T14:18:00Z">
                    <w:r w:rsidR="00C2776B">
                      <w:rPr>
                        <w:rFonts w:asciiTheme="minorHAnsi" w:hAnsiTheme="minorHAnsi"/>
                        <w:b/>
                        <w:bCs/>
                        <w:sz w:val="22"/>
                        <w:szCs w:val="22"/>
                      </w:rPr>
                      <w:t>Leave Type</w:t>
                    </w:r>
                  </w:ins>
                </w:p>
              </w:tc>
              <w:tc>
                <w:tcPr>
                  <w:tcW w:w="1900"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275" w:author="aljaykum" w:date="2016-11-08T14:18: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7804AB" w:rsidRPr="00C2776B" w:rsidRDefault="00BF6CA6">
                  <w:pPr>
                    <w:jc w:val="center"/>
                    <w:rPr>
                      <w:rFonts w:asciiTheme="minorHAnsi" w:hAnsiTheme="minorHAnsi" w:cs="Times New Roman"/>
                      <w:b/>
                      <w:bCs/>
                      <w:sz w:val="22"/>
                      <w:szCs w:val="22"/>
                      <w:rPrChange w:id="2276" w:author="aljaykum" w:date="2016-11-08T14:17:00Z">
                        <w:rPr>
                          <w:rFonts w:asciiTheme="minorHAnsi" w:hAnsiTheme="minorHAnsi" w:cs="Times New Roman"/>
                          <w:b/>
                          <w:bCs/>
                          <w:sz w:val="24"/>
                          <w:szCs w:val="24"/>
                        </w:rPr>
                      </w:rPrChange>
                    </w:rPr>
                  </w:pPr>
                  <w:del w:id="2277" w:author="aljaykum" w:date="2016-11-08T14:18:00Z">
                    <w:r w:rsidRPr="00BF6CA6">
                      <w:rPr>
                        <w:rFonts w:asciiTheme="minorHAnsi" w:hAnsiTheme="minorHAnsi"/>
                        <w:b/>
                        <w:bCs/>
                        <w:sz w:val="22"/>
                        <w:szCs w:val="22"/>
                        <w:rPrChange w:id="2278" w:author="aljaykum" w:date="2016-11-08T14:17:00Z">
                          <w:rPr>
                            <w:rFonts w:asciiTheme="minorHAnsi" w:hAnsiTheme="minorHAnsi"/>
                            <w:b/>
                            <w:bCs/>
                            <w:color w:val="0000FF"/>
                            <w:u w:val="single"/>
                          </w:rPr>
                        </w:rPrChange>
                      </w:rPr>
                      <w:delText>Leave End Date</w:delText>
                    </w:r>
                  </w:del>
                  <w:ins w:id="2279" w:author="aljaykum" w:date="2016-11-08T14:18:00Z">
                    <w:r w:rsidR="00C2776B">
                      <w:rPr>
                        <w:rFonts w:asciiTheme="minorHAnsi" w:hAnsiTheme="minorHAnsi"/>
                        <w:b/>
                        <w:bCs/>
                        <w:sz w:val="22"/>
                        <w:szCs w:val="22"/>
                      </w:rPr>
                      <w:t>Start Date</w:t>
                    </w:r>
                  </w:ins>
                </w:p>
              </w:tc>
              <w:tc>
                <w:tcPr>
                  <w:tcW w:w="1900"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280" w:author="aljaykum" w:date="2016-11-08T14:18: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7804AB" w:rsidRPr="00C2776B" w:rsidRDefault="00BF6CA6">
                  <w:pPr>
                    <w:jc w:val="center"/>
                    <w:rPr>
                      <w:rFonts w:asciiTheme="minorHAnsi" w:hAnsiTheme="minorHAnsi" w:cs="Times New Roman"/>
                      <w:b/>
                      <w:bCs/>
                      <w:sz w:val="22"/>
                      <w:szCs w:val="22"/>
                      <w:rPrChange w:id="2281" w:author="aljaykum" w:date="2016-11-08T14:17:00Z">
                        <w:rPr>
                          <w:rFonts w:asciiTheme="minorHAnsi" w:hAnsiTheme="minorHAnsi" w:cs="Times New Roman"/>
                          <w:b/>
                          <w:bCs/>
                          <w:sz w:val="24"/>
                          <w:szCs w:val="24"/>
                        </w:rPr>
                      </w:rPrChange>
                    </w:rPr>
                  </w:pPr>
                  <w:del w:id="2282" w:author="aljaykum" w:date="2016-11-08T14:18:00Z">
                    <w:r w:rsidRPr="00BF6CA6">
                      <w:rPr>
                        <w:rFonts w:asciiTheme="minorHAnsi" w:hAnsiTheme="minorHAnsi"/>
                        <w:b/>
                        <w:bCs/>
                        <w:sz w:val="22"/>
                        <w:szCs w:val="22"/>
                        <w:rPrChange w:id="2283" w:author="aljaykum" w:date="2016-11-08T14:17:00Z">
                          <w:rPr>
                            <w:rFonts w:asciiTheme="minorHAnsi" w:hAnsiTheme="minorHAnsi"/>
                            <w:b/>
                            <w:bCs/>
                            <w:color w:val="0000FF"/>
                            <w:u w:val="single"/>
                          </w:rPr>
                        </w:rPrChange>
                      </w:rPr>
                      <w:delText>Leave Type</w:delText>
                    </w:r>
                  </w:del>
                  <w:ins w:id="2284" w:author="aljaykum" w:date="2016-11-08T14:18:00Z">
                    <w:r w:rsidR="00C2776B">
                      <w:rPr>
                        <w:rFonts w:asciiTheme="minorHAnsi" w:hAnsiTheme="minorHAnsi"/>
                        <w:b/>
                        <w:bCs/>
                        <w:sz w:val="22"/>
                        <w:szCs w:val="22"/>
                      </w:rPr>
                      <w:t>End Date</w:t>
                    </w:r>
                  </w:ins>
                </w:p>
              </w:tc>
              <w:tc>
                <w:tcPr>
                  <w:tcW w:w="1900"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285" w:author="aljaykum" w:date="2016-11-08T14:18: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7804AB" w:rsidRPr="00C2776B" w:rsidRDefault="00BF6CA6">
                  <w:pPr>
                    <w:jc w:val="center"/>
                    <w:rPr>
                      <w:rFonts w:asciiTheme="minorHAnsi" w:hAnsiTheme="minorHAnsi" w:cs="Times New Roman"/>
                      <w:b/>
                      <w:bCs/>
                      <w:sz w:val="22"/>
                      <w:szCs w:val="22"/>
                      <w:rPrChange w:id="2286" w:author="aljaykum" w:date="2016-11-08T14:17:00Z">
                        <w:rPr>
                          <w:rFonts w:asciiTheme="minorHAnsi" w:hAnsiTheme="minorHAnsi" w:cs="Times New Roman"/>
                          <w:b/>
                          <w:bCs/>
                          <w:sz w:val="24"/>
                          <w:szCs w:val="24"/>
                        </w:rPr>
                      </w:rPrChange>
                    </w:rPr>
                  </w:pPr>
                  <w:del w:id="2287" w:author="aljaykum" w:date="2016-11-08T14:18:00Z">
                    <w:r w:rsidRPr="00BF6CA6">
                      <w:rPr>
                        <w:rFonts w:asciiTheme="minorHAnsi" w:hAnsiTheme="minorHAnsi"/>
                        <w:b/>
                        <w:bCs/>
                        <w:sz w:val="22"/>
                        <w:szCs w:val="22"/>
                        <w:rPrChange w:id="2288" w:author="aljaykum" w:date="2016-11-08T14:17:00Z">
                          <w:rPr>
                            <w:rFonts w:asciiTheme="minorHAnsi" w:hAnsiTheme="minorHAnsi"/>
                            <w:b/>
                            <w:bCs/>
                            <w:color w:val="0000FF"/>
                            <w:u w:val="single"/>
                          </w:rPr>
                        </w:rPrChange>
                      </w:rPr>
                      <w:delText>Effective No. Of leave</w:delText>
                    </w:r>
                  </w:del>
                  <w:ins w:id="2289" w:author="aljaykum" w:date="2016-11-08T14:18:00Z">
                    <w:r w:rsidR="00C2776B">
                      <w:rPr>
                        <w:rFonts w:asciiTheme="minorHAnsi" w:hAnsiTheme="minorHAnsi"/>
                        <w:b/>
                        <w:bCs/>
                        <w:sz w:val="22"/>
                        <w:szCs w:val="22"/>
                      </w:rPr>
                      <w:t>Effective Leave</w:t>
                    </w:r>
                  </w:ins>
                </w:p>
              </w:tc>
            </w:tr>
            <w:tr w:rsidR="007804AB" w:rsidRPr="00C2776B" w:rsidTr="00C2776B">
              <w:trPr>
                <w:trHeight w:val="543"/>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290" w:author="aljaykum" w:date="2016-11-08T14:18: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7804AB" w:rsidRPr="00C2776B" w:rsidRDefault="007804AB">
                  <w:pPr>
                    <w:rPr>
                      <w:rFonts w:asciiTheme="minorHAnsi" w:hAnsiTheme="minorHAnsi" w:cs="Times New Roman"/>
                      <w:sz w:val="22"/>
                      <w:szCs w:val="22"/>
                      <w:rPrChange w:id="2291" w:author="aljaykum" w:date="2016-11-08T14:1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292" w:author="aljaykum" w:date="2016-11-08T14:18: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4049E9" w:rsidRPr="00C2776B" w:rsidRDefault="004049E9">
                  <w:pPr>
                    <w:rPr>
                      <w:rFonts w:asciiTheme="minorHAnsi" w:hAnsiTheme="minorHAnsi" w:cs="Times New Roman"/>
                      <w:sz w:val="22"/>
                      <w:szCs w:val="22"/>
                      <w:rPrChange w:id="2293" w:author="aljaykum" w:date="2016-11-08T14:1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294" w:author="aljaykum" w:date="2016-11-08T14:18: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7804AB" w:rsidRPr="00C2776B" w:rsidRDefault="007804AB">
                  <w:pPr>
                    <w:rPr>
                      <w:rFonts w:asciiTheme="minorHAnsi" w:hAnsiTheme="minorHAnsi" w:cs="Times New Roman"/>
                      <w:sz w:val="22"/>
                      <w:szCs w:val="22"/>
                      <w:rPrChange w:id="2295" w:author="aljaykum" w:date="2016-11-08T14:17: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296" w:author="aljaykum" w:date="2016-11-08T14:18: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7804AB" w:rsidRPr="00C2776B" w:rsidRDefault="00BF6CA6">
                  <w:pPr>
                    <w:rPr>
                      <w:rFonts w:asciiTheme="minorHAnsi" w:hAnsiTheme="minorHAnsi" w:cs="Times New Roman"/>
                      <w:sz w:val="22"/>
                      <w:szCs w:val="22"/>
                      <w:rPrChange w:id="2297" w:author="aljaykum" w:date="2016-11-08T14:17:00Z">
                        <w:rPr>
                          <w:rFonts w:asciiTheme="minorHAnsi" w:hAnsiTheme="minorHAnsi" w:cs="Times New Roman"/>
                          <w:sz w:val="24"/>
                          <w:szCs w:val="24"/>
                        </w:rPr>
                      </w:rPrChange>
                    </w:rPr>
                  </w:pPr>
                  <w:r w:rsidRPr="00BF6CA6">
                    <w:rPr>
                      <w:rFonts w:asciiTheme="minorHAnsi" w:hAnsiTheme="minorHAnsi"/>
                      <w:sz w:val="22"/>
                      <w:szCs w:val="22"/>
                      <w:rPrChange w:id="2298" w:author="aljaykum" w:date="2016-11-08T14:17:00Z">
                        <w:rPr>
                          <w:rFonts w:asciiTheme="minorHAnsi" w:hAnsiTheme="minorHAnsi"/>
                          <w:color w:val="0000FF"/>
                          <w:u w:val="single"/>
                        </w:rPr>
                      </w:rPrChange>
                    </w:rPr>
                    <w:t xml:space="preserve"> </w:t>
                  </w:r>
                </w:p>
              </w:tc>
            </w:tr>
          </w:tbl>
          <w:p w:rsidR="007804AB" w:rsidRPr="00C2776B" w:rsidRDefault="00BF6CA6" w:rsidP="007804AB">
            <w:pPr>
              <w:rPr>
                <w:rFonts w:asciiTheme="minorHAnsi" w:hAnsiTheme="minorHAnsi"/>
                <w:sz w:val="22"/>
                <w:szCs w:val="22"/>
                <w:rPrChange w:id="2299" w:author="aljaykum" w:date="2016-11-08T14:17:00Z">
                  <w:rPr>
                    <w:rFonts w:asciiTheme="minorHAnsi" w:hAnsiTheme="minorHAnsi"/>
                  </w:rPr>
                </w:rPrChange>
              </w:rPr>
            </w:pPr>
            <w:r w:rsidRPr="00BF6CA6">
              <w:rPr>
                <w:rFonts w:asciiTheme="minorHAnsi" w:hAnsiTheme="minorHAnsi"/>
                <w:sz w:val="22"/>
                <w:szCs w:val="22"/>
                <w:rPrChange w:id="2300" w:author="aljaykum" w:date="2016-11-08T14:17:00Z">
                  <w:rPr>
                    <w:rFonts w:asciiTheme="minorHAnsi" w:hAnsiTheme="minorHAnsi"/>
                    <w:color w:val="0000FF"/>
                    <w:u w:val="single"/>
                  </w:rPr>
                </w:rPrChange>
              </w:rPr>
              <w:br/>
              <w:t xml:space="preserve">Approver Remarks: </w:t>
            </w:r>
            <w:r w:rsidRPr="00BF6CA6">
              <w:rPr>
                <w:rFonts w:asciiTheme="minorHAnsi" w:hAnsiTheme="minorHAnsi"/>
                <w:sz w:val="22"/>
                <w:szCs w:val="22"/>
                <w:rPrChange w:id="2301" w:author="aljaykum" w:date="2016-11-08T14:17:00Z">
                  <w:rPr>
                    <w:rFonts w:asciiTheme="minorHAnsi" w:hAnsiTheme="minorHAnsi"/>
                    <w:color w:val="0000FF"/>
                    <w:u w:val="single"/>
                  </w:rPr>
                </w:rPrChange>
              </w:rPr>
              <w:br/>
            </w:r>
            <w:r w:rsidRPr="00BF6CA6">
              <w:rPr>
                <w:rFonts w:asciiTheme="minorHAnsi" w:hAnsiTheme="minorHAnsi"/>
                <w:sz w:val="22"/>
                <w:szCs w:val="22"/>
                <w:rPrChange w:id="2302" w:author="aljaykum" w:date="2016-11-08T14:17:00Z">
                  <w:rPr>
                    <w:rFonts w:asciiTheme="minorHAnsi" w:hAnsiTheme="minorHAnsi"/>
                    <w:color w:val="0000FF"/>
                    <w:u w:val="single"/>
                  </w:rPr>
                </w:rPrChange>
              </w:rPr>
              <w:br/>
              <w:t xml:space="preserve">Note: </w:t>
            </w:r>
          </w:p>
          <w:p w:rsidR="007804AB" w:rsidRPr="00C2776B" w:rsidRDefault="00BF6CA6" w:rsidP="007804AB">
            <w:pPr>
              <w:numPr>
                <w:ilvl w:val="0"/>
                <w:numId w:val="60"/>
              </w:numPr>
              <w:kinsoku/>
              <w:spacing w:before="100" w:beforeAutospacing="1" w:after="100" w:afterAutospacing="1" w:line="240" w:lineRule="auto"/>
              <w:rPr>
                <w:rFonts w:asciiTheme="minorHAnsi" w:hAnsiTheme="minorHAnsi"/>
                <w:sz w:val="22"/>
                <w:szCs w:val="22"/>
                <w:rPrChange w:id="2303" w:author="aljaykum" w:date="2016-11-08T14:17:00Z">
                  <w:rPr>
                    <w:rFonts w:asciiTheme="minorHAnsi" w:hAnsiTheme="minorHAnsi"/>
                  </w:rPr>
                </w:rPrChange>
              </w:rPr>
            </w:pPr>
            <w:r w:rsidRPr="00BF6CA6">
              <w:rPr>
                <w:rFonts w:asciiTheme="minorHAnsi" w:hAnsiTheme="minorHAnsi"/>
                <w:sz w:val="22"/>
                <w:szCs w:val="22"/>
                <w:rPrChange w:id="2304" w:author="aljaykum" w:date="2016-11-08T14:17:00Z">
                  <w:rPr>
                    <w:rFonts w:asciiTheme="minorHAnsi" w:hAnsiTheme="minorHAnsi"/>
                    <w:color w:val="0000FF"/>
                    <w:u w:val="single"/>
                  </w:rPr>
                </w:rPrChange>
              </w:rPr>
              <w:t xml:space="preserve">Please login to </w:t>
            </w:r>
            <w:r w:rsidRPr="00BF6CA6">
              <w:rPr>
                <w:rFonts w:asciiTheme="minorHAnsi" w:hAnsiTheme="minorHAnsi"/>
                <w:sz w:val="22"/>
                <w:szCs w:val="22"/>
                <w:rPrChange w:id="2305" w:author="aljaykum" w:date="2016-11-08T14:17:00Z">
                  <w:rPr>
                    <w:color w:val="0000FF"/>
                    <w:u w:val="single"/>
                  </w:rPr>
                </w:rPrChange>
              </w:rPr>
              <w:fldChar w:fldCharType="begin"/>
            </w:r>
            <w:r w:rsidRPr="00BF6CA6">
              <w:rPr>
                <w:rFonts w:asciiTheme="minorHAnsi" w:hAnsiTheme="minorHAnsi"/>
                <w:sz w:val="22"/>
                <w:szCs w:val="22"/>
                <w:rPrChange w:id="2306" w:author="aljaykum" w:date="2016-11-08T14:17:00Z">
                  <w:rPr>
                    <w:color w:val="0000FF"/>
                    <w:u w:val="single"/>
                  </w:rPr>
                </w:rPrChange>
              </w:rPr>
              <w:instrText>HYPERLINK "https://lms.fs.capgemini.com"</w:instrText>
            </w:r>
            <w:r w:rsidRPr="00BF6CA6">
              <w:rPr>
                <w:rFonts w:asciiTheme="minorHAnsi" w:hAnsiTheme="minorHAnsi"/>
                <w:sz w:val="22"/>
                <w:szCs w:val="22"/>
                <w:rPrChange w:id="2307" w:author="aljaykum" w:date="2016-11-08T14:17:00Z">
                  <w:rPr>
                    <w:color w:val="0000FF"/>
                    <w:u w:val="single"/>
                  </w:rPr>
                </w:rPrChange>
              </w:rPr>
              <w:fldChar w:fldCharType="separate"/>
            </w:r>
            <w:r w:rsidRPr="00BF6CA6">
              <w:rPr>
                <w:rStyle w:val="Hyperlink"/>
                <w:rFonts w:asciiTheme="minorHAnsi" w:hAnsiTheme="minorHAnsi"/>
                <w:sz w:val="22"/>
                <w:szCs w:val="22"/>
                <w:rPrChange w:id="2308" w:author="aljaykum" w:date="2016-11-08T14:17:00Z">
                  <w:rPr>
                    <w:rStyle w:val="Hyperlink"/>
                    <w:rFonts w:asciiTheme="minorHAnsi" w:hAnsiTheme="minorHAnsi"/>
                  </w:rPr>
                </w:rPrChange>
              </w:rPr>
              <w:t>&lt;new LMS URL&gt;</w:t>
            </w:r>
            <w:r w:rsidRPr="00BF6CA6">
              <w:rPr>
                <w:rFonts w:asciiTheme="minorHAnsi" w:hAnsiTheme="minorHAnsi"/>
                <w:sz w:val="22"/>
                <w:szCs w:val="22"/>
                <w:rPrChange w:id="2309" w:author="aljaykum" w:date="2016-11-08T14:17:00Z">
                  <w:rPr>
                    <w:color w:val="0000FF"/>
                    <w:u w:val="single"/>
                  </w:rPr>
                </w:rPrChange>
              </w:rPr>
              <w:fldChar w:fldCharType="end"/>
            </w:r>
            <w:r w:rsidRPr="00BF6CA6">
              <w:rPr>
                <w:rFonts w:asciiTheme="minorHAnsi" w:hAnsiTheme="minorHAnsi"/>
                <w:sz w:val="22"/>
                <w:szCs w:val="22"/>
                <w:rPrChange w:id="2310" w:author="aljaykum" w:date="2016-11-08T14:17:00Z">
                  <w:rPr>
                    <w:rFonts w:asciiTheme="minorHAnsi" w:hAnsiTheme="minorHAnsi"/>
                    <w:color w:val="0000FF"/>
                    <w:u w:val="single"/>
                  </w:rPr>
                </w:rPrChange>
              </w:rPr>
              <w:t xml:space="preserve"> to access LMS application </w:t>
            </w:r>
          </w:p>
          <w:p w:rsidR="007804AB" w:rsidRPr="00C2776B" w:rsidRDefault="00BF6CA6" w:rsidP="007804AB">
            <w:pPr>
              <w:numPr>
                <w:ilvl w:val="0"/>
                <w:numId w:val="60"/>
              </w:numPr>
              <w:kinsoku/>
              <w:spacing w:before="100" w:beforeAutospacing="1" w:after="100" w:afterAutospacing="1" w:line="240" w:lineRule="auto"/>
              <w:rPr>
                <w:rFonts w:asciiTheme="minorHAnsi" w:hAnsiTheme="minorHAnsi"/>
                <w:sz w:val="22"/>
                <w:szCs w:val="22"/>
                <w:rPrChange w:id="2311" w:author="aljaykum" w:date="2016-11-08T14:17:00Z">
                  <w:rPr>
                    <w:rFonts w:asciiTheme="minorHAnsi" w:hAnsiTheme="minorHAnsi"/>
                  </w:rPr>
                </w:rPrChange>
              </w:rPr>
            </w:pPr>
            <w:r w:rsidRPr="00BF6CA6">
              <w:rPr>
                <w:rFonts w:asciiTheme="minorHAnsi" w:hAnsiTheme="minorHAnsi"/>
                <w:sz w:val="22"/>
                <w:szCs w:val="22"/>
                <w:rPrChange w:id="2312" w:author="aljaykum" w:date="2016-11-08T14:17: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313" w:author="aljaykum" w:date="2016-11-08T14:17:00Z">
                  <w:rPr>
                    <w:color w:val="0000FF"/>
                    <w:u w:val="single"/>
                  </w:rPr>
                </w:rPrChange>
              </w:rPr>
              <w:fldChar w:fldCharType="begin"/>
            </w:r>
            <w:r w:rsidRPr="00BF6CA6">
              <w:rPr>
                <w:rFonts w:asciiTheme="minorHAnsi" w:hAnsiTheme="minorHAnsi"/>
                <w:sz w:val="22"/>
                <w:szCs w:val="22"/>
                <w:rPrChange w:id="2314" w:author="aljaykum" w:date="2016-11-08T14:17: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315" w:author="aljaykum" w:date="2016-11-08T14:17:00Z">
                  <w:rPr>
                    <w:color w:val="0000FF"/>
                    <w:u w:val="single"/>
                  </w:rPr>
                </w:rPrChange>
              </w:rPr>
              <w:fldChar w:fldCharType="separate"/>
            </w:r>
            <w:r w:rsidRPr="00BF6CA6">
              <w:rPr>
                <w:rStyle w:val="Hyperlink"/>
                <w:rFonts w:asciiTheme="minorHAnsi" w:hAnsiTheme="minorHAnsi"/>
                <w:sz w:val="22"/>
                <w:szCs w:val="22"/>
                <w:rPrChange w:id="2316" w:author="aljaykum" w:date="2016-11-08T14:17:00Z">
                  <w:rPr>
                    <w:rStyle w:val="Hyperlink"/>
                    <w:rFonts w:asciiTheme="minorHAnsi" w:hAnsiTheme="minorHAnsi"/>
                  </w:rPr>
                </w:rPrChange>
              </w:rPr>
              <w:t>FS SBU Service desk portal</w:t>
            </w:r>
            <w:r w:rsidRPr="00BF6CA6">
              <w:rPr>
                <w:rFonts w:asciiTheme="minorHAnsi" w:hAnsiTheme="minorHAnsi"/>
                <w:sz w:val="22"/>
                <w:szCs w:val="22"/>
                <w:rPrChange w:id="2317" w:author="aljaykum" w:date="2016-11-08T14:17:00Z">
                  <w:rPr>
                    <w:color w:val="0000FF"/>
                    <w:u w:val="single"/>
                  </w:rPr>
                </w:rPrChange>
              </w:rPr>
              <w:fldChar w:fldCharType="end"/>
            </w:r>
            <w:r w:rsidRPr="00BF6CA6">
              <w:rPr>
                <w:rFonts w:asciiTheme="minorHAnsi" w:hAnsiTheme="minorHAnsi"/>
                <w:sz w:val="22"/>
                <w:szCs w:val="22"/>
                <w:rPrChange w:id="2318" w:author="aljaykum" w:date="2016-11-08T14:17:00Z">
                  <w:rPr>
                    <w:rFonts w:asciiTheme="minorHAnsi" w:hAnsiTheme="minorHAnsi"/>
                    <w:color w:val="0000FF"/>
                    <w:u w:val="single"/>
                  </w:rPr>
                </w:rPrChange>
              </w:rPr>
              <w:t xml:space="preserve"> (Employee Management &gt;&gt; Leave Management System). </w:t>
            </w:r>
          </w:p>
          <w:p w:rsidR="007804AB" w:rsidRPr="00C2776B" w:rsidRDefault="00BF6CA6" w:rsidP="007804AB">
            <w:pPr>
              <w:numPr>
                <w:ilvl w:val="0"/>
                <w:numId w:val="60"/>
              </w:numPr>
              <w:kinsoku/>
              <w:spacing w:before="100" w:beforeAutospacing="1" w:after="100" w:afterAutospacing="1" w:line="240" w:lineRule="auto"/>
              <w:rPr>
                <w:rFonts w:asciiTheme="minorHAnsi" w:hAnsiTheme="minorHAnsi"/>
                <w:sz w:val="22"/>
                <w:szCs w:val="22"/>
                <w:rPrChange w:id="2319" w:author="aljaykum" w:date="2016-11-08T14:17:00Z">
                  <w:rPr>
                    <w:rFonts w:asciiTheme="minorHAnsi" w:hAnsiTheme="minorHAnsi"/>
                  </w:rPr>
                </w:rPrChange>
              </w:rPr>
            </w:pPr>
            <w:r w:rsidRPr="00BF6CA6">
              <w:rPr>
                <w:rFonts w:asciiTheme="minorHAnsi" w:hAnsiTheme="minorHAnsi"/>
                <w:sz w:val="22"/>
                <w:szCs w:val="22"/>
                <w:rPrChange w:id="2320" w:author="aljaykum" w:date="2016-11-08T14:17:00Z">
                  <w:rPr>
                    <w:rFonts w:asciiTheme="minorHAnsi" w:hAnsiTheme="minorHAnsi"/>
                    <w:color w:val="0000FF"/>
                    <w:u w:val="single"/>
                  </w:rPr>
                </w:rPrChange>
              </w:rPr>
              <w:lastRenderedPageBreak/>
              <w:t xml:space="preserve">Contact Person: Michelle Odisho </w:t>
            </w:r>
          </w:p>
          <w:p w:rsidR="00783519" w:rsidRPr="00C2776B" w:rsidRDefault="00BF6CA6">
            <w:pPr>
              <w:rPr>
                <w:rFonts w:asciiTheme="minorHAnsi" w:hAnsiTheme="minorHAnsi"/>
                <w:sz w:val="22"/>
                <w:szCs w:val="22"/>
              </w:rPr>
            </w:pPr>
            <w:r w:rsidRPr="00BF6CA6">
              <w:rPr>
                <w:rFonts w:asciiTheme="minorHAnsi" w:hAnsiTheme="minorHAnsi"/>
                <w:sz w:val="22"/>
                <w:szCs w:val="22"/>
                <w:rPrChange w:id="2321" w:author="aljaykum" w:date="2016-11-08T14:17:00Z">
                  <w:rPr>
                    <w:rFonts w:asciiTheme="minorHAnsi" w:hAnsiTheme="minorHAnsi"/>
                    <w:color w:val="0000FF"/>
                    <w:u w:val="single"/>
                  </w:rPr>
                </w:rPrChange>
              </w:rPr>
              <w:br/>
              <w:t>Regards,</w:t>
            </w:r>
            <w:r w:rsidRPr="00BF6CA6">
              <w:rPr>
                <w:rFonts w:asciiTheme="minorHAnsi" w:hAnsiTheme="minorHAnsi"/>
                <w:sz w:val="22"/>
                <w:szCs w:val="22"/>
                <w:rPrChange w:id="2322" w:author="aljaykum" w:date="2016-11-08T14:17:00Z">
                  <w:rPr>
                    <w:rFonts w:asciiTheme="minorHAnsi" w:hAnsiTheme="minorHAnsi"/>
                    <w:color w:val="0000FF"/>
                    <w:u w:val="single"/>
                  </w:rPr>
                </w:rPrChange>
              </w:rPr>
              <w:br/>
              <w:t xml:space="preserve">Approver Name(ID) </w:t>
            </w:r>
          </w:p>
        </w:tc>
      </w:tr>
    </w:tbl>
    <w:p w:rsidR="00000150" w:rsidRPr="008E6B5A" w:rsidRDefault="00000150" w:rsidP="00000150">
      <w:pPr>
        <w:pStyle w:val="ListParagraph"/>
        <w:ind w:left="1080"/>
        <w:rPr>
          <w:rFonts w:asciiTheme="minorHAnsi" w:eastAsia="Arial" w:hAnsiTheme="minorHAnsi" w:cs="Arial"/>
          <w:sz w:val="22"/>
          <w:szCs w:val="22"/>
          <w:lang w:val="en-GB"/>
        </w:rPr>
      </w:pPr>
    </w:p>
    <w:p w:rsidR="00000150"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to be sent post rejection of record</w:t>
      </w:r>
    </w:p>
    <w:tbl>
      <w:tblPr>
        <w:tblStyle w:val="TableGrid"/>
        <w:tblW w:w="8165" w:type="dxa"/>
        <w:tblInd w:w="720" w:type="dxa"/>
        <w:tblLook w:val="04A0" w:firstRow="1" w:lastRow="0" w:firstColumn="1" w:lastColumn="0" w:noHBand="0" w:noVBand="1"/>
      </w:tblPr>
      <w:tblGrid>
        <w:gridCol w:w="8165"/>
      </w:tblGrid>
      <w:tr w:rsidR="00000150" w:rsidRPr="008E6B5A" w:rsidTr="00000150">
        <w:tc>
          <w:tcPr>
            <w:tcW w:w="8165" w:type="dxa"/>
          </w:tcPr>
          <w:p w:rsidR="00000150" w:rsidRPr="00C2776B" w:rsidRDefault="00BF6CA6" w:rsidP="00000150">
            <w:pPr>
              <w:spacing w:before="0"/>
              <w:rPr>
                <w:rFonts w:asciiTheme="minorHAnsi" w:hAnsiTheme="minorHAnsi"/>
                <w:sz w:val="22"/>
                <w:szCs w:val="22"/>
              </w:rPr>
            </w:pPr>
            <w:r w:rsidRPr="00BF6CA6">
              <w:rPr>
                <w:rFonts w:asciiTheme="minorHAnsi" w:hAnsiTheme="minorHAnsi"/>
                <w:sz w:val="22"/>
                <w:szCs w:val="22"/>
                <w:rPrChange w:id="2323" w:author="aljaykum" w:date="2016-11-08T14:18:00Z">
                  <w:rPr>
                    <w:rFonts w:asciiTheme="minorHAnsi" w:hAnsiTheme="minorHAnsi"/>
                    <w:color w:val="0000FF"/>
                    <w:sz w:val="22"/>
                    <w:szCs w:val="22"/>
                    <w:u w:val="single"/>
                  </w:rPr>
                </w:rPrChange>
              </w:rPr>
              <w:t>From: Approver</w:t>
            </w:r>
          </w:p>
          <w:p w:rsidR="00000150" w:rsidRPr="00C2776B" w:rsidRDefault="00BF6CA6" w:rsidP="00000150">
            <w:pPr>
              <w:spacing w:before="0"/>
              <w:rPr>
                <w:rFonts w:asciiTheme="minorHAnsi" w:hAnsiTheme="minorHAnsi"/>
                <w:sz w:val="22"/>
                <w:szCs w:val="22"/>
              </w:rPr>
            </w:pPr>
            <w:r w:rsidRPr="00BF6CA6">
              <w:rPr>
                <w:rFonts w:asciiTheme="minorHAnsi" w:hAnsiTheme="minorHAnsi"/>
                <w:sz w:val="22"/>
                <w:szCs w:val="22"/>
                <w:rPrChange w:id="2324" w:author="aljaykum" w:date="2016-11-08T14:18:00Z">
                  <w:rPr>
                    <w:rFonts w:asciiTheme="minorHAnsi" w:hAnsiTheme="minorHAnsi"/>
                    <w:color w:val="0000FF"/>
                    <w:sz w:val="22"/>
                    <w:szCs w:val="22"/>
                    <w:u w:val="single"/>
                  </w:rPr>
                </w:rPrChange>
              </w:rPr>
              <w:t>To: Employee</w:t>
            </w:r>
          </w:p>
          <w:p w:rsidR="00000150" w:rsidRPr="00C2776B" w:rsidRDefault="00BF6CA6" w:rsidP="00000150">
            <w:pPr>
              <w:spacing w:before="0"/>
              <w:rPr>
                <w:rFonts w:asciiTheme="minorHAnsi" w:hAnsiTheme="minorHAnsi"/>
                <w:sz w:val="22"/>
                <w:szCs w:val="22"/>
              </w:rPr>
            </w:pPr>
            <w:r w:rsidRPr="00BF6CA6">
              <w:rPr>
                <w:rFonts w:asciiTheme="minorHAnsi" w:hAnsiTheme="minorHAnsi"/>
                <w:sz w:val="22"/>
                <w:szCs w:val="22"/>
                <w:rPrChange w:id="2325" w:author="aljaykum" w:date="2016-11-08T14:18:00Z">
                  <w:rPr>
                    <w:rFonts w:asciiTheme="minorHAnsi" w:hAnsiTheme="minorHAnsi"/>
                    <w:color w:val="0000FF"/>
                    <w:sz w:val="22"/>
                    <w:szCs w:val="22"/>
                    <w:u w:val="single"/>
                  </w:rPr>
                </w:rPrChange>
              </w:rPr>
              <w:t>CC: Supervisor</w:t>
            </w:r>
          </w:p>
          <w:p w:rsidR="00000150" w:rsidRPr="00C2776B" w:rsidRDefault="00000150" w:rsidP="00000150">
            <w:pPr>
              <w:spacing w:before="0"/>
              <w:rPr>
                <w:rFonts w:asciiTheme="minorHAnsi" w:hAnsiTheme="minorHAnsi"/>
                <w:sz w:val="22"/>
                <w:szCs w:val="22"/>
              </w:rPr>
            </w:pPr>
          </w:p>
          <w:p w:rsidR="00000150" w:rsidRPr="00C2776B" w:rsidRDefault="00BF6CA6" w:rsidP="00000150">
            <w:pPr>
              <w:spacing w:before="0"/>
              <w:rPr>
                <w:rFonts w:asciiTheme="minorHAnsi" w:hAnsiTheme="minorHAnsi"/>
                <w:sz w:val="22"/>
                <w:szCs w:val="22"/>
              </w:rPr>
            </w:pPr>
            <w:r w:rsidRPr="00BF6CA6">
              <w:rPr>
                <w:rFonts w:asciiTheme="minorHAnsi" w:hAnsiTheme="minorHAnsi"/>
                <w:sz w:val="22"/>
                <w:szCs w:val="22"/>
                <w:rPrChange w:id="2326" w:author="aljaykum" w:date="2016-11-08T14:18:00Z">
                  <w:rPr>
                    <w:rFonts w:asciiTheme="minorHAnsi" w:hAnsiTheme="minorHAnsi"/>
                    <w:color w:val="0000FF"/>
                    <w:sz w:val="22"/>
                    <w:szCs w:val="22"/>
                    <w:u w:val="single"/>
                  </w:rPr>
                </w:rPrChange>
              </w:rPr>
              <w:t xml:space="preserve">Subject: </w:t>
            </w:r>
            <w:del w:id="2327" w:author="aljaykum" w:date="2016-11-08T14:18:00Z">
              <w:r w:rsidRPr="00BF6CA6">
                <w:rPr>
                  <w:rFonts w:asciiTheme="minorHAnsi" w:hAnsiTheme="minorHAnsi"/>
                  <w:sz w:val="22"/>
                  <w:szCs w:val="22"/>
                  <w:rPrChange w:id="2328" w:author="aljaykum" w:date="2016-11-08T14:18:00Z">
                    <w:rPr>
                      <w:rFonts w:asciiTheme="minorHAnsi" w:hAnsiTheme="minorHAnsi"/>
                      <w:color w:val="0000FF"/>
                      <w:sz w:val="22"/>
                      <w:szCs w:val="22"/>
                      <w:u w:val="single"/>
                    </w:rPr>
                  </w:rPrChange>
                </w:rPr>
                <w:delText xml:space="preserve">Leave </w:delText>
              </w:r>
            </w:del>
            <w:ins w:id="2329" w:author="aljaykum" w:date="2016-11-08T14:18:00Z">
              <w:r w:rsidRPr="00BF6CA6">
                <w:rPr>
                  <w:rFonts w:asciiTheme="minorHAnsi" w:hAnsiTheme="minorHAnsi"/>
                  <w:sz w:val="22"/>
                  <w:szCs w:val="22"/>
                  <w:rPrChange w:id="2330" w:author="aljaykum" w:date="2016-11-08T14:18:00Z">
                    <w:rPr>
                      <w:rFonts w:asciiTheme="minorHAnsi" w:hAnsiTheme="minorHAnsi"/>
                      <w:color w:val="0000FF"/>
                      <w:sz w:val="22"/>
                      <w:szCs w:val="22"/>
                      <w:u w:val="single"/>
                    </w:rPr>
                  </w:rPrChange>
                </w:rPr>
                <w:t xml:space="preserve">&lt;Leave Type&gt; </w:t>
              </w:r>
            </w:ins>
            <w:r w:rsidRPr="00BF6CA6">
              <w:rPr>
                <w:rFonts w:asciiTheme="minorHAnsi" w:hAnsiTheme="minorHAnsi"/>
                <w:sz w:val="22"/>
                <w:szCs w:val="22"/>
                <w:rPrChange w:id="2331" w:author="aljaykum" w:date="2016-11-08T14:18:00Z">
                  <w:rPr>
                    <w:rFonts w:asciiTheme="minorHAnsi" w:hAnsiTheme="minorHAnsi"/>
                    <w:color w:val="0000FF"/>
                    <w:sz w:val="22"/>
                    <w:szCs w:val="22"/>
                    <w:u w:val="single"/>
                  </w:rPr>
                </w:rPrChange>
              </w:rPr>
              <w:t xml:space="preserve">not approved by </w:t>
            </w:r>
            <w:del w:id="2332" w:author="aljaykum" w:date="2016-11-08T14:18:00Z">
              <w:r w:rsidRPr="00BF6CA6">
                <w:rPr>
                  <w:rFonts w:asciiTheme="minorHAnsi" w:hAnsiTheme="minorHAnsi"/>
                  <w:sz w:val="22"/>
                  <w:szCs w:val="22"/>
                  <w:rPrChange w:id="2333" w:author="aljaykum" w:date="2016-11-08T14:18:00Z">
                    <w:rPr>
                      <w:rFonts w:asciiTheme="minorHAnsi" w:hAnsiTheme="minorHAnsi"/>
                      <w:color w:val="0000FF"/>
                      <w:sz w:val="22"/>
                      <w:szCs w:val="22"/>
                      <w:u w:val="single"/>
                    </w:rPr>
                  </w:rPrChange>
                </w:rPr>
                <w:delText>People Process Team</w:delText>
              </w:r>
            </w:del>
            <w:ins w:id="2334" w:author="aljaykum" w:date="2016-11-08T14:18:00Z">
              <w:r w:rsidRPr="00BF6CA6">
                <w:rPr>
                  <w:rFonts w:asciiTheme="minorHAnsi" w:hAnsiTheme="minorHAnsi"/>
                  <w:sz w:val="22"/>
                  <w:szCs w:val="22"/>
                  <w:rPrChange w:id="2335" w:author="aljaykum" w:date="2016-11-08T14:18:00Z">
                    <w:rPr>
                      <w:rFonts w:asciiTheme="minorHAnsi" w:hAnsiTheme="minorHAnsi"/>
                      <w:color w:val="0000FF"/>
                      <w:sz w:val="22"/>
                      <w:szCs w:val="22"/>
                      <w:u w:val="single"/>
                    </w:rPr>
                  </w:rPrChange>
                </w:rPr>
                <w:t>US HR Admin &lt;HR Admin name&gt;</w:t>
              </w:r>
            </w:ins>
          </w:p>
          <w:p w:rsidR="00000150" w:rsidRPr="00C2776B" w:rsidRDefault="00000150" w:rsidP="00000150">
            <w:pPr>
              <w:spacing w:before="0"/>
              <w:rPr>
                <w:rFonts w:asciiTheme="minorHAnsi" w:hAnsiTheme="minorHAnsi"/>
                <w:sz w:val="22"/>
                <w:szCs w:val="22"/>
              </w:rPr>
            </w:pPr>
          </w:p>
          <w:p w:rsidR="00000150" w:rsidRPr="00C2776B" w:rsidRDefault="00BF6CA6" w:rsidP="00000150">
            <w:pPr>
              <w:spacing w:before="0"/>
              <w:rPr>
                <w:rFonts w:asciiTheme="minorHAnsi" w:hAnsiTheme="minorHAnsi"/>
                <w:sz w:val="22"/>
                <w:szCs w:val="22"/>
              </w:rPr>
            </w:pPr>
            <w:r w:rsidRPr="00BF6CA6">
              <w:rPr>
                <w:rFonts w:asciiTheme="minorHAnsi" w:hAnsiTheme="minorHAnsi"/>
                <w:sz w:val="22"/>
                <w:szCs w:val="22"/>
                <w:rPrChange w:id="2336" w:author="aljaykum" w:date="2016-11-08T14:18:00Z">
                  <w:rPr>
                    <w:rFonts w:asciiTheme="minorHAnsi" w:hAnsiTheme="minorHAnsi"/>
                    <w:color w:val="0000FF"/>
                    <w:sz w:val="22"/>
                    <w:szCs w:val="22"/>
                    <w:u w:val="single"/>
                  </w:rPr>
                </w:rPrChange>
              </w:rPr>
              <w:t>Body:</w:t>
            </w:r>
          </w:p>
          <w:p w:rsidR="00AA605D" w:rsidRPr="00C2776B" w:rsidRDefault="00BF6CA6" w:rsidP="00AA605D">
            <w:pPr>
              <w:spacing w:after="240"/>
              <w:rPr>
                <w:rFonts w:asciiTheme="minorHAnsi" w:hAnsiTheme="minorHAnsi"/>
                <w:sz w:val="22"/>
                <w:szCs w:val="22"/>
                <w:rPrChange w:id="2337" w:author="aljaykum" w:date="2016-11-08T14:18:00Z">
                  <w:rPr>
                    <w:rFonts w:asciiTheme="minorHAnsi" w:hAnsiTheme="minorHAnsi"/>
                  </w:rPr>
                </w:rPrChange>
              </w:rPr>
            </w:pPr>
            <w:r w:rsidRPr="00BF6CA6">
              <w:rPr>
                <w:rFonts w:asciiTheme="minorHAnsi" w:hAnsiTheme="minorHAnsi"/>
                <w:sz w:val="22"/>
                <w:szCs w:val="22"/>
                <w:rPrChange w:id="2338" w:author="aljaykum" w:date="2016-11-08T14:18:00Z">
                  <w:rPr>
                    <w:rFonts w:asciiTheme="minorHAnsi" w:hAnsiTheme="minorHAnsi"/>
                    <w:color w:val="0000FF"/>
                    <w:u w:val="single"/>
                  </w:rPr>
                </w:rPrChange>
              </w:rPr>
              <w:t xml:space="preserve">Hi, </w:t>
            </w:r>
            <w:r w:rsidRPr="00BF6CA6">
              <w:rPr>
                <w:rFonts w:asciiTheme="minorHAnsi" w:hAnsiTheme="minorHAnsi"/>
                <w:sz w:val="22"/>
                <w:szCs w:val="22"/>
                <w:rPrChange w:id="2339" w:author="aljaykum" w:date="2016-11-08T14:18:00Z">
                  <w:rPr>
                    <w:rFonts w:asciiTheme="minorHAnsi" w:hAnsiTheme="minorHAnsi"/>
                    <w:color w:val="0000FF"/>
                    <w:u w:val="single"/>
                  </w:rPr>
                </w:rPrChange>
              </w:rPr>
              <w:br/>
            </w:r>
            <w:r w:rsidRPr="00BF6CA6">
              <w:rPr>
                <w:rFonts w:asciiTheme="minorHAnsi" w:hAnsiTheme="minorHAnsi"/>
                <w:sz w:val="22"/>
                <w:szCs w:val="22"/>
                <w:rPrChange w:id="2340" w:author="aljaykum" w:date="2016-11-08T14:18:00Z">
                  <w:rPr>
                    <w:rFonts w:asciiTheme="minorHAnsi" w:hAnsiTheme="minorHAnsi"/>
                    <w:color w:val="0000FF"/>
                    <w:u w:val="single"/>
                  </w:rPr>
                </w:rPrChange>
              </w:rPr>
              <w:br/>
              <w:t>This is to inform you that your leave plan for the following period has been rejected.</w:t>
            </w:r>
          </w:p>
          <w:tbl>
            <w:tblPr>
              <w:tblW w:w="7796"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Change w:id="2341" w:author="aljaykum" w:date="2016-11-08T14:19:00Z">
                <w:tblPr>
                  <w:tblW w:w="9000"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PrChange>
            </w:tblPr>
            <w:tblGrid>
              <w:gridCol w:w="1949"/>
              <w:gridCol w:w="1949"/>
              <w:gridCol w:w="1949"/>
              <w:gridCol w:w="1949"/>
              <w:tblGridChange w:id="2342">
                <w:tblGrid>
                  <w:gridCol w:w="2250"/>
                  <w:gridCol w:w="2250"/>
                  <w:gridCol w:w="2250"/>
                  <w:gridCol w:w="2250"/>
                </w:tblGrid>
              </w:tblGridChange>
            </w:tblGrid>
            <w:tr w:rsidR="00AA605D" w:rsidRPr="00C2776B" w:rsidTr="00B268DC">
              <w:trPr>
                <w:trHeight w:val="479"/>
              </w:trPr>
              <w:tc>
                <w:tcPr>
                  <w:tcW w:w="19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343" w:author="aljaykum" w:date="2016-11-08T14:19: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AA605D" w:rsidRPr="00C2776B" w:rsidRDefault="00BF6CA6">
                  <w:pPr>
                    <w:jc w:val="center"/>
                    <w:rPr>
                      <w:rFonts w:asciiTheme="minorHAnsi" w:hAnsiTheme="minorHAnsi" w:cs="Times New Roman"/>
                      <w:b/>
                      <w:bCs/>
                      <w:sz w:val="22"/>
                      <w:szCs w:val="22"/>
                      <w:rPrChange w:id="2344" w:author="aljaykum" w:date="2016-11-08T14:18:00Z">
                        <w:rPr>
                          <w:rFonts w:asciiTheme="minorHAnsi" w:hAnsiTheme="minorHAnsi" w:cs="Times New Roman"/>
                          <w:b/>
                          <w:bCs/>
                          <w:sz w:val="24"/>
                          <w:szCs w:val="24"/>
                        </w:rPr>
                      </w:rPrChange>
                    </w:rPr>
                  </w:pPr>
                  <w:del w:id="2345" w:author="aljaykum" w:date="2016-11-08T14:19:00Z">
                    <w:r w:rsidRPr="00BF6CA6">
                      <w:rPr>
                        <w:rFonts w:asciiTheme="minorHAnsi" w:hAnsiTheme="minorHAnsi"/>
                        <w:b/>
                        <w:bCs/>
                        <w:sz w:val="22"/>
                        <w:szCs w:val="22"/>
                        <w:rPrChange w:id="2346" w:author="aljaykum" w:date="2016-11-08T14:18:00Z">
                          <w:rPr>
                            <w:rFonts w:asciiTheme="minorHAnsi" w:hAnsiTheme="minorHAnsi"/>
                            <w:b/>
                            <w:bCs/>
                            <w:color w:val="0000FF"/>
                            <w:u w:val="single"/>
                          </w:rPr>
                        </w:rPrChange>
                      </w:rPr>
                      <w:delText>Leave Start Date</w:delText>
                    </w:r>
                  </w:del>
                  <w:ins w:id="2347" w:author="aljaykum" w:date="2016-11-08T14:19:00Z">
                    <w:r w:rsidR="00C2776B">
                      <w:rPr>
                        <w:rFonts w:asciiTheme="minorHAnsi" w:hAnsiTheme="minorHAnsi"/>
                        <w:b/>
                        <w:bCs/>
                        <w:sz w:val="22"/>
                        <w:szCs w:val="22"/>
                      </w:rPr>
                      <w:t>Leave Type</w:t>
                    </w:r>
                  </w:ins>
                </w:p>
              </w:tc>
              <w:tc>
                <w:tcPr>
                  <w:tcW w:w="19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348" w:author="aljaykum" w:date="2016-11-08T14:19: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AA605D" w:rsidRPr="00C2776B" w:rsidRDefault="00BF6CA6">
                  <w:pPr>
                    <w:jc w:val="center"/>
                    <w:rPr>
                      <w:rFonts w:asciiTheme="minorHAnsi" w:hAnsiTheme="minorHAnsi" w:cs="Times New Roman"/>
                      <w:b/>
                      <w:bCs/>
                      <w:sz w:val="22"/>
                      <w:szCs w:val="22"/>
                      <w:rPrChange w:id="2349" w:author="aljaykum" w:date="2016-11-08T14:18:00Z">
                        <w:rPr>
                          <w:rFonts w:asciiTheme="minorHAnsi" w:hAnsiTheme="minorHAnsi" w:cs="Times New Roman"/>
                          <w:b/>
                          <w:bCs/>
                          <w:sz w:val="24"/>
                          <w:szCs w:val="24"/>
                        </w:rPr>
                      </w:rPrChange>
                    </w:rPr>
                  </w:pPr>
                  <w:del w:id="2350" w:author="aljaykum" w:date="2016-11-08T14:19:00Z">
                    <w:r w:rsidRPr="00BF6CA6">
                      <w:rPr>
                        <w:rFonts w:asciiTheme="minorHAnsi" w:hAnsiTheme="minorHAnsi"/>
                        <w:b/>
                        <w:bCs/>
                        <w:sz w:val="22"/>
                        <w:szCs w:val="22"/>
                        <w:rPrChange w:id="2351" w:author="aljaykum" w:date="2016-11-08T14:18:00Z">
                          <w:rPr>
                            <w:rFonts w:asciiTheme="minorHAnsi" w:hAnsiTheme="minorHAnsi"/>
                            <w:b/>
                            <w:bCs/>
                            <w:color w:val="0000FF"/>
                            <w:u w:val="single"/>
                          </w:rPr>
                        </w:rPrChange>
                      </w:rPr>
                      <w:delText>Leave End Date</w:delText>
                    </w:r>
                  </w:del>
                  <w:ins w:id="2352" w:author="aljaykum" w:date="2016-11-08T14:19:00Z">
                    <w:r w:rsidR="00C2776B">
                      <w:rPr>
                        <w:rFonts w:asciiTheme="minorHAnsi" w:hAnsiTheme="minorHAnsi"/>
                        <w:b/>
                        <w:bCs/>
                        <w:sz w:val="22"/>
                        <w:szCs w:val="22"/>
                      </w:rPr>
                      <w:t>Start Date</w:t>
                    </w:r>
                  </w:ins>
                </w:p>
              </w:tc>
              <w:tc>
                <w:tcPr>
                  <w:tcW w:w="19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353" w:author="aljaykum" w:date="2016-11-08T14:19: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AA605D" w:rsidRPr="00C2776B" w:rsidRDefault="00BF6CA6">
                  <w:pPr>
                    <w:jc w:val="center"/>
                    <w:rPr>
                      <w:rFonts w:asciiTheme="minorHAnsi" w:hAnsiTheme="minorHAnsi" w:cs="Times New Roman"/>
                      <w:b/>
                      <w:bCs/>
                      <w:sz w:val="22"/>
                      <w:szCs w:val="22"/>
                      <w:rPrChange w:id="2354" w:author="aljaykum" w:date="2016-11-08T14:18:00Z">
                        <w:rPr>
                          <w:rFonts w:asciiTheme="minorHAnsi" w:hAnsiTheme="minorHAnsi" w:cs="Times New Roman"/>
                          <w:b/>
                          <w:bCs/>
                          <w:sz w:val="24"/>
                          <w:szCs w:val="24"/>
                        </w:rPr>
                      </w:rPrChange>
                    </w:rPr>
                  </w:pPr>
                  <w:del w:id="2355" w:author="aljaykum" w:date="2016-11-08T14:19:00Z">
                    <w:r w:rsidRPr="00BF6CA6">
                      <w:rPr>
                        <w:rFonts w:asciiTheme="minorHAnsi" w:hAnsiTheme="minorHAnsi"/>
                        <w:b/>
                        <w:bCs/>
                        <w:sz w:val="22"/>
                        <w:szCs w:val="22"/>
                        <w:rPrChange w:id="2356" w:author="aljaykum" w:date="2016-11-08T14:18:00Z">
                          <w:rPr>
                            <w:rFonts w:asciiTheme="minorHAnsi" w:hAnsiTheme="minorHAnsi"/>
                            <w:b/>
                            <w:bCs/>
                            <w:color w:val="0000FF"/>
                            <w:u w:val="single"/>
                          </w:rPr>
                        </w:rPrChange>
                      </w:rPr>
                      <w:delText>Leave Type</w:delText>
                    </w:r>
                  </w:del>
                  <w:ins w:id="2357" w:author="aljaykum" w:date="2016-11-08T14:19:00Z">
                    <w:r w:rsidR="00C2776B">
                      <w:rPr>
                        <w:rFonts w:asciiTheme="minorHAnsi" w:hAnsiTheme="minorHAnsi"/>
                        <w:b/>
                        <w:bCs/>
                        <w:sz w:val="22"/>
                        <w:szCs w:val="22"/>
                      </w:rPr>
                      <w:t>End Date</w:t>
                    </w:r>
                  </w:ins>
                </w:p>
              </w:tc>
              <w:tc>
                <w:tcPr>
                  <w:tcW w:w="1949" w:type="dxa"/>
                  <w:tcBorders>
                    <w:top w:val="outset" w:sz="6" w:space="0" w:color="111111"/>
                    <w:left w:val="outset" w:sz="6" w:space="0" w:color="111111"/>
                    <w:bottom w:val="outset" w:sz="6" w:space="0" w:color="111111"/>
                    <w:right w:val="outset" w:sz="6" w:space="0" w:color="111111"/>
                  </w:tcBorders>
                  <w:shd w:val="clear" w:color="auto" w:fill="C0C0C0"/>
                  <w:vAlign w:val="center"/>
                  <w:hideMark/>
                  <w:tcPrChange w:id="2358" w:author="aljaykum" w:date="2016-11-08T14:19:00Z">
                    <w:tcPr>
                      <w:tcW w:w="225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tcPrChange>
                </w:tcPr>
                <w:p w:rsidR="00AA605D" w:rsidRPr="00C2776B" w:rsidRDefault="00BF6CA6">
                  <w:pPr>
                    <w:jc w:val="center"/>
                    <w:rPr>
                      <w:rFonts w:asciiTheme="minorHAnsi" w:hAnsiTheme="minorHAnsi" w:cs="Times New Roman"/>
                      <w:b/>
                      <w:bCs/>
                      <w:sz w:val="22"/>
                      <w:szCs w:val="22"/>
                      <w:rPrChange w:id="2359" w:author="aljaykum" w:date="2016-11-08T14:18:00Z">
                        <w:rPr>
                          <w:rFonts w:asciiTheme="minorHAnsi" w:hAnsiTheme="minorHAnsi" w:cs="Times New Roman"/>
                          <w:b/>
                          <w:bCs/>
                          <w:sz w:val="24"/>
                          <w:szCs w:val="24"/>
                        </w:rPr>
                      </w:rPrChange>
                    </w:rPr>
                  </w:pPr>
                  <w:del w:id="2360" w:author="aljaykum" w:date="2016-11-08T14:19:00Z">
                    <w:r w:rsidRPr="00BF6CA6">
                      <w:rPr>
                        <w:rFonts w:asciiTheme="minorHAnsi" w:hAnsiTheme="minorHAnsi"/>
                        <w:b/>
                        <w:bCs/>
                        <w:sz w:val="22"/>
                        <w:szCs w:val="22"/>
                        <w:rPrChange w:id="2361" w:author="aljaykum" w:date="2016-11-08T14:18:00Z">
                          <w:rPr>
                            <w:rFonts w:asciiTheme="minorHAnsi" w:hAnsiTheme="minorHAnsi"/>
                            <w:b/>
                            <w:bCs/>
                            <w:color w:val="0000FF"/>
                            <w:u w:val="single"/>
                          </w:rPr>
                        </w:rPrChange>
                      </w:rPr>
                      <w:delText>Effective No. Of leave</w:delText>
                    </w:r>
                  </w:del>
                  <w:ins w:id="2362" w:author="aljaykum" w:date="2016-11-08T14:19:00Z">
                    <w:r w:rsidR="00C2776B">
                      <w:rPr>
                        <w:rFonts w:asciiTheme="minorHAnsi" w:hAnsiTheme="minorHAnsi"/>
                        <w:b/>
                        <w:bCs/>
                        <w:sz w:val="22"/>
                        <w:szCs w:val="22"/>
                      </w:rPr>
                      <w:t>Effective L</w:t>
                    </w:r>
                    <w:r w:rsidR="00B268DC">
                      <w:rPr>
                        <w:rFonts w:asciiTheme="minorHAnsi" w:hAnsiTheme="minorHAnsi"/>
                        <w:b/>
                        <w:bCs/>
                        <w:sz w:val="22"/>
                        <w:szCs w:val="22"/>
                      </w:rPr>
                      <w:t>e</w:t>
                    </w:r>
                    <w:r w:rsidR="00C2776B">
                      <w:rPr>
                        <w:rFonts w:asciiTheme="minorHAnsi" w:hAnsiTheme="minorHAnsi"/>
                        <w:b/>
                        <w:bCs/>
                        <w:sz w:val="22"/>
                        <w:szCs w:val="22"/>
                      </w:rPr>
                      <w:t>ave</w:t>
                    </w:r>
                    <w:r w:rsidR="00B268DC">
                      <w:rPr>
                        <w:rFonts w:asciiTheme="minorHAnsi" w:hAnsiTheme="minorHAnsi"/>
                        <w:b/>
                        <w:bCs/>
                        <w:sz w:val="22"/>
                        <w:szCs w:val="22"/>
                      </w:rPr>
                      <w:t xml:space="preserve"> </w:t>
                    </w:r>
                  </w:ins>
                </w:p>
              </w:tc>
            </w:tr>
            <w:tr w:rsidR="00AA605D" w:rsidRPr="00C2776B" w:rsidTr="00B268DC">
              <w:trPr>
                <w:trHeight w:val="479"/>
              </w:trPr>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363" w:author="aljaykum" w:date="2016-11-08T14:19: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AA605D" w:rsidRPr="00C2776B" w:rsidRDefault="00AA605D">
                  <w:pPr>
                    <w:rPr>
                      <w:rFonts w:asciiTheme="minorHAnsi" w:hAnsiTheme="minorHAnsi" w:cs="Times New Roman"/>
                      <w:sz w:val="22"/>
                      <w:szCs w:val="22"/>
                      <w:rPrChange w:id="2364" w:author="aljaykum" w:date="2016-11-08T14:18: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365" w:author="aljaykum" w:date="2016-11-08T14:19: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AA605D" w:rsidRPr="00C2776B" w:rsidRDefault="00AA605D">
                  <w:pPr>
                    <w:rPr>
                      <w:rFonts w:asciiTheme="minorHAnsi" w:hAnsiTheme="minorHAnsi" w:cs="Times New Roman"/>
                      <w:sz w:val="22"/>
                      <w:szCs w:val="22"/>
                      <w:rPrChange w:id="2366" w:author="aljaykum" w:date="2016-11-08T14:18: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367" w:author="aljaykum" w:date="2016-11-08T14:19: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AA605D" w:rsidRPr="00C2776B" w:rsidRDefault="00AA605D">
                  <w:pPr>
                    <w:rPr>
                      <w:rFonts w:asciiTheme="minorHAnsi" w:hAnsiTheme="minorHAnsi" w:cs="Times New Roman"/>
                      <w:sz w:val="22"/>
                      <w:szCs w:val="22"/>
                      <w:rPrChange w:id="2368" w:author="aljaykum" w:date="2016-11-08T14:18:00Z">
                        <w:rPr>
                          <w:rFonts w:asciiTheme="minorHAnsi" w:hAnsiTheme="minorHAnsi" w:cs="Times New Roman"/>
                          <w:sz w:val="24"/>
                          <w:szCs w:val="24"/>
                        </w:rPr>
                      </w:rPrChange>
                    </w:rPr>
                  </w:pPr>
                </w:p>
              </w:tc>
              <w:tc>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Change w:id="2369" w:author="aljaykum" w:date="2016-11-08T14:19:00Z">
                    <w:tcPr>
                      <w:tcW w:w="0" w:type="auto"/>
                      <w:tcBorders>
                        <w:top w:val="outset" w:sz="6" w:space="0" w:color="111111"/>
                        <w:left w:val="outset" w:sz="6" w:space="0" w:color="111111"/>
                        <w:bottom w:val="outset" w:sz="6" w:space="0" w:color="111111"/>
                        <w:right w:val="outset" w:sz="6" w:space="0" w:color="111111"/>
                      </w:tcBorders>
                      <w:shd w:val="clear" w:color="auto" w:fill="F9F8F7"/>
                      <w:vAlign w:val="center"/>
                      <w:hideMark/>
                    </w:tcPr>
                  </w:tcPrChange>
                </w:tcPr>
                <w:p w:rsidR="00AA605D" w:rsidRPr="00C2776B" w:rsidRDefault="00BF6CA6">
                  <w:pPr>
                    <w:rPr>
                      <w:rFonts w:asciiTheme="minorHAnsi" w:hAnsiTheme="minorHAnsi" w:cs="Times New Roman"/>
                      <w:sz w:val="22"/>
                      <w:szCs w:val="22"/>
                      <w:rPrChange w:id="2370" w:author="aljaykum" w:date="2016-11-08T14:18:00Z">
                        <w:rPr>
                          <w:rFonts w:asciiTheme="minorHAnsi" w:hAnsiTheme="minorHAnsi" w:cs="Times New Roman"/>
                          <w:sz w:val="24"/>
                          <w:szCs w:val="24"/>
                        </w:rPr>
                      </w:rPrChange>
                    </w:rPr>
                  </w:pPr>
                  <w:r w:rsidRPr="00BF6CA6">
                    <w:rPr>
                      <w:rFonts w:asciiTheme="minorHAnsi" w:hAnsiTheme="minorHAnsi"/>
                      <w:sz w:val="22"/>
                      <w:szCs w:val="22"/>
                      <w:rPrChange w:id="2371" w:author="aljaykum" w:date="2016-11-08T14:18:00Z">
                        <w:rPr>
                          <w:rFonts w:asciiTheme="minorHAnsi" w:hAnsiTheme="minorHAnsi"/>
                          <w:color w:val="0000FF"/>
                          <w:u w:val="single"/>
                        </w:rPr>
                      </w:rPrChange>
                    </w:rPr>
                    <w:t xml:space="preserve"> </w:t>
                  </w:r>
                </w:p>
              </w:tc>
            </w:tr>
          </w:tbl>
          <w:p w:rsidR="00AA605D" w:rsidRPr="00C2776B" w:rsidRDefault="00BF6CA6" w:rsidP="00AA605D">
            <w:pPr>
              <w:rPr>
                <w:rFonts w:asciiTheme="minorHAnsi" w:hAnsiTheme="minorHAnsi"/>
                <w:sz w:val="22"/>
                <w:szCs w:val="22"/>
                <w:rPrChange w:id="2372" w:author="aljaykum" w:date="2016-11-08T14:18:00Z">
                  <w:rPr>
                    <w:rFonts w:asciiTheme="minorHAnsi" w:hAnsiTheme="minorHAnsi"/>
                  </w:rPr>
                </w:rPrChange>
              </w:rPr>
            </w:pPr>
            <w:r w:rsidRPr="00BF6CA6">
              <w:rPr>
                <w:rFonts w:asciiTheme="minorHAnsi" w:hAnsiTheme="minorHAnsi"/>
                <w:sz w:val="22"/>
                <w:szCs w:val="22"/>
                <w:rPrChange w:id="2373" w:author="aljaykum" w:date="2016-11-08T14:18:00Z">
                  <w:rPr>
                    <w:rFonts w:asciiTheme="minorHAnsi" w:hAnsiTheme="minorHAnsi"/>
                    <w:color w:val="0000FF"/>
                    <w:u w:val="single"/>
                  </w:rPr>
                </w:rPrChange>
              </w:rPr>
              <w:br/>
              <w:t>Approver Remarks: &lt;Remark&gt;</w:t>
            </w:r>
            <w:r w:rsidRPr="00BF6CA6">
              <w:rPr>
                <w:rFonts w:asciiTheme="minorHAnsi" w:hAnsiTheme="minorHAnsi"/>
                <w:sz w:val="22"/>
                <w:szCs w:val="22"/>
                <w:rPrChange w:id="2374" w:author="aljaykum" w:date="2016-11-08T14:18:00Z">
                  <w:rPr>
                    <w:rFonts w:asciiTheme="minorHAnsi" w:hAnsiTheme="minorHAnsi"/>
                    <w:color w:val="0000FF"/>
                    <w:u w:val="single"/>
                  </w:rPr>
                </w:rPrChange>
              </w:rPr>
              <w:br/>
            </w:r>
            <w:r w:rsidRPr="00BF6CA6">
              <w:rPr>
                <w:rFonts w:asciiTheme="minorHAnsi" w:hAnsiTheme="minorHAnsi"/>
                <w:sz w:val="22"/>
                <w:szCs w:val="22"/>
                <w:rPrChange w:id="2375" w:author="aljaykum" w:date="2016-11-08T14:18:00Z">
                  <w:rPr>
                    <w:rFonts w:asciiTheme="minorHAnsi" w:hAnsiTheme="minorHAnsi"/>
                    <w:color w:val="0000FF"/>
                    <w:u w:val="single"/>
                  </w:rPr>
                </w:rPrChange>
              </w:rPr>
              <w:br/>
              <w:t xml:space="preserve">Note: </w:t>
            </w:r>
          </w:p>
          <w:p w:rsidR="00AA605D" w:rsidRPr="00C2776B" w:rsidRDefault="00BF6CA6" w:rsidP="00AA605D">
            <w:pPr>
              <w:numPr>
                <w:ilvl w:val="0"/>
                <w:numId w:val="61"/>
              </w:numPr>
              <w:kinsoku/>
              <w:spacing w:before="100" w:beforeAutospacing="1" w:after="100" w:afterAutospacing="1" w:line="240" w:lineRule="auto"/>
              <w:rPr>
                <w:rFonts w:asciiTheme="minorHAnsi" w:hAnsiTheme="minorHAnsi"/>
                <w:sz w:val="22"/>
                <w:szCs w:val="22"/>
                <w:rPrChange w:id="2376" w:author="aljaykum" w:date="2016-11-08T14:18:00Z">
                  <w:rPr>
                    <w:rFonts w:asciiTheme="minorHAnsi" w:hAnsiTheme="minorHAnsi"/>
                  </w:rPr>
                </w:rPrChange>
              </w:rPr>
            </w:pPr>
            <w:r w:rsidRPr="00BF6CA6">
              <w:rPr>
                <w:rFonts w:asciiTheme="minorHAnsi" w:hAnsiTheme="minorHAnsi"/>
                <w:sz w:val="22"/>
                <w:szCs w:val="22"/>
                <w:rPrChange w:id="2377" w:author="aljaykum" w:date="2016-11-08T14:18:00Z">
                  <w:rPr>
                    <w:rFonts w:asciiTheme="minorHAnsi" w:hAnsiTheme="minorHAnsi"/>
                    <w:color w:val="0000FF"/>
                    <w:u w:val="single"/>
                  </w:rPr>
                </w:rPrChange>
              </w:rPr>
              <w:t xml:space="preserve">Please login to </w:t>
            </w:r>
            <w:r w:rsidRPr="00BF6CA6">
              <w:rPr>
                <w:rFonts w:asciiTheme="minorHAnsi" w:hAnsiTheme="minorHAnsi"/>
                <w:sz w:val="22"/>
                <w:szCs w:val="22"/>
                <w:rPrChange w:id="2378" w:author="aljaykum" w:date="2016-11-08T14:18:00Z">
                  <w:rPr>
                    <w:color w:val="0000FF"/>
                    <w:u w:val="single"/>
                  </w:rPr>
                </w:rPrChange>
              </w:rPr>
              <w:fldChar w:fldCharType="begin"/>
            </w:r>
            <w:r w:rsidRPr="00BF6CA6">
              <w:rPr>
                <w:rFonts w:asciiTheme="minorHAnsi" w:hAnsiTheme="minorHAnsi"/>
                <w:sz w:val="22"/>
                <w:szCs w:val="22"/>
                <w:rPrChange w:id="2379" w:author="aljaykum" w:date="2016-11-08T14:18:00Z">
                  <w:rPr>
                    <w:color w:val="0000FF"/>
                    <w:u w:val="single"/>
                  </w:rPr>
                </w:rPrChange>
              </w:rPr>
              <w:instrText>HYPERLINK "https://lms.fs.capgemini.com"</w:instrText>
            </w:r>
            <w:r w:rsidRPr="00BF6CA6">
              <w:rPr>
                <w:rFonts w:asciiTheme="minorHAnsi" w:hAnsiTheme="minorHAnsi"/>
                <w:sz w:val="22"/>
                <w:szCs w:val="22"/>
                <w:rPrChange w:id="2380" w:author="aljaykum" w:date="2016-11-08T14:18:00Z">
                  <w:rPr>
                    <w:color w:val="0000FF"/>
                    <w:u w:val="single"/>
                  </w:rPr>
                </w:rPrChange>
              </w:rPr>
              <w:fldChar w:fldCharType="separate"/>
            </w:r>
            <w:r w:rsidRPr="00BF6CA6">
              <w:rPr>
                <w:rStyle w:val="Hyperlink"/>
                <w:rFonts w:asciiTheme="minorHAnsi" w:hAnsiTheme="minorHAnsi"/>
                <w:sz w:val="22"/>
                <w:szCs w:val="22"/>
                <w:rPrChange w:id="2381" w:author="aljaykum" w:date="2016-11-08T14:18:00Z">
                  <w:rPr>
                    <w:rStyle w:val="Hyperlink"/>
                    <w:rFonts w:asciiTheme="minorHAnsi" w:hAnsiTheme="minorHAnsi"/>
                  </w:rPr>
                </w:rPrChange>
              </w:rPr>
              <w:t>https://lms.fs.capgemini.com</w:t>
            </w:r>
            <w:r w:rsidRPr="00BF6CA6">
              <w:rPr>
                <w:rFonts w:asciiTheme="minorHAnsi" w:hAnsiTheme="minorHAnsi"/>
                <w:sz w:val="22"/>
                <w:szCs w:val="22"/>
                <w:rPrChange w:id="2382" w:author="aljaykum" w:date="2016-11-08T14:18:00Z">
                  <w:rPr>
                    <w:color w:val="0000FF"/>
                    <w:u w:val="single"/>
                  </w:rPr>
                </w:rPrChange>
              </w:rPr>
              <w:fldChar w:fldCharType="end"/>
            </w:r>
            <w:r w:rsidRPr="00BF6CA6">
              <w:rPr>
                <w:rFonts w:asciiTheme="minorHAnsi" w:hAnsiTheme="minorHAnsi"/>
                <w:sz w:val="22"/>
                <w:szCs w:val="22"/>
                <w:rPrChange w:id="2383" w:author="aljaykum" w:date="2016-11-08T14:18:00Z">
                  <w:rPr>
                    <w:rFonts w:asciiTheme="minorHAnsi" w:hAnsiTheme="minorHAnsi"/>
                    <w:color w:val="0000FF"/>
                    <w:u w:val="single"/>
                  </w:rPr>
                </w:rPrChange>
              </w:rPr>
              <w:t xml:space="preserve"> to access LMS application </w:t>
            </w:r>
          </w:p>
          <w:p w:rsidR="00AA605D" w:rsidRPr="00C2776B" w:rsidRDefault="00BF6CA6" w:rsidP="00AA605D">
            <w:pPr>
              <w:numPr>
                <w:ilvl w:val="0"/>
                <w:numId w:val="61"/>
              </w:numPr>
              <w:kinsoku/>
              <w:spacing w:before="100" w:beforeAutospacing="1" w:after="100" w:afterAutospacing="1" w:line="240" w:lineRule="auto"/>
              <w:rPr>
                <w:rFonts w:asciiTheme="minorHAnsi" w:hAnsiTheme="minorHAnsi"/>
                <w:sz w:val="22"/>
                <w:szCs w:val="22"/>
                <w:rPrChange w:id="2384" w:author="aljaykum" w:date="2016-11-08T14:18:00Z">
                  <w:rPr>
                    <w:rFonts w:asciiTheme="minorHAnsi" w:hAnsiTheme="minorHAnsi"/>
                  </w:rPr>
                </w:rPrChange>
              </w:rPr>
            </w:pPr>
            <w:r w:rsidRPr="00BF6CA6">
              <w:rPr>
                <w:rFonts w:asciiTheme="minorHAnsi" w:hAnsiTheme="minorHAnsi"/>
                <w:sz w:val="22"/>
                <w:szCs w:val="22"/>
                <w:rPrChange w:id="2385" w:author="aljaykum" w:date="2016-11-08T14:18: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386" w:author="aljaykum" w:date="2016-11-08T14:18:00Z">
                  <w:rPr>
                    <w:color w:val="0000FF"/>
                    <w:u w:val="single"/>
                  </w:rPr>
                </w:rPrChange>
              </w:rPr>
              <w:fldChar w:fldCharType="begin"/>
            </w:r>
            <w:r w:rsidRPr="00BF6CA6">
              <w:rPr>
                <w:rFonts w:asciiTheme="minorHAnsi" w:hAnsiTheme="minorHAnsi"/>
                <w:sz w:val="22"/>
                <w:szCs w:val="22"/>
                <w:rPrChange w:id="2387" w:author="aljaykum" w:date="2016-11-08T14:18: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388" w:author="aljaykum" w:date="2016-11-08T14:18:00Z">
                  <w:rPr>
                    <w:color w:val="0000FF"/>
                    <w:u w:val="single"/>
                  </w:rPr>
                </w:rPrChange>
              </w:rPr>
              <w:fldChar w:fldCharType="separate"/>
            </w:r>
            <w:r w:rsidRPr="00BF6CA6">
              <w:rPr>
                <w:rStyle w:val="Hyperlink"/>
                <w:rFonts w:asciiTheme="minorHAnsi" w:hAnsiTheme="minorHAnsi"/>
                <w:sz w:val="22"/>
                <w:szCs w:val="22"/>
                <w:rPrChange w:id="2389" w:author="aljaykum" w:date="2016-11-08T14:18:00Z">
                  <w:rPr>
                    <w:rStyle w:val="Hyperlink"/>
                    <w:rFonts w:asciiTheme="minorHAnsi" w:hAnsiTheme="minorHAnsi"/>
                  </w:rPr>
                </w:rPrChange>
              </w:rPr>
              <w:t>FS SBU Service desk portal</w:t>
            </w:r>
            <w:r w:rsidRPr="00BF6CA6">
              <w:rPr>
                <w:rFonts w:asciiTheme="minorHAnsi" w:hAnsiTheme="minorHAnsi"/>
                <w:sz w:val="22"/>
                <w:szCs w:val="22"/>
                <w:rPrChange w:id="2390" w:author="aljaykum" w:date="2016-11-08T14:18:00Z">
                  <w:rPr>
                    <w:color w:val="0000FF"/>
                    <w:u w:val="single"/>
                  </w:rPr>
                </w:rPrChange>
              </w:rPr>
              <w:fldChar w:fldCharType="end"/>
            </w:r>
            <w:r w:rsidRPr="00BF6CA6">
              <w:rPr>
                <w:rFonts w:asciiTheme="minorHAnsi" w:hAnsiTheme="minorHAnsi"/>
                <w:sz w:val="22"/>
                <w:szCs w:val="22"/>
                <w:rPrChange w:id="2391" w:author="aljaykum" w:date="2016-11-08T14:18:00Z">
                  <w:rPr>
                    <w:rFonts w:asciiTheme="minorHAnsi" w:hAnsiTheme="minorHAnsi"/>
                    <w:color w:val="0000FF"/>
                    <w:u w:val="single"/>
                  </w:rPr>
                </w:rPrChange>
              </w:rPr>
              <w:t xml:space="preserve"> (Employee Management &gt;&gt; Leave Management System). </w:t>
            </w:r>
          </w:p>
          <w:p w:rsidR="00AA605D" w:rsidRPr="00C2776B" w:rsidRDefault="00BF6CA6" w:rsidP="00AA605D">
            <w:pPr>
              <w:numPr>
                <w:ilvl w:val="0"/>
                <w:numId w:val="61"/>
              </w:numPr>
              <w:kinsoku/>
              <w:spacing w:before="100" w:beforeAutospacing="1" w:after="100" w:afterAutospacing="1" w:line="240" w:lineRule="auto"/>
              <w:rPr>
                <w:rFonts w:asciiTheme="minorHAnsi" w:hAnsiTheme="minorHAnsi"/>
                <w:sz w:val="22"/>
                <w:szCs w:val="22"/>
                <w:rPrChange w:id="2392" w:author="aljaykum" w:date="2016-11-08T14:18:00Z">
                  <w:rPr>
                    <w:rFonts w:asciiTheme="minorHAnsi" w:hAnsiTheme="minorHAnsi"/>
                  </w:rPr>
                </w:rPrChange>
              </w:rPr>
            </w:pPr>
            <w:r w:rsidRPr="00BF6CA6">
              <w:rPr>
                <w:rFonts w:asciiTheme="minorHAnsi" w:hAnsiTheme="minorHAnsi"/>
                <w:sz w:val="22"/>
                <w:szCs w:val="22"/>
                <w:rPrChange w:id="2393" w:author="aljaykum" w:date="2016-11-08T14:18:00Z">
                  <w:rPr>
                    <w:rFonts w:asciiTheme="minorHAnsi" w:hAnsiTheme="minorHAnsi"/>
                    <w:color w:val="0000FF"/>
                    <w:u w:val="single"/>
                  </w:rPr>
                </w:rPrChange>
              </w:rPr>
              <w:t xml:space="preserve">Contact Person: Michelle Odisho </w:t>
            </w:r>
          </w:p>
          <w:p w:rsidR="00AA605D" w:rsidRPr="00C2776B" w:rsidDel="00B268DC" w:rsidRDefault="00BF6CA6" w:rsidP="00AA605D">
            <w:pPr>
              <w:spacing w:after="240"/>
              <w:rPr>
                <w:del w:id="2394" w:author="aljaykum" w:date="2016-11-08T14:19:00Z"/>
                <w:rFonts w:asciiTheme="minorHAnsi" w:hAnsiTheme="minorHAnsi"/>
                <w:sz w:val="22"/>
                <w:szCs w:val="22"/>
                <w:rPrChange w:id="2395" w:author="aljaykum" w:date="2016-11-08T14:18:00Z">
                  <w:rPr>
                    <w:del w:id="2396" w:author="aljaykum" w:date="2016-11-08T14:19:00Z"/>
                    <w:rFonts w:asciiTheme="minorHAnsi" w:hAnsiTheme="minorHAnsi"/>
                    <w:sz w:val="24"/>
                    <w:szCs w:val="24"/>
                  </w:rPr>
                </w:rPrChange>
              </w:rPr>
            </w:pPr>
            <w:r w:rsidRPr="00BF6CA6">
              <w:rPr>
                <w:rFonts w:asciiTheme="minorHAnsi" w:hAnsiTheme="minorHAnsi"/>
                <w:sz w:val="22"/>
                <w:szCs w:val="22"/>
                <w:rPrChange w:id="2397" w:author="aljaykum" w:date="2016-11-08T14:18:00Z">
                  <w:rPr>
                    <w:rFonts w:asciiTheme="minorHAnsi" w:hAnsiTheme="minorHAnsi"/>
                    <w:color w:val="0000FF"/>
                    <w:u w:val="single"/>
                  </w:rPr>
                </w:rPrChange>
              </w:rPr>
              <w:br/>
              <w:t>Regards,</w:t>
            </w:r>
            <w:r w:rsidRPr="00BF6CA6">
              <w:rPr>
                <w:rFonts w:asciiTheme="minorHAnsi" w:hAnsiTheme="minorHAnsi"/>
                <w:sz w:val="22"/>
                <w:szCs w:val="22"/>
                <w:rPrChange w:id="2398" w:author="aljaykum" w:date="2016-11-08T14:18:00Z">
                  <w:rPr>
                    <w:rFonts w:asciiTheme="minorHAnsi" w:hAnsiTheme="minorHAnsi"/>
                    <w:color w:val="0000FF"/>
                    <w:u w:val="single"/>
                  </w:rPr>
                </w:rPrChange>
              </w:rPr>
              <w:br/>
              <w:t xml:space="preserve">Approver Name(ID) </w:t>
            </w:r>
          </w:p>
          <w:p w:rsidR="00000150" w:rsidRPr="00C2776B" w:rsidDel="00B268DC" w:rsidRDefault="00000150" w:rsidP="00000150">
            <w:pPr>
              <w:spacing w:before="0"/>
              <w:rPr>
                <w:del w:id="2399" w:author="aljaykum" w:date="2016-11-08T14:19:00Z"/>
                <w:rFonts w:asciiTheme="minorHAnsi" w:hAnsiTheme="minorHAnsi"/>
                <w:sz w:val="22"/>
                <w:szCs w:val="22"/>
              </w:rPr>
            </w:pPr>
          </w:p>
          <w:p w:rsidR="00BF6CA6" w:rsidRDefault="00BF6CA6">
            <w:pPr>
              <w:spacing w:after="240"/>
              <w:rPr>
                <w:rFonts w:asciiTheme="minorHAnsi" w:hAnsiTheme="minorHAnsi"/>
                <w:sz w:val="22"/>
                <w:szCs w:val="22"/>
              </w:rPr>
              <w:pPrChange w:id="2400" w:author="aljaykum" w:date="2016-11-08T14:19:00Z">
                <w:pPr>
                  <w:spacing w:before="0"/>
                </w:pPr>
              </w:pPrChange>
            </w:pPr>
          </w:p>
        </w:tc>
      </w:tr>
    </w:tbl>
    <w:p w:rsidR="00F4778C"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Comments (for all sections) </w:t>
      </w:r>
      <w:r w:rsidRPr="00AA5576">
        <w:rPr>
          <w:rFonts w:asciiTheme="minorHAnsi" w:eastAsia="Arial" w:hAnsiTheme="minorHAnsi" w:cs="Arial"/>
          <w:sz w:val="22"/>
          <w:szCs w:val="22"/>
          <w:lang w:val="en-GB"/>
        </w:rPr>
        <w:sym w:font="Wingdings" w:char="F0E0"/>
      </w:r>
      <w:del w:id="2401" w:author="aljaykum" w:date="2016-11-08T14:19:00Z">
        <w:r w:rsidR="00BF6CA6" w:rsidRPr="00BF6CA6">
          <w:rPr>
            <w:rFonts w:asciiTheme="minorHAnsi" w:eastAsia="Arial" w:hAnsiTheme="minorHAnsi" w:cs="Arial"/>
            <w:sz w:val="22"/>
            <w:szCs w:val="22"/>
            <w:lang w:val="en-GB"/>
            <w:rPrChange w:id="2402" w:author="aljaykum" w:date="2016-11-08T14:19:00Z">
              <w:rPr>
                <w:rFonts w:asciiTheme="minorHAnsi" w:eastAsia="Arial" w:hAnsiTheme="minorHAnsi" w:cs="Arial"/>
                <w:color w:val="0000FF"/>
                <w:sz w:val="22"/>
                <w:szCs w:val="22"/>
                <w:u w:val="single"/>
                <w:lang w:val="en-GB"/>
              </w:rPr>
            </w:rPrChange>
          </w:rPr>
          <w:delText>defualt</w:delText>
        </w:r>
      </w:del>
      <w:ins w:id="2403" w:author="aljaykum" w:date="2016-11-08T14:19:00Z">
        <w:r w:rsidR="00BF6CA6" w:rsidRPr="00BF6CA6">
          <w:rPr>
            <w:rFonts w:asciiTheme="minorHAnsi" w:eastAsia="Arial" w:hAnsiTheme="minorHAnsi" w:cs="Arial"/>
            <w:sz w:val="22"/>
            <w:szCs w:val="22"/>
            <w:lang w:val="en-GB"/>
            <w:rPrChange w:id="2404" w:author="aljaykum" w:date="2016-11-08T14:19:00Z">
              <w:rPr>
                <w:rFonts w:asciiTheme="minorHAnsi" w:eastAsia="Arial" w:hAnsiTheme="minorHAnsi" w:cs="Arial"/>
                <w:color w:val="0000FF"/>
                <w:sz w:val="22"/>
                <w:szCs w:val="22"/>
                <w:u w:val="single"/>
                <w:lang w:val="en-GB"/>
              </w:rPr>
            </w:rPrChange>
          </w:rPr>
          <w:t>default</w:t>
        </w:r>
      </w:ins>
      <w:r w:rsidR="00BF6CA6" w:rsidRPr="00BF6CA6">
        <w:rPr>
          <w:rFonts w:asciiTheme="minorHAnsi" w:eastAsia="Arial" w:hAnsiTheme="minorHAnsi" w:cs="Arial"/>
          <w:sz w:val="22"/>
          <w:szCs w:val="22"/>
          <w:lang w:val="en-GB"/>
          <w:rPrChange w:id="2405" w:author="aljaykum" w:date="2016-11-08T14:19:00Z">
            <w:rPr>
              <w:rFonts w:asciiTheme="minorHAnsi" w:eastAsia="Arial" w:hAnsiTheme="minorHAnsi" w:cs="Arial"/>
              <w:color w:val="0000FF"/>
              <w:sz w:val="22"/>
              <w:szCs w:val="22"/>
              <w:u w:val="single"/>
              <w:lang w:val="en-GB"/>
            </w:rPr>
          </w:rPrChange>
        </w:rPr>
        <w:t xml:space="preserve"> non mandatory free flow multiline text box control</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entered comments should be applicable for all the records selected.</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comments should be saved when Approve or Reject button is clicked.</w:t>
      </w:r>
    </w:p>
    <w:p w:rsidR="00F4778C" w:rsidRPr="00B268DC" w:rsidRDefault="00AA5576" w:rsidP="006913E0">
      <w:pPr>
        <w:pStyle w:val="ListParagraph"/>
        <w:numPr>
          <w:ilvl w:val="1"/>
          <w:numId w:val="18"/>
        </w:numPr>
        <w:rPr>
          <w:rFonts w:asciiTheme="minorHAnsi" w:eastAsia="Arial" w:hAnsiTheme="minorHAnsi" w:cs="Arial"/>
          <w:b/>
          <w:sz w:val="22"/>
          <w:szCs w:val="22"/>
          <w:lang w:val="en-GB"/>
          <w:rPrChange w:id="2406" w:author="aljaykum" w:date="2016-11-08T14:19:00Z">
            <w:rPr>
              <w:rFonts w:asciiTheme="minorHAnsi" w:eastAsia="Arial" w:hAnsiTheme="minorHAnsi" w:cs="Arial"/>
              <w:sz w:val="22"/>
              <w:szCs w:val="22"/>
              <w:lang w:val="en-GB"/>
            </w:rPr>
          </w:rPrChange>
        </w:rPr>
      </w:pPr>
      <w:r w:rsidRPr="00AA5576">
        <w:rPr>
          <w:rFonts w:asciiTheme="minorHAnsi" w:eastAsia="Arial" w:hAnsiTheme="minorHAnsi" w:cs="Arial"/>
          <w:sz w:val="22"/>
          <w:szCs w:val="22"/>
          <w:lang w:val="en-GB"/>
        </w:rPr>
        <w:t>The saved comments should be visible when viewing the leave record in history of leave details.</w:t>
      </w:r>
    </w:p>
    <w:p w:rsidR="007804AB" w:rsidRPr="00B268DC" w:rsidRDefault="00BF6CA6" w:rsidP="006913E0">
      <w:pPr>
        <w:pStyle w:val="ListParagraph"/>
        <w:numPr>
          <w:ilvl w:val="1"/>
          <w:numId w:val="18"/>
        </w:numPr>
        <w:rPr>
          <w:rFonts w:asciiTheme="minorHAnsi" w:eastAsia="Arial" w:hAnsiTheme="minorHAnsi" w:cs="Arial"/>
          <w:b/>
          <w:sz w:val="22"/>
          <w:szCs w:val="22"/>
          <w:lang w:val="en-GB"/>
          <w:rPrChange w:id="2407" w:author="aljaykum" w:date="2016-11-08T14:19:00Z">
            <w:rPr>
              <w:rFonts w:asciiTheme="minorHAnsi" w:eastAsia="Arial" w:hAnsiTheme="minorHAnsi" w:cs="Arial"/>
              <w:sz w:val="22"/>
              <w:szCs w:val="22"/>
              <w:lang w:val="en-GB"/>
            </w:rPr>
          </w:rPrChange>
        </w:rPr>
      </w:pPr>
      <w:r w:rsidRPr="00BF6CA6">
        <w:rPr>
          <w:rFonts w:asciiTheme="minorHAnsi" w:eastAsia="Arial" w:hAnsiTheme="minorHAnsi" w:cs="Arial"/>
          <w:b/>
          <w:sz w:val="22"/>
          <w:szCs w:val="22"/>
          <w:lang w:val="en-GB"/>
          <w:rPrChange w:id="2408" w:author="aljaykum" w:date="2016-11-08T14:19:00Z">
            <w:rPr>
              <w:rFonts w:asciiTheme="minorHAnsi" w:eastAsia="Arial" w:hAnsiTheme="minorHAnsi" w:cs="Arial"/>
              <w:color w:val="0000FF"/>
              <w:sz w:val="22"/>
              <w:szCs w:val="22"/>
              <w:u w:val="single"/>
              <w:lang w:val="en-GB"/>
            </w:rPr>
          </w:rPrChange>
        </w:rPr>
        <w:t xml:space="preserve">When rejecting </w:t>
      </w:r>
      <w:del w:id="2409" w:author="aljaykum" w:date="2016-11-08T14:19:00Z">
        <w:r w:rsidRPr="00BF6CA6">
          <w:rPr>
            <w:rFonts w:asciiTheme="minorHAnsi" w:eastAsia="Arial" w:hAnsiTheme="minorHAnsi" w:cs="Arial"/>
            <w:b/>
            <w:sz w:val="22"/>
            <w:szCs w:val="22"/>
            <w:lang w:val="en-GB"/>
            <w:rPrChange w:id="2410" w:author="aljaykum" w:date="2016-11-08T14:19:00Z">
              <w:rPr>
                <w:rFonts w:asciiTheme="minorHAnsi" w:eastAsia="Arial" w:hAnsiTheme="minorHAnsi" w:cs="Arial"/>
                <w:color w:val="0000FF"/>
                <w:sz w:val="22"/>
                <w:szCs w:val="22"/>
                <w:u w:val="single"/>
                <w:lang w:val="en-GB"/>
              </w:rPr>
            </w:rPrChange>
          </w:rPr>
          <w:delText>an</w:delText>
        </w:r>
      </w:del>
      <w:ins w:id="2411" w:author="aljaykum" w:date="2016-11-08T14:19:00Z">
        <w:r w:rsidRPr="00BF6CA6">
          <w:rPr>
            <w:rFonts w:asciiTheme="minorHAnsi" w:eastAsia="Arial" w:hAnsiTheme="minorHAnsi" w:cs="Arial"/>
            <w:b/>
            <w:sz w:val="22"/>
            <w:szCs w:val="22"/>
            <w:lang w:val="en-GB"/>
            <w:rPrChange w:id="2412" w:author="aljaykum" w:date="2016-11-08T14:19:00Z">
              <w:rPr>
                <w:rFonts w:asciiTheme="minorHAnsi" w:eastAsia="Arial" w:hAnsiTheme="minorHAnsi" w:cs="Arial"/>
                <w:color w:val="0000FF"/>
                <w:sz w:val="22"/>
                <w:szCs w:val="22"/>
                <w:u w:val="single"/>
                <w:lang w:val="en-GB"/>
              </w:rPr>
            </w:rPrChange>
          </w:rPr>
          <w:t>a</w:t>
        </w:r>
      </w:ins>
      <w:r w:rsidRPr="00BF6CA6">
        <w:rPr>
          <w:rFonts w:asciiTheme="minorHAnsi" w:eastAsia="Arial" w:hAnsiTheme="minorHAnsi" w:cs="Arial"/>
          <w:b/>
          <w:sz w:val="22"/>
          <w:szCs w:val="22"/>
          <w:lang w:val="en-GB"/>
          <w:rPrChange w:id="2413" w:author="aljaykum" w:date="2016-11-08T14:19:00Z">
            <w:rPr>
              <w:rFonts w:asciiTheme="minorHAnsi" w:eastAsia="Arial" w:hAnsiTheme="minorHAnsi" w:cs="Arial"/>
              <w:color w:val="0000FF"/>
              <w:sz w:val="22"/>
              <w:szCs w:val="22"/>
              <w:u w:val="single"/>
              <w:lang w:val="en-GB"/>
            </w:rPr>
          </w:rPrChange>
        </w:rPr>
        <w:t xml:space="preserve"> record, Comments is Mandatory.</w:t>
      </w:r>
    </w:p>
    <w:p w:rsidR="00000150"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Approve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control</w:t>
      </w:r>
    </w:p>
    <w:p w:rsidR="00FD019E"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click of Approve button, the selected record should be marked as approved.</w:t>
      </w:r>
    </w:p>
    <w:p w:rsidR="00FD019E"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If the leave type requires second level approval of HR then the request should be available in HR Queue for approval. </w:t>
      </w:r>
    </w:p>
    <w:p w:rsidR="0070046B"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Once the request is approved by Supervisor and/or HR Admin, employee should be able to submit timesheet for the leave period in Clarity.</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If approve button is clicked and no records selected then message to appear as ‘Please select at least one record to process’</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as per above template to be sent post approval</w:t>
      </w:r>
    </w:p>
    <w:p w:rsidR="0070046B"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Reject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control</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click of Reject button, the selected record should be marked rejected.</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Once the request is rejected, then the employee should not be able to submit timesheet for the selected period in Clarity</w:t>
      </w:r>
    </w:p>
    <w:p w:rsidR="00F4778C"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reject button is clicked and no records selected then message to appear as ‘Please select at least one record to process’</w:t>
      </w:r>
    </w:p>
    <w:p w:rsidR="00BA278F"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as per above template to be sent post rejection.</w:t>
      </w:r>
    </w:p>
    <w:p w:rsidR="005B3488" w:rsidRPr="008E6B5A" w:rsidRDefault="00AA5576" w:rsidP="00E5559D">
      <w:pPr>
        <w:pStyle w:val="Num1"/>
        <w:numPr>
          <w:ilvl w:val="0"/>
          <w:numId w:val="18"/>
        </w:numPr>
        <w:spacing w:before="0"/>
        <w:rPr>
          <w:rFonts w:asciiTheme="minorHAnsi" w:hAnsiTheme="minorHAnsi"/>
          <w:sz w:val="22"/>
          <w:szCs w:val="22"/>
        </w:rPr>
      </w:pPr>
      <w:r w:rsidRPr="00AA5576">
        <w:rPr>
          <w:rFonts w:asciiTheme="minorHAnsi" w:hAnsiTheme="minorHAnsi"/>
          <w:sz w:val="22"/>
          <w:szCs w:val="22"/>
        </w:rPr>
        <w:t>Reminders to be sent to supervisor 15 days prior to leave start date.</w:t>
      </w:r>
    </w:p>
    <w:p w:rsidR="008E10EB" w:rsidRPr="008E6B5A" w:rsidRDefault="00AA5576" w:rsidP="00E5559D">
      <w:pPr>
        <w:pStyle w:val="Num1"/>
        <w:numPr>
          <w:ilvl w:val="0"/>
          <w:numId w:val="18"/>
        </w:numPr>
        <w:spacing w:before="0"/>
        <w:rPr>
          <w:rFonts w:asciiTheme="minorHAnsi" w:hAnsiTheme="minorHAnsi"/>
          <w:sz w:val="22"/>
          <w:szCs w:val="22"/>
        </w:rPr>
      </w:pPr>
      <w:del w:id="2414" w:author="aljaykum" w:date="2016-11-08T14:20:00Z">
        <w:r w:rsidRPr="00AA5576" w:rsidDel="00B268DC">
          <w:rPr>
            <w:rFonts w:asciiTheme="minorHAnsi" w:hAnsiTheme="minorHAnsi"/>
            <w:sz w:val="22"/>
            <w:szCs w:val="22"/>
          </w:rPr>
          <w:delText>Post supervisor approval, all leave request should be send to US HR for approval post supervisor approval.</w:delText>
        </w:r>
      </w:del>
      <w:ins w:id="2415" w:author="aljaykum" w:date="2016-11-08T14:20:00Z">
        <w:r w:rsidR="00B268DC">
          <w:rPr>
            <w:rFonts w:asciiTheme="minorHAnsi" w:hAnsiTheme="minorHAnsi"/>
            <w:sz w:val="22"/>
            <w:szCs w:val="22"/>
          </w:rPr>
          <w:t>The requests which require supervisor approval, would goto US HR Admin for approval post supervisor approval.</w:t>
        </w:r>
      </w:ins>
    </w:p>
    <w:p w:rsidR="008E10EB" w:rsidRPr="008E6B5A" w:rsidRDefault="00AA5576" w:rsidP="00E5559D">
      <w:pPr>
        <w:pStyle w:val="Num1"/>
        <w:numPr>
          <w:ilvl w:val="0"/>
          <w:numId w:val="18"/>
        </w:numPr>
        <w:spacing w:before="0"/>
        <w:rPr>
          <w:rFonts w:asciiTheme="minorHAnsi" w:hAnsiTheme="minorHAnsi"/>
          <w:sz w:val="22"/>
          <w:szCs w:val="22"/>
        </w:rPr>
      </w:pPr>
      <w:r w:rsidRPr="00AA5576">
        <w:rPr>
          <w:rFonts w:asciiTheme="minorHAnsi" w:hAnsiTheme="minorHAnsi"/>
          <w:sz w:val="22"/>
          <w:szCs w:val="22"/>
        </w:rPr>
        <w:t>Reminders to be sent to people process every day prior to leave start date.</w:t>
      </w:r>
    </w:p>
    <w:p w:rsidR="000E4BC1" w:rsidRPr="008E6B5A" w:rsidRDefault="00AA5576" w:rsidP="006913E0">
      <w:pPr>
        <w:pStyle w:val="ListParagraph"/>
        <w:numPr>
          <w:ilvl w:val="0"/>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Approve disability leave</w:t>
      </w:r>
    </w:p>
    <w:p w:rsidR="0024350D" w:rsidRPr="008E6B5A" w:rsidRDefault="00783519" w:rsidP="0024350D">
      <w:pPr>
        <w:pStyle w:val="ListParagraph"/>
        <w:ind w:left="36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5495925" cy="29813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95925" cy="2981325"/>
                    </a:xfrm>
                    <a:prstGeom prst="rect">
                      <a:avLst/>
                    </a:prstGeom>
                    <a:noFill/>
                    <a:ln w="9525">
                      <a:solidFill>
                        <a:schemeClr val="accent1"/>
                      </a:solidFill>
                      <a:miter lim="800000"/>
                      <a:headEnd/>
                      <a:tailEnd/>
                    </a:ln>
                  </pic:spPr>
                </pic:pic>
              </a:graphicData>
            </a:graphic>
          </wp:inline>
        </w:drawing>
      </w:r>
    </w:p>
    <w:p w:rsidR="00641ED9" w:rsidRPr="008E6B5A" w:rsidRDefault="00AA5576" w:rsidP="006913E0">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When Approver clicks on the view details icon to approve his disability leave following details to be displayed on screen</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Name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Type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Start Date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End Date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Effective Hours</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Description</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Sick Leave Balance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Personal Days Balance</w:t>
      </w:r>
    </w:p>
    <w:p w:rsidR="007E5666" w:rsidRPr="008E6B5A" w:rsidRDefault="00AA5576" w:rsidP="007E5666">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Vacation Leave Balance</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Uploaded Document</w:t>
      </w:r>
    </w:p>
    <w:p w:rsidR="00641ED9" w:rsidRPr="008E6B5A" w:rsidRDefault="00AA5576" w:rsidP="006913E0">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Disability Leave bifurcation as per policy</w:t>
      </w:r>
    </w:p>
    <w:p w:rsidR="007E5666" w:rsidRPr="00B268DC" w:rsidRDefault="00BF6CA6" w:rsidP="00246E5D">
      <w:pPr>
        <w:pStyle w:val="ListBullet"/>
        <w:numPr>
          <w:ilvl w:val="0"/>
          <w:numId w:val="2"/>
        </w:numPr>
        <w:rPr>
          <w:rFonts w:asciiTheme="minorHAnsi" w:hAnsiTheme="minorHAnsi"/>
          <w:sz w:val="22"/>
          <w:szCs w:val="22"/>
          <w:rPrChange w:id="2416" w:author="aljaykum" w:date="2016-11-08T14:21:00Z">
            <w:rPr>
              <w:rFonts w:asciiTheme="minorHAnsi" w:hAnsiTheme="minorHAnsi"/>
            </w:rPr>
          </w:rPrChange>
        </w:rPr>
      </w:pPr>
      <w:r w:rsidRPr="00BF6CA6">
        <w:rPr>
          <w:rFonts w:asciiTheme="minorHAnsi" w:hAnsiTheme="minorHAnsi"/>
          <w:sz w:val="22"/>
          <w:szCs w:val="22"/>
          <w:rPrChange w:id="2417" w:author="aljaykum" w:date="2016-11-08T14:21:00Z">
            <w:rPr>
              <w:rFonts w:asciiTheme="minorHAnsi" w:hAnsiTheme="minorHAnsi"/>
              <w:color w:val="0000FF"/>
              <w:u w:val="single"/>
            </w:rPr>
          </w:rPrChange>
        </w:rPr>
        <w:t>First, any unused sick days are paid out at 100% starting from the day the Employee is deemed disabled.</w:t>
      </w:r>
    </w:p>
    <w:p w:rsidR="007E5666" w:rsidRPr="00B268DC" w:rsidRDefault="00BF6CA6" w:rsidP="00246E5D">
      <w:pPr>
        <w:pStyle w:val="ListBullet"/>
        <w:numPr>
          <w:ilvl w:val="0"/>
          <w:numId w:val="2"/>
        </w:numPr>
        <w:rPr>
          <w:rFonts w:asciiTheme="minorHAnsi" w:hAnsiTheme="minorHAnsi"/>
          <w:sz w:val="22"/>
          <w:szCs w:val="22"/>
          <w:rPrChange w:id="2418" w:author="aljaykum" w:date="2016-11-08T14:21:00Z">
            <w:rPr>
              <w:rFonts w:asciiTheme="minorHAnsi" w:hAnsiTheme="minorHAnsi"/>
            </w:rPr>
          </w:rPrChange>
        </w:rPr>
      </w:pPr>
      <w:r w:rsidRPr="00BF6CA6">
        <w:rPr>
          <w:rFonts w:asciiTheme="minorHAnsi" w:hAnsiTheme="minorHAnsi"/>
          <w:sz w:val="22"/>
          <w:szCs w:val="22"/>
          <w:rPrChange w:id="2419" w:author="aljaykum" w:date="2016-11-08T14:21:00Z">
            <w:rPr>
              <w:rFonts w:asciiTheme="minorHAnsi" w:hAnsiTheme="minorHAnsi"/>
              <w:color w:val="0000FF"/>
              <w:u w:val="single"/>
            </w:rPr>
          </w:rPrChange>
        </w:rPr>
        <w:lastRenderedPageBreak/>
        <w:t>For the first and second weeks of disability after sick days are used, the Employee is paid 100% of their base salary, provided they are deemed disabled according to Capgemini FS GBU’s disability advisor.</w:t>
      </w:r>
    </w:p>
    <w:p w:rsidR="007E5666" w:rsidRPr="00B268DC" w:rsidRDefault="00BF6CA6" w:rsidP="00246E5D">
      <w:pPr>
        <w:pStyle w:val="ListBullet"/>
        <w:numPr>
          <w:ilvl w:val="0"/>
          <w:numId w:val="2"/>
        </w:numPr>
        <w:rPr>
          <w:rFonts w:asciiTheme="minorHAnsi" w:hAnsiTheme="minorHAnsi"/>
          <w:sz w:val="22"/>
          <w:szCs w:val="22"/>
          <w:rPrChange w:id="2420" w:author="aljaykum" w:date="2016-11-08T14:21:00Z">
            <w:rPr>
              <w:rFonts w:asciiTheme="minorHAnsi" w:hAnsiTheme="minorHAnsi"/>
            </w:rPr>
          </w:rPrChange>
        </w:rPr>
      </w:pPr>
      <w:r w:rsidRPr="00BF6CA6">
        <w:rPr>
          <w:rFonts w:asciiTheme="minorHAnsi" w:hAnsiTheme="minorHAnsi"/>
          <w:sz w:val="22"/>
          <w:szCs w:val="22"/>
          <w:rPrChange w:id="2421" w:author="aljaykum" w:date="2016-11-08T14:21:00Z">
            <w:rPr>
              <w:rFonts w:asciiTheme="minorHAnsi" w:hAnsiTheme="minorHAnsi"/>
              <w:color w:val="0000FF"/>
              <w:u w:val="single"/>
            </w:rPr>
          </w:rPrChange>
        </w:rPr>
        <w:t>For the third and fourth weeks of disability, the Employee receives 80% of their base salary, provided they are deemed disabled according to Capgemini FS GBU’s disability advisor.</w:t>
      </w:r>
    </w:p>
    <w:p w:rsidR="007E5666" w:rsidRPr="00B268DC" w:rsidRDefault="00BF6CA6" w:rsidP="00246E5D">
      <w:pPr>
        <w:pStyle w:val="ListBullet"/>
        <w:numPr>
          <w:ilvl w:val="0"/>
          <w:numId w:val="2"/>
        </w:numPr>
        <w:rPr>
          <w:rFonts w:asciiTheme="minorHAnsi" w:hAnsiTheme="minorHAnsi"/>
          <w:sz w:val="22"/>
          <w:szCs w:val="22"/>
          <w:rPrChange w:id="2422" w:author="aljaykum" w:date="2016-11-08T14:21:00Z">
            <w:rPr>
              <w:rFonts w:asciiTheme="minorHAnsi" w:hAnsiTheme="minorHAnsi"/>
            </w:rPr>
          </w:rPrChange>
        </w:rPr>
      </w:pPr>
      <w:r w:rsidRPr="00BF6CA6">
        <w:rPr>
          <w:rFonts w:asciiTheme="minorHAnsi" w:hAnsiTheme="minorHAnsi"/>
          <w:sz w:val="22"/>
          <w:szCs w:val="22"/>
          <w:rPrChange w:id="2423" w:author="aljaykum" w:date="2016-11-08T14:21:00Z">
            <w:rPr>
              <w:rFonts w:asciiTheme="minorHAnsi" w:hAnsiTheme="minorHAnsi"/>
              <w:color w:val="0000FF"/>
              <w:u w:val="single"/>
            </w:rPr>
          </w:rPrChange>
        </w:rPr>
        <w:t>For the fifth week of disability through the remaining coverage period (180 calendar days maximum), the Employee receives 60% of their base salary, provided they are still disabled as determined by Capgemini FS GBU’s disability advisors.</w:t>
      </w:r>
    </w:p>
    <w:p w:rsidR="007E5666" w:rsidRPr="00B268DC" w:rsidRDefault="00BF6CA6" w:rsidP="00246E5D">
      <w:pPr>
        <w:pStyle w:val="ListBullet"/>
        <w:numPr>
          <w:ilvl w:val="0"/>
          <w:numId w:val="2"/>
        </w:numPr>
        <w:rPr>
          <w:rFonts w:asciiTheme="minorHAnsi" w:hAnsiTheme="minorHAnsi"/>
          <w:sz w:val="22"/>
          <w:szCs w:val="22"/>
          <w:rPrChange w:id="2424" w:author="aljaykum" w:date="2016-11-08T14:21:00Z">
            <w:rPr>
              <w:rFonts w:asciiTheme="minorHAnsi" w:hAnsiTheme="minorHAnsi"/>
            </w:rPr>
          </w:rPrChange>
        </w:rPr>
      </w:pPr>
      <w:r w:rsidRPr="00BF6CA6">
        <w:rPr>
          <w:rFonts w:asciiTheme="minorHAnsi" w:hAnsiTheme="minorHAnsi"/>
          <w:sz w:val="22"/>
          <w:szCs w:val="22"/>
          <w:rPrChange w:id="2425" w:author="aljaykum" w:date="2016-11-08T14:21:00Z">
            <w:rPr>
              <w:rFonts w:asciiTheme="minorHAnsi" w:hAnsiTheme="minorHAnsi"/>
              <w:color w:val="0000FF"/>
              <w:u w:val="single"/>
            </w:rPr>
          </w:rPrChange>
        </w:rPr>
        <w:t>Employees may use accrued vacation or personal time to supplement the unpaid periods of their disability leave of absence.</w:t>
      </w:r>
    </w:p>
    <w:p w:rsidR="00246E5D" w:rsidRPr="00B268DC" w:rsidRDefault="00BF6CA6" w:rsidP="00246E5D">
      <w:pPr>
        <w:pStyle w:val="ListBullet"/>
        <w:numPr>
          <w:ilvl w:val="0"/>
          <w:numId w:val="2"/>
        </w:numPr>
        <w:rPr>
          <w:rFonts w:asciiTheme="minorHAnsi" w:hAnsiTheme="minorHAnsi"/>
          <w:sz w:val="22"/>
          <w:szCs w:val="22"/>
          <w:rPrChange w:id="2426" w:author="aljaykum" w:date="2016-11-08T14:21:00Z">
            <w:rPr>
              <w:rFonts w:asciiTheme="minorHAnsi" w:hAnsiTheme="minorHAnsi"/>
            </w:rPr>
          </w:rPrChange>
        </w:rPr>
      </w:pPr>
      <w:r w:rsidRPr="00BF6CA6">
        <w:rPr>
          <w:rFonts w:asciiTheme="minorHAnsi" w:hAnsiTheme="minorHAnsi"/>
          <w:sz w:val="22"/>
          <w:szCs w:val="22"/>
          <w:rPrChange w:id="2427" w:author="aljaykum" w:date="2016-11-08T14:21:00Z">
            <w:rPr>
              <w:rFonts w:asciiTheme="minorHAnsi" w:hAnsiTheme="minorHAnsi"/>
              <w:color w:val="0000FF"/>
              <w:u w:val="single"/>
            </w:rPr>
          </w:rPrChange>
        </w:rPr>
        <w:t>Table to contain following fields</w:t>
      </w:r>
    </w:p>
    <w:p w:rsidR="00246E5D" w:rsidRPr="00B268DC" w:rsidRDefault="00BF6CA6" w:rsidP="00246E5D">
      <w:pPr>
        <w:pStyle w:val="ListBullet"/>
        <w:numPr>
          <w:ilvl w:val="1"/>
          <w:numId w:val="2"/>
        </w:numPr>
        <w:rPr>
          <w:rFonts w:asciiTheme="minorHAnsi" w:hAnsiTheme="minorHAnsi"/>
          <w:sz w:val="22"/>
          <w:szCs w:val="22"/>
          <w:rPrChange w:id="2428" w:author="aljaykum" w:date="2016-11-08T14:21:00Z">
            <w:rPr>
              <w:rFonts w:asciiTheme="minorHAnsi" w:hAnsiTheme="minorHAnsi"/>
            </w:rPr>
          </w:rPrChange>
        </w:rPr>
      </w:pPr>
      <w:r w:rsidRPr="00BF6CA6">
        <w:rPr>
          <w:rFonts w:asciiTheme="minorHAnsi" w:hAnsiTheme="minorHAnsi"/>
          <w:sz w:val="22"/>
          <w:szCs w:val="22"/>
          <w:rPrChange w:id="2429" w:author="aljaykum" w:date="2016-11-08T14:21:00Z">
            <w:rPr>
              <w:rFonts w:asciiTheme="minorHAnsi" w:hAnsiTheme="minorHAnsi"/>
              <w:color w:val="0000FF"/>
              <w:u w:val="single"/>
            </w:rPr>
          </w:rPrChange>
        </w:rPr>
        <w:t xml:space="preserve">Sr No </w:t>
      </w:r>
    </w:p>
    <w:p w:rsidR="00246E5D" w:rsidRPr="00B268DC" w:rsidRDefault="00BF6CA6" w:rsidP="00246E5D">
      <w:pPr>
        <w:pStyle w:val="ListBullet"/>
        <w:numPr>
          <w:ilvl w:val="1"/>
          <w:numId w:val="2"/>
        </w:numPr>
        <w:rPr>
          <w:rFonts w:asciiTheme="minorHAnsi" w:hAnsiTheme="minorHAnsi"/>
          <w:sz w:val="22"/>
          <w:szCs w:val="22"/>
          <w:rPrChange w:id="2430" w:author="aljaykum" w:date="2016-11-08T14:21:00Z">
            <w:rPr>
              <w:rFonts w:asciiTheme="minorHAnsi" w:hAnsiTheme="minorHAnsi"/>
            </w:rPr>
          </w:rPrChange>
        </w:rPr>
      </w:pPr>
      <w:r w:rsidRPr="00BF6CA6">
        <w:rPr>
          <w:rFonts w:asciiTheme="minorHAnsi" w:hAnsiTheme="minorHAnsi"/>
          <w:sz w:val="22"/>
          <w:szCs w:val="22"/>
          <w:rPrChange w:id="2431" w:author="aljaykum" w:date="2016-11-08T14:21:00Z">
            <w:rPr>
              <w:rFonts w:asciiTheme="minorHAnsi" w:hAnsiTheme="minorHAnsi"/>
              <w:color w:val="0000FF"/>
              <w:u w:val="single"/>
            </w:rPr>
          </w:rPrChange>
        </w:rPr>
        <w:t>Start Date</w:t>
      </w:r>
    </w:p>
    <w:p w:rsidR="00246E5D" w:rsidRPr="00B268DC" w:rsidRDefault="00BF6CA6" w:rsidP="00246E5D">
      <w:pPr>
        <w:pStyle w:val="ListBullet"/>
        <w:numPr>
          <w:ilvl w:val="1"/>
          <w:numId w:val="2"/>
        </w:numPr>
        <w:rPr>
          <w:rFonts w:asciiTheme="minorHAnsi" w:hAnsiTheme="minorHAnsi"/>
          <w:sz w:val="22"/>
          <w:szCs w:val="22"/>
          <w:rPrChange w:id="2432" w:author="aljaykum" w:date="2016-11-08T14:21:00Z">
            <w:rPr>
              <w:rFonts w:asciiTheme="minorHAnsi" w:hAnsiTheme="minorHAnsi"/>
            </w:rPr>
          </w:rPrChange>
        </w:rPr>
      </w:pPr>
      <w:r w:rsidRPr="00BF6CA6">
        <w:rPr>
          <w:rFonts w:asciiTheme="minorHAnsi" w:hAnsiTheme="minorHAnsi"/>
          <w:sz w:val="22"/>
          <w:szCs w:val="22"/>
          <w:rPrChange w:id="2433" w:author="aljaykum" w:date="2016-11-08T14:21:00Z">
            <w:rPr>
              <w:rFonts w:asciiTheme="minorHAnsi" w:hAnsiTheme="minorHAnsi"/>
              <w:color w:val="0000FF"/>
              <w:u w:val="single"/>
            </w:rPr>
          </w:rPrChange>
        </w:rPr>
        <w:t>End Date</w:t>
      </w:r>
    </w:p>
    <w:p w:rsidR="00246E5D" w:rsidRPr="00B268DC" w:rsidRDefault="00BF6CA6" w:rsidP="00246E5D">
      <w:pPr>
        <w:pStyle w:val="ListBullet"/>
        <w:numPr>
          <w:ilvl w:val="1"/>
          <w:numId w:val="2"/>
        </w:numPr>
        <w:rPr>
          <w:rFonts w:asciiTheme="minorHAnsi" w:hAnsiTheme="minorHAnsi"/>
          <w:sz w:val="22"/>
          <w:szCs w:val="22"/>
          <w:rPrChange w:id="2434" w:author="aljaykum" w:date="2016-11-08T14:21:00Z">
            <w:rPr>
              <w:rFonts w:asciiTheme="minorHAnsi" w:hAnsiTheme="minorHAnsi"/>
            </w:rPr>
          </w:rPrChange>
        </w:rPr>
      </w:pPr>
      <w:r w:rsidRPr="00BF6CA6">
        <w:rPr>
          <w:rFonts w:asciiTheme="minorHAnsi" w:hAnsiTheme="minorHAnsi"/>
          <w:sz w:val="22"/>
          <w:szCs w:val="22"/>
          <w:rPrChange w:id="2435" w:author="aljaykum" w:date="2016-11-08T14:21:00Z">
            <w:rPr>
              <w:rFonts w:asciiTheme="minorHAnsi" w:hAnsiTheme="minorHAnsi"/>
              <w:color w:val="0000FF"/>
              <w:u w:val="single"/>
            </w:rPr>
          </w:rPrChange>
        </w:rPr>
        <w:t>Effective Days</w:t>
      </w:r>
    </w:p>
    <w:p w:rsidR="00246E5D" w:rsidRPr="00B268DC" w:rsidRDefault="00BF6CA6" w:rsidP="00246E5D">
      <w:pPr>
        <w:pStyle w:val="ListBullet"/>
        <w:numPr>
          <w:ilvl w:val="1"/>
          <w:numId w:val="2"/>
        </w:numPr>
        <w:rPr>
          <w:rFonts w:asciiTheme="minorHAnsi" w:hAnsiTheme="minorHAnsi"/>
          <w:sz w:val="22"/>
          <w:szCs w:val="22"/>
          <w:rPrChange w:id="2436" w:author="aljaykum" w:date="2016-11-08T14:21:00Z">
            <w:rPr>
              <w:rFonts w:asciiTheme="minorHAnsi" w:hAnsiTheme="minorHAnsi"/>
            </w:rPr>
          </w:rPrChange>
        </w:rPr>
      </w:pPr>
      <w:r w:rsidRPr="00BF6CA6">
        <w:rPr>
          <w:rFonts w:asciiTheme="minorHAnsi" w:hAnsiTheme="minorHAnsi"/>
          <w:sz w:val="22"/>
          <w:szCs w:val="22"/>
          <w:rPrChange w:id="2437" w:author="aljaykum" w:date="2016-11-08T14:21:00Z">
            <w:rPr>
              <w:rFonts w:asciiTheme="minorHAnsi" w:hAnsiTheme="minorHAnsi"/>
              <w:color w:val="0000FF"/>
              <w:u w:val="single"/>
            </w:rPr>
          </w:rPrChange>
        </w:rPr>
        <w:t xml:space="preserve">Percentage </w:t>
      </w:r>
    </w:p>
    <w:p w:rsidR="00246E5D" w:rsidRPr="00B268DC" w:rsidRDefault="00BF6CA6" w:rsidP="00246E5D">
      <w:pPr>
        <w:pStyle w:val="ListBullet"/>
        <w:numPr>
          <w:ilvl w:val="1"/>
          <w:numId w:val="2"/>
        </w:numPr>
        <w:rPr>
          <w:rFonts w:asciiTheme="minorHAnsi" w:hAnsiTheme="minorHAnsi"/>
          <w:sz w:val="22"/>
          <w:szCs w:val="22"/>
          <w:rPrChange w:id="2438" w:author="aljaykum" w:date="2016-11-08T14:21:00Z">
            <w:rPr>
              <w:rFonts w:asciiTheme="minorHAnsi" w:hAnsiTheme="minorHAnsi"/>
            </w:rPr>
          </w:rPrChange>
        </w:rPr>
      </w:pPr>
      <w:r w:rsidRPr="00BF6CA6">
        <w:rPr>
          <w:rFonts w:asciiTheme="minorHAnsi" w:hAnsiTheme="minorHAnsi"/>
          <w:sz w:val="22"/>
          <w:szCs w:val="22"/>
          <w:rPrChange w:id="2439" w:author="aljaykum" w:date="2016-11-08T14:21:00Z">
            <w:rPr>
              <w:rFonts w:asciiTheme="minorHAnsi" w:hAnsiTheme="minorHAnsi"/>
              <w:color w:val="0000FF"/>
              <w:u w:val="single"/>
            </w:rPr>
          </w:rPrChange>
        </w:rPr>
        <w:t>Personal</w:t>
      </w:r>
    </w:p>
    <w:p w:rsidR="00246E5D" w:rsidRPr="00B268DC" w:rsidRDefault="00BF6CA6" w:rsidP="00246E5D">
      <w:pPr>
        <w:pStyle w:val="ListBullet"/>
        <w:numPr>
          <w:ilvl w:val="1"/>
          <w:numId w:val="2"/>
        </w:numPr>
        <w:rPr>
          <w:rFonts w:asciiTheme="minorHAnsi" w:hAnsiTheme="minorHAnsi"/>
          <w:sz w:val="22"/>
          <w:szCs w:val="22"/>
          <w:rPrChange w:id="2440" w:author="aljaykum" w:date="2016-11-08T14:21:00Z">
            <w:rPr>
              <w:rFonts w:asciiTheme="minorHAnsi" w:hAnsiTheme="minorHAnsi"/>
            </w:rPr>
          </w:rPrChange>
        </w:rPr>
      </w:pPr>
      <w:r w:rsidRPr="00BF6CA6">
        <w:rPr>
          <w:rFonts w:asciiTheme="minorHAnsi" w:hAnsiTheme="minorHAnsi"/>
          <w:sz w:val="22"/>
          <w:szCs w:val="22"/>
          <w:rPrChange w:id="2441" w:author="aljaykum" w:date="2016-11-08T14:21:00Z">
            <w:rPr>
              <w:rFonts w:asciiTheme="minorHAnsi" w:hAnsiTheme="minorHAnsi"/>
              <w:color w:val="0000FF"/>
              <w:u w:val="single"/>
            </w:rPr>
          </w:rPrChange>
        </w:rPr>
        <w:t>Vacation</w:t>
      </w:r>
    </w:p>
    <w:p w:rsidR="0024350D" w:rsidRPr="00B268DC" w:rsidRDefault="00BF6CA6" w:rsidP="0024350D">
      <w:pPr>
        <w:pStyle w:val="ListBullet"/>
        <w:numPr>
          <w:ilvl w:val="1"/>
          <w:numId w:val="2"/>
        </w:numPr>
        <w:rPr>
          <w:rFonts w:asciiTheme="minorHAnsi" w:hAnsiTheme="minorHAnsi"/>
          <w:sz w:val="22"/>
          <w:szCs w:val="22"/>
          <w:rPrChange w:id="2442" w:author="aljaykum" w:date="2016-11-08T14:21:00Z">
            <w:rPr>
              <w:rFonts w:asciiTheme="minorHAnsi" w:hAnsiTheme="minorHAnsi"/>
            </w:rPr>
          </w:rPrChange>
        </w:rPr>
      </w:pPr>
      <w:r w:rsidRPr="00BF6CA6">
        <w:rPr>
          <w:rFonts w:asciiTheme="minorHAnsi" w:hAnsiTheme="minorHAnsi"/>
          <w:sz w:val="22"/>
          <w:szCs w:val="22"/>
          <w:rPrChange w:id="2443" w:author="aljaykum" w:date="2016-11-08T14:21:00Z">
            <w:rPr>
              <w:rFonts w:asciiTheme="minorHAnsi" w:hAnsiTheme="minorHAnsi"/>
              <w:color w:val="0000FF"/>
              <w:u w:val="single"/>
            </w:rPr>
          </w:rPrChange>
        </w:rPr>
        <w:t>Sick Leave</w:t>
      </w:r>
    </w:p>
    <w:p w:rsidR="0024350D" w:rsidRPr="00B268DC" w:rsidRDefault="00BF6CA6" w:rsidP="00246E5D">
      <w:pPr>
        <w:pStyle w:val="ListBullet"/>
        <w:numPr>
          <w:ilvl w:val="0"/>
          <w:numId w:val="2"/>
        </w:numPr>
        <w:rPr>
          <w:rFonts w:asciiTheme="minorHAnsi" w:hAnsiTheme="minorHAnsi"/>
          <w:sz w:val="22"/>
          <w:szCs w:val="22"/>
          <w:rPrChange w:id="2444" w:author="aljaykum" w:date="2016-11-08T14:21:00Z">
            <w:rPr>
              <w:rFonts w:asciiTheme="minorHAnsi" w:hAnsiTheme="minorHAnsi"/>
            </w:rPr>
          </w:rPrChange>
        </w:rPr>
      </w:pPr>
      <w:r w:rsidRPr="00BF6CA6">
        <w:rPr>
          <w:rFonts w:asciiTheme="minorHAnsi" w:hAnsiTheme="minorHAnsi"/>
          <w:sz w:val="22"/>
          <w:szCs w:val="22"/>
          <w:rPrChange w:id="2445" w:author="aljaykum" w:date="2016-11-08T14:21:00Z">
            <w:rPr>
              <w:rFonts w:asciiTheme="minorHAnsi" w:hAnsiTheme="minorHAnsi"/>
              <w:color w:val="0000FF"/>
              <w:u w:val="single"/>
            </w:rPr>
          </w:rPrChange>
        </w:rPr>
        <w:t>The disability leave should be divided in 5 days duration starting from the leave start date</w:t>
      </w:r>
    </w:p>
    <w:p w:rsidR="00246E5D" w:rsidRPr="00B268DC" w:rsidRDefault="00BF6CA6" w:rsidP="00246E5D">
      <w:pPr>
        <w:pStyle w:val="ListBullet"/>
        <w:numPr>
          <w:ilvl w:val="0"/>
          <w:numId w:val="2"/>
        </w:numPr>
        <w:rPr>
          <w:rFonts w:asciiTheme="minorHAnsi" w:hAnsiTheme="minorHAnsi"/>
          <w:sz w:val="22"/>
          <w:szCs w:val="22"/>
          <w:rPrChange w:id="2446" w:author="aljaykum" w:date="2016-11-08T14:21:00Z">
            <w:rPr>
              <w:rFonts w:asciiTheme="minorHAnsi" w:hAnsiTheme="minorHAnsi"/>
            </w:rPr>
          </w:rPrChange>
        </w:rPr>
      </w:pPr>
      <w:r w:rsidRPr="00BF6CA6">
        <w:rPr>
          <w:rFonts w:asciiTheme="minorHAnsi" w:hAnsiTheme="minorHAnsi"/>
          <w:sz w:val="22"/>
          <w:szCs w:val="22"/>
          <w:rPrChange w:id="2447" w:author="aljaykum" w:date="2016-11-08T14:21:00Z">
            <w:rPr>
              <w:rFonts w:asciiTheme="minorHAnsi" w:hAnsiTheme="minorHAnsi"/>
              <w:color w:val="0000FF"/>
              <w:u w:val="single"/>
            </w:rPr>
          </w:rPrChange>
        </w:rPr>
        <w:t>First 5 days of the leave should be adjusted with the Sick Leave balance if available</w:t>
      </w:r>
    </w:p>
    <w:p w:rsidR="0024350D" w:rsidRPr="00B268DC" w:rsidRDefault="00BF6CA6" w:rsidP="00036BCC">
      <w:pPr>
        <w:pStyle w:val="ListBullet"/>
        <w:numPr>
          <w:ilvl w:val="1"/>
          <w:numId w:val="2"/>
        </w:numPr>
        <w:rPr>
          <w:rFonts w:asciiTheme="minorHAnsi" w:hAnsiTheme="minorHAnsi"/>
          <w:sz w:val="22"/>
          <w:szCs w:val="22"/>
          <w:rPrChange w:id="2448" w:author="aljaykum" w:date="2016-11-08T14:21:00Z">
            <w:rPr>
              <w:rFonts w:asciiTheme="minorHAnsi" w:hAnsiTheme="minorHAnsi"/>
            </w:rPr>
          </w:rPrChange>
        </w:rPr>
      </w:pPr>
      <w:r w:rsidRPr="00BF6CA6">
        <w:rPr>
          <w:rFonts w:asciiTheme="minorHAnsi" w:hAnsiTheme="minorHAnsi"/>
          <w:sz w:val="22"/>
          <w:szCs w:val="22"/>
          <w:rPrChange w:id="2449" w:author="aljaykum" w:date="2016-11-08T14:21:00Z">
            <w:rPr>
              <w:rFonts w:asciiTheme="minorHAnsi" w:hAnsiTheme="minorHAnsi"/>
              <w:color w:val="0000FF"/>
              <w:u w:val="single"/>
            </w:rPr>
          </w:rPrChange>
        </w:rPr>
        <w:t>Percentage should be shown 100% and Sick Leave field should show True</w:t>
      </w:r>
    </w:p>
    <w:p w:rsidR="00036BCC" w:rsidRPr="00B268DC" w:rsidRDefault="00BF6CA6" w:rsidP="0024350D">
      <w:pPr>
        <w:pStyle w:val="ListBullet"/>
        <w:numPr>
          <w:ilvl w:val="0"/>
          <w:numId w:val="2"/>
        </w:numPr>
        <w:rPr>
          <w:rFonts w:asciiTheme="minorHAnsi" w:hAnsiTheme="minorHAnsi"/>
          <w:sz w:val="22"/>
          <w:szCs w:val="22"/>
          <w:rPrChange w:id="2450" w:author="aljaykum" w:date="2016-11-08T14:21:00Z">
            <w:rPr>
              <w:rFonts w:asciiTheme="minorHAnsi" w:hAnsiTheme="minorHAnsi"/>
            </w:rPr>
          </w:rPrChange>
        </w:rPr>
      </w:pPr>
      <w:r w:rsidRPr="00BF6CA6">
        <w:rPr>
          <w:rFonts w:asciiTheme="minorHAnsi" w:hAnsiTheme="minorHAnsi"/>
          <w:sz w:val="22"/>
          <w:szCs w:val="22"/>
          <w:rPrChange w:id="2451" w:author="aljaykum" w:date="2016-11-08T14:21:00Z">
            <w:rPr>
              <w:rFonts w:asciiTheme="minorHAnsi" w:hAnsiTheme="minorHAnsi"/>
              <w:color w:val="0000FF"/>
              <w:u w:val="single"/>
            </w:rPr>
          </w:rPrChange>
        </w:rPr>
        <w:t>Next 5 +5 days (2 records) would be the disability leave</w:t>
      </w:r>
    </w:p>
    <w:p w:rsidR="0024350D" w:rsidRPr="00B268DC" w:rsidRDefault="00BF6CA6" w:rsidP="00036BCC">
      <w:pPr>
        <w:pStyle w:val="ListBullet"/>
        <w:numPr>
          <w:ilvl w:val="1"/>
          <w:numId w:val="2"/>
        </w:numPr>
        <w:rPr>
          <w:rFonts w:asciiTheme="minorHAnsi" w:hAnsiTheme="minorHAnsi"/>
          <w:sz w:val="22"/>
          <w:szCs w:val="22"/>
          <w:rPrChange w:id="2452" w:author="aljaykum" w:date="2016-11-08T14:21:00Z">
            <w:rPr>
              <w:rFonts w:asciiTheme="minorHAnsi" w:hAnsiTheme="minorHAnsi"/>
            </w:rPr>
          </w:rPrChange>
        </w:rPr>
      </w:pPr>
      <w:r w:rsidRPr="00BF6CA6">
        <w:rPr>
          <w:rFonts w:asciiTheme="minorHAnsi" w:hAnsiTheme="minorHAnsi"/>
          <w:sz w:val="22"/>
          <w:szCs w:val="22"/>
          <w:rPrChange w:id="2453" w:author="aljaykum" w:date="2016-11-08T14:21:00Z">
            <w:rPr>
              <w:rFonts w:asciiTheme="minorHAnsi" w:hAnsiTheme="minorHAnsi"/>
              <w:color w:val="0000FF"/>
              <w:u w:val="single"/>
            </w:rPr>
          </w:rPrChange>
        </w:rPr>
        <w:t>Percentage should be shown 100% (as the employee would be paid 100%) and Sick Leave field for both record would be false (as it is already adjusted)</w:t>
      </w:r>
    </w:p>
    <w:p w:rsidR="00036BCC" w:rsidRPr="00B268DC" w:rsidRDefault="00BF6CA6" w:rsidP="0024350D">
      <w:pPr>
        <w:pStyle w:val="ListBullet"/>
        <w:numPr>
          <w:ilvl w:val="0"/>
          <w:numId w:val="2"/>
        </w:numPr>
        <w:rPr>
          <w:rFonts w:asciiTheme="minorHAnsi" w:hAnsiTheme="minorHAnsi"/>
          <w:sz w:val="22"/>
          <w:szCs w:val="22"/>
          <w:rPrChange w:id="2454" w:author="aljaykum" w:date="2016-11-08T14:21:00Z">
            <w:rPr>
              <w:rFonts w:asciiTheme="minorHAnsi" w:hAnsiTheme="minorHAnsi"/>
            </w:rPr>
          </w:rPrChange>
        </w:rPr>
      </w:pPr>
      <w:r w:rsidRPr="00BF6CA6">
        <w:rPr>
          <w:rFonts w:asciiTheme="minorHAnsi" w:hAnsiTheme="minorHAnsi"/>
          <w:sz w:val="22"/>
          <w:szCs w:val="22"/>
          <w:rPrChange w:id="2455" w:author="aljaykum" w:date="2016-11-08T14:21:00Z">
            <w:rPr>
              <w:rFonts w:asciiTheme="minorHAnsi" w:hAnsiTheme="minorHAnsi"/>
              <w:color w:val="0000FF"/>
              <w:u w:val="single"/>
            </w:rPr>
          </w:rPrChange>
        </w:rPr>
        <w:t>Next 5 + 5 days (2 records) would be disability leave</w:t>
      </w:r>
    </w:p>
    <w:p w:rsidR="00036BCC" w:rsidRPr="00B268DC" w:rsidRDefault="00BF6CA6" w:rsidP="00036BCC">
      <w:pPr>
        <w:pStyle w:val="ListBullet"/>
        <w:numPr>
          <w:ilvl w:val="1"/>
          <w:numId w:val="2"/>
        </w:numPr>
        <w:rPr>
          <w:rFonts w:asciiTheme="minorHAnsi" w:hAnsiTheme="minorHAnsi"/>
          <w:sz w:val="22"/>
          <w:szCs w:val="22"/>
          <w:rPrChange w:id="2456" w:author="aljaykum" w:date="2016-11-08T14:21:00Z">
            <w:rPr>
              <w:rFonts w:asciiTheme="minorHAnsi" w:hAnsiTheme="minorHAnsi"/>
            </w:rPr>
          </w:rPrChange>
        </w:rPr>
      </w:pPr>
      <w:r w:rsidRPr="00BF6CA6">
        <w:rPr>
          <w:rFonts w:asciiTheme="minorHAnsi" w:hAnsiTheme="minorHAnsi"/>
          <w:sz w:val="22"/>
          <w:szCs w:val="22"/>
          <w:rPrChange w:id="2457" w:author="aljaykum" w:date="2016-11-08T14:21:00Z">
            <w:rPr>
              <w:rFonts w:asciiTheme="minorHAnsi" w:hAnsiTheme="minorHAnsi"/>
              <w:color w:val="0000FF"/>
              <w:u w:val="single"/>
            </w:rPr>
          </w:rPrChange>
        </w:rPr>
        <w:t>Percentage should be shown 80% (as the employee would be paid 80%) and Sick leave field both record should show false</w:t>
      </w:r>
    </w:p>
    <w:p w:rsidR="00036BCC" w:rsidRPr="00B268DC" w:rsidRDefault="00BF6CA6" w:rsidP="00036BCC">
      <w:pPr>
        <w:pStyle w:val="ListBullet"/>
        <w:numPr>
          <w:ilvl w:val="1"/>
          <w:numId w:val="2"/>
        </w:numPr>
        <w:rPr>
          <w:rFonts w:asciiTheme="minorHAnsi" w:hAnsiTheme="minorHAnsi"/>
          <w:sz w:val="22"/>
          <w:szCs w:val="22"/>
          <w:rPrChange w:id="2458" w:author="aljaykum" w:date="2016-11-08T14:21:00Z">
            <w:rPr>
              <w:rFonts w:asciiTheme="minorHAnsi" w:hAnsiTheme="minorHAnsi"/>
            </w:rPr>
          </w:rPrChange>
        </w:rPr>
      </w:pPr>
      <w:r w:rsidRPr="00BF6CA6">
        <w:rPr>
          <w:rFonts w:asciiTheme="minorHAnsi" w:hAnsiTheme="minorHAnsi"/>
          <w:sz w:val="22"/>
          <w:szCs w:val="22"/>
          <w:rPrChange w:id="2459" w:author="aljaykum" w:date="2016-11-08T14:21:00Z">
            <w:rPr>
              <w:rFonts w:asciiTheme="minorHAnsi" w:hAnsiTheme="minorHAnsi"/>
              <w:color w:val="0000FF"/>
              <w:u w:val="single"/>
            </w:rPr>
          </w:rPrChange>
        </w:rPr>
        <w:t>The Personal and Vacation record check box should be enabled</w:t>
      </w:r>
    </w:p>
    <w:p w:rsidR="00036BCC" w:rsidRPr="00B268DC" w:rsidRDefault="00BF6CA6" w:rsidP="00036BCC">
      <w:pPr>
        <w:pStyle w:val="ListBullet"/>
        <w:numPr>
          <w:ilvl w:val="1"/>
          <w:numId w:val="2"/>
        </w:numPr>
        <w:rPr>
          <w:rFonts w:asciiTheme="minorHAnsi" w:hAnsiTheme="minorHAnsi"/>
          <w:sz w:val="22"/>
          <w:szCs w:val="22"/>
          <w:rPrChange w:id="2460" w:author="aljaykum" w:date="2016-11-08T14:21:00Z">
            <w:rPr>
              <w:rFonts w:asciiTheme="minorHAnsi" w:hAnsiTheme="minorHAnsi"/>
            </w:rPr>
          </w:rPrChange>
        </w:rPr>
      </w:pPr>
      <w:r w:rsidRPr="00BF6CA6">
        <w:rPr>
          <w:rFonts w:asciiTheme="minorHAnsi" w:hAnsiTheme="minorHAnsi"/>
          <w:sz w:val="22"/>
          <w:szCs w:val="22"/>
          <w:rPrChange w:id="2461" w:author="aljaykum" w:date="2016-11-08T14:21:00Z">
            <w:rPr>
              <w:rFonts w:asciiTheme="minorHAnsi" w:hAnsiTheme="minorHAnsi"/>
              <w:color w:val="0000FF"/>
              <w:u w:val="single"/>
            </w:rPr>
          </w:rPrChange>
        </w:rPr>
        <w:t>Approver HR can adjust employees disability record with the available Personal Days and Vacation days</w:t>
      </w:r>
    </w:p>
    <w:p w:rsidR="00E41B2F" w:rsidRPr="00B268DC" w:rsidRDefault="00BF6CA6" w:rsidP="00036BCC">
      <w:pPr>
        <w:pStyle w:val="ListBullet"/>
        <w:numPr>
          <w:ilvl w:val="1"/>
          <w:numId w:val="2"/>
        </w:numPr>
        <w:rPr>
          <w:rFonts w:asciiTheme="minorHAnsi" w:hAnsiTheme="minorHAnsi"/>
          <w:sz w:val="22"/>
          <w:szCs w:val="22"/>
          <w:rPrChange w:id="2462" w:author="aljaykum" w:date="2016-11-08T14:21:00Z">
            <w:rPr>
              <w:rFonts w:asciiTheme="minorHAnsi" w:hAnsiTheme="minorHAnsi"/>
            </w:rPr>
          </w:rPrChange>
        </w:rPr>
      </w:pPr>
      <w:r w:rsidRPr="00BF6CA6">
        <w:rPr>
          <w:rFonts w:asciiTheme="minorHAnsi" w:hAnsiTheme="minorHAnsi"/>
          <w:sz w:val="22"/>
          <w:szCs w:val="22"/>
          <w:rPrChange w:id="2463" w:author="aljaykum" w:date="2016-11-08T14:21:00Z">
            <w:rPr>
              <w:rFonts w:asciiTheme="minorHAnsi" w:hAnsiTheme="minorHAnsi"/>
              <w:color w:val="0000FF"/>
              <w:u w:val="single"/>
            </w:rPr>
          </w:rPrChange>
        </w:rPr>
        <w:lastRenderedPageBreak/>
        <w:t>They would do so by checking the check box against Personal days and Vacation days</w:t>
      </w:r>
    </w:p>
    <w:p w:rsidR="00E41B2F" w:rsidRPr="00B268DC" w:rsidRDefault="00BF6CA6" w:rsidP="00036BCC">
      <w:pPr>
        <w:pStyle w:val="ListBullet"/>
        <w:numPr>
          <w:ilvl w:val="1"/>
          <w:numId w:val="2"/>
        </w:numPr>
        <w:rPr>
          <w:rFonts w:asciiTheme="minorHAnsi" w:hAnsiTheme="minorHAnsi"/>
          <w:sz w:val="22"/>
          <w:szCs w:val="22"/>
          <w:rPrChange w:id="2464" w:author="aljaykum" w:date="2016-11-08T14:21:00Z">
            <w:rPr>
              <w:rFonts w:asciiTheme="minorHAnsi" w:hAnsiTheme="minorHAnsi"/>
            </w:rPr>
          </w:rPrChange>
        </w:rPr>
      </w:pPr>
      <w:r w:rsidRPr="00BF6CA6">
        <w:rPr>
          <w:rFonts w:asciiTheme="minorHAnsi" w:hAnsiTheme="minorHAnsi"/>
          <w:sz w:val="22"/>
          <w:szCs w:val="22"/>
          <w:rPrChange w:id="2465" w:author="aljaykum" w:date="2016-11-08T14:21:00Z">
            <w:rPr>
              <w:rFonts w:asciiTheme="minorHAnsi" w:hAnsiTheme="minorHAnsi"/>
              <w:color w:val="0000FF"/>
              <w:u w:val="single"/>
            </w:rPr>
          </w:rPrChange>
        </w:rPr>
        <w:t>Once a duration record is checked for Vacation days and/or Personal days and the form is submitted, then the percentage should be updated to 100%</w:t>
      </w:r>
    </w:p>
    <w:p w:rsidR="0024350D" w:rsidRPr="00B268DC" w:rsidRDefault="00BF6CA6" w:rsidP="00E41B2F">
      <w:pPr>
        <w:pStyle w:val="ListBullet"/>
        <w:numPr>
          <w:ilvl w:val="1"/>
          <w:numId w:val="2"/>
        </w:numPr>
        <w:rPr>
          <w:rFonts w:asciiTheme="minorHAnsi" w:hAnsiTheme="minorHAnsi"/>
          <w:sz w:val="22"/>
          <w:szCs w:val="22"/>
          <w:rPrChange w:id="2466" w:author="aljaykum" w:date="2016-11-08T14:21:00Z">
            <w:rPr>
              <w:rFonts w:asciiTheme="minorHAnsi" w:hAnsiTheme="minorHAnsi"/>
            </w:rPr>
          </w:rPrChange>
        </w:rPr>
      </w:pPr>
      <w:r w:rsidRPr="00BF6CA6">
        <w:rPr>
          <w:rFonts w:asciiTheme="minorHAnsi" w:hAnsiTheme="minorHAnsi"/>
          <w:sz w:val="22"/>
          <w:szCs w:val="22"/>
          <w:rPrChange w:id="2467" w:author="aljaykum" w:date="2016-11-08T14:21:00Z">
            <w:rPr>
              <w:rFonts w:asciiTheme="minorHAnsi" w:hAnsiTheme="minorHAnsi"/>
              <w:color w:val="0000FF"/>
              <w:u w:val="single"/>
            </w:rPr>
          </w:rPrChange>
        </w:rPr>
        <w:t>Once a record which was earlier 80% and was marked to be adjusted with Vacation leave then the next 5 + 5 days should be marked as 80%</w:t>
      </w:r>
    </w:p>
    <w:p w:rsidR="00E41B2F" w:rsidRPr="00B268DC" w:rsidRDefault="00BF6CA6" w:rsidP="0024350D">
      <w:pPr>
        <w:pStyle w:val="ListBullet"/>
        <w:numPr>
          <w:ilvl w:val="0"/>
          <w:numId w:val="2"/>
        </w:numPr>
        <w:rPr>
          <w:rFonts w:asciiTheme="minorHAnsi" w:hAnsiTheme="minorHAnsi"/>
          <w:sz w:val="22"/>
          <w:szCs w:val="22"/>
          <w:rPrChange w:id="2468" w:author="aljaykum" w:date="2016-11-08T14:21:00Z">
            <w:rPr>
              <w:rFonts w:asciiTheme="minorHAnsi" w:hAnsiTheme="minorHAnsi"/>
            </w:rPr>
          </w:rPrChange>
        </w:rPr>
      </w:pPr>
      <w:r w:rsidRPr="00BF6CA6">
        <w:rPr>
          <w:rFonts w:asciiTheme="minorHAnsi" w:hAnsiTheme="minorHAnsi"/>
          <w:sz w:val="22"/>
          <w:szCs w:val="22"/>
          <w:rPrChange w:id="2469" w:author="aljaykum" w:date="2016-11-08T14:21:00Z">
            <w:rPr>
              <w:rFonts w:asciiTheme="minorHAnsi" w:hAnsiTheme="minorHAnsi"/>
              <w:color w:val="0000FF"/>
              <w:u w:val="single"/>
            </w:rPr>
          </w:rPrChange>
        </w:rPr>
        <w:t>Remaining days until leave end date or until 180 days of disability leave</w:t>
      </w:r>
    </w:p>
    <w:p w:rsidR="007E5666" w:rsidRPr="00B268DC" w:rsidRDefault="00BF6CA6" w:rsidP="007E5666">
      <w:pPr>
        <w:pStyle w:val="ListBullet"/>
        <w:numPr>
          <w:ilvl w:val="1"/>
          <w:numId w:val="2"/>
        </w:numPr>
        <w:rPr>
          <w:rFonts w:asciiTheme="minorHAnsi" w:hAnsiTheme="minorHAnsi"/>
          <w:sz w:val="22"/>
          <w:szCs w:val="22"/>
          <w:rPrChange w:id="2470" w:author="aljaykum" w:date="2016-11-08T14:21:00Z">
            <w:rPr>
              <w:rFonts w:asciiTheme="minorHAnsi" w:hAnsiTheme="minorHAnsi"/>
            </w:rPr>
          </w:rPrChange>
        </w:rPr>
      </w:pPr>
      <w:r w:rsidRPr="00BF6CA6">
        <w:rPr>
          <w:rFonts w:asciiTheme="minorHAnsi" w:hAnsiTheme="minorHAnsi"/>
          <w:sz w:val="22"/>
          <w:szCs w:val="22"/>
          <w:rPrChange w:id="2471" w:author="aljaykum" w:date="2016-11-08T14:21:00Z">
            <w:rPr>
              <w:rFonts w:asciiTheme="minorHAnsi" w:hAnsiTheme="minorHAnsi"/>
              <w:color w:val="0000FF"/>
              <w:u w:val="single"/>
            </w:rPr>
          </w:rPrChange>
        </w:rPr>
        <w:t>Percentage should be shown 60% and sick leave field for the records would be false</w:t>
      </w:r>
    </w:p>
    <w:p w:rsidR="007E5666" w:rsidRPr="00B268DC" w:rsidRDefault="00BF6CA6" w:rsidP="007E5666">
      <w:pPr>
        <w:pStyle w:val="ListBullet"/>
        <w:numPr>
          <w:ilvl w:val="1"/>
          <w:numId w:val="2"/>
        </w:numPr>
        <w:rPr>
          <w:rFonts w:asciiTheme="minorHAnsi" w:hAnsiTheme="minorHAnsi"/>
          <w:sz w:val="22"/>
          <w:szCs w:val="22"/>
          <w:rPrChange w:id="2472" w:author="aljaykum" w:date="2016-11-08T14:21:00Z">
            <w:rPr>
              <w:rFonts w:asciiTheme="minorHAnsi" w:hAnsiTheme="minorHAnsi"/>
            </w:rPr>
          </w:rPrChange>
        </w:rPr>
      </w:pPr>
      <w:r w:rsidRPr="00BF6CA6">
        <w:rPr>
          <w:rFonts w:asciiTheme="minorHAnsi" w:hAnsiTheme="minorHAnsi"/>
          <w:sz w:val="22"/>
          <w:szCs w:val="22"/>
          <w:rPrChange w:id="2473" w:author="aljaykum" w:date="2016-11-08T14:21:00Z">
            <w:rPr>
              <w:rFonts w:asciiTheme="minorHAnsi" w:hAnsiTheme="minorHAnsi"/>
              <w:color w:val="0000FF"/>
              <w:u w:val="single"/>
            </w:rPr>
          </w:rPrChange>
        </w:rPr>
        <w:t>If Personal and Vacation record is already checked and adjusted then the check box would not be enabled for following records</w:t>
      </w:r>
    </w:p>
    <w:p w:rsidR="007E5666" w:rsidRPr="00B268DC" w:rsidRDefault="00BF6CA6" w:rsidP="007E5666">
      <w:pPr>
        <w:pStyle w:val="ListBullet"/>
        <w:numPr>
          <w:ilvl w:val="1"/>
          <w:numId w:val="2"/>
        </w:numPr>
        <w:rPr>
          <w:rFonts w:asciiTheme="minorHAnsi" w:hAnsiTheme="minorHAnsi"/>
          <w:sz w:val="22"/>
          <w:szCs w:val="22"/>
          <w:rPrChange w:id="2474" w:author="aljaykum" w:date="2016-11-08T14:21:00Z">
            <w:rPr>
              <w:rFonts w:asciiTheme="minorHAnsi" w:hAnsiTheme="minorHAnsi"/>
            </w:rPr>
          </w:rPrChange>
        </w:rPr>
      </w:pPr>
      <w:r w:rsidRPr="00BF6CA6">
        <w:rPr>
          <w:rFonts w:asciiTheme="minorHAnsi" w:hAnsiTheme="minorHAnsi"/>
          <w:sz w:val="22"/>
          <w:szCs w:val="22"/>
          <w:rPrChange w:id="2475" w:author="aljaykum" w:date="2016-11-08T14:21:00Z">
            <w:rPr>
              <w:rFonts w:asciiTheme="minorHAnsi" w:hAnsiTheme="minorHAnsi"/>
              <w:color w:val="0000FF"/>
              <w:u w:val="single"/>
            </w:rPr>
          </w:rPrChange>
        </w:rPr>
        <w:t>If Personal and Vacation record is not checked, then for all the remaining records the check box to be enabled to have the Personal and Vacation leaves adjusted with disability leave</w:t>
      </w:r>
    </w:p>
    <w:p w:rsidR="007E5666" w:rsidRPr="008E6B5A" w:rsidRDefault="007E5666" w:rsidP="007E5666">
      <w:pPr>
        <w:pStyle w:val="ListBullet"/>
        <w:rPr>
          <w:rFonts w:asciiTheme="minorHAnsi" w:hAnsiTheme="minorHAnsi"/>
        </w:rPr>
      </w:pPr>
    </w:p>
    <w:p w:rsidR="00641ED9" w:rsidRPr="008E6B5A" w:rsidRDefault="00AA5576" w:rsidP="00641ED9">
      <w:pPr>
        <w:pStyle w:val="ListParagraph"/>
        <w:ind w:left="1800"/>
        <w:rPr>
          <w:rFonts w:asciiTheme="minorHAnsi" w:eastAsia="Arial" w:hAnsiTheme="minorHAnsi" w:cs="Arial"/>
          <w:sz w:val="22"/>
          <w:szCs w:val="22"/>
          <w:lang w:val="en-GB"/>
        </w:rPr>
      </w:pPr>
      <w:r w:rsidRPr="00AA5576">
        <w:rPr>
          <w:rFonts w:asciiTheme="minorHAnsi" w:eastAsia="Arial" w:hAnsiTheme="minorHAnsi" w:cs="Arial"/>
          <w:sz w:val="22"/>
          <w:szCs w:val="22"/>
          <w:lang w:val="en-GB"/>
        </w:rPr>
        <w:tab/>
      </w:r>
    </w:p>
    <w:p w:rsidR="00BA278F" w:rsidRPr="008E6B5A" w:rsidRDefault="00BA278F" w:rsidP="00BA278F">
      <w:pPr>
        <w:rPr>
          <w:rFonts w:asciiTheme="minorHAnsi" w:hAnsiTheme="minorHAnsi"/>
          <w:sz w:val="22"/>
          <w:szCs w:val="22"/>
        </w:rPr>
      </w:pPr>
    </w:p>
    <w:p w:rsidR="00BA278F" w:rsidRPr="008E6B5A" w:rsidRDefault="00AA5576" w:rsidP="00BA278F">
      <w:pPr>
        <w:pStyle w:val="Heading3"/>
        <w:numPr>
          <w:ilvl w:val="0"/>
          <w:numId w:val="0"/>
        </w:numPr>
        <w:ind w:left="936" w:hanging="936"/>
        <w:rPr>
          <w:rStyle w:val="IntenseReference"/>
          <w:rFonts w:asciiTheme="minorHAnsi" w:hAnsiTheme="minorHAnsi"/>
        </w:rPr>
      </w:pPr>
      <w:bookmarkStart w:id="2476" w:name="_Toc463518007"/>
      <w:r w:rsidRPr="00AA5576">
        <w:rPr>
          <w:rStyle w:val="IntenseReference"/>
          <w:rFonts w:asciiTheme="minorHAnsi" w:hAnsiTheme="minorHAnsi"/>
        </w:rPr>
        <w:t>Approvals &gt;&gt; Delegate LMS Approver</w:t>
      </w:r>
      <w:bookmarkEnd w:id="2476"/>
    </w:p>
    <w:p w:rsidR="00BA278F" w:rsidRPr="008E6B5A" w:rsidRDefault="00783519" w:rsidP="00BA278F">
      <w:pPr>
        <w:rPr>
          <w:rFonts w:asciiTheme="minorHAnsi" w:hAnsiTheme="minorHAnsi"/>
        </w:rPr>
      </w:pPr>
      <w:r>
        <w:rPr>
          <w:rFonts w:asciiTheme="minorHAnsi" w:hAnsiTheme="minorHAnsi"/>
          <w:noProof/>
          <w:lang w:val="en-US"/>
        </w:rPr>
        <w:drawing>
          <wp:inline distT="0" distB="0" distL="0" distR="0">
            <wp:extent cx="5495925" cy="2486025"/>
            <wp:effectExtent l="19050" t="19050" r="28575"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cstate="print"/>
                    <a:srcRect/>
                    <a:stretch>
                      <a:fillRect/>
                    </a:stretch>
                  </pic:blipFill>
                  <pic:spPr bwMode="auto">
                    <a:xfrm>
                      <a:off x="0" y="0"/>
                      <a:ext cx="5495925" cy="2486025"/>
                    </a:xfrm>
                    <a:prstGeom prst="rect">
                      <a:avLst/>
                    </a:prstGeom>
                    <a:noFill/>
                    <a:ln w="9525">
                      <a:solidFill>
                        <a:schemeClr val="accent1"/>
                      </a:solidFill>
                      <a:miter lim="800000"/>
                      <a:headEnd/>
                      <a:tailEnd/>
                    </a:ln>
                  </pic:spPr>
                </pic:pic>
              </a:graphicData>
            </a:graphic>
          </wp:inline>
        </w:drawing>
      </w:r>
    </w:p>
    <w:p w:rsidR="00BA278F" w:rsidRPr="008E6B5A" w:rsidRDefault="00AA5576" w:rsidP="006913E0">
      <w:pPr>
        <w:pStyle w:val="ListParagraph"/>
        <w:numPr>
          <w:ilvl w:val="0"/>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Delegate LMS Approver feature should be visible only when the logged in employee is a supervisor and has direct reportees.</w:t>
      </w:r>
    </w:p>
    <w:p w:rsidR="00BA278F" w:rsidRPr="008E6B5A" w:rsidRDefault="00AA5576" w:rsidP="006913E0">
      <w:pPr>
        <w:pStyle w:val="ListParagraph"/>
        <w:numPr>
          <w:ilvl w:val="0"/>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fields to be available on the screen</w:t>
      </w:r>
    </w:p>
    <w:p w:rsidR="002547AD"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Employee Name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 down control</w:t>
      </w:r>
    </w:p>
    <w:p w:rsidR="002547AD"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would contain the names of logged in employee’s direct reportees.</w:t>
      </w:r>
    </w:p>
    <w:p w:rsidR="002547AD"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Check box to be available along with the names.</w:t>
      </w:r>
    </w:p>
    <w:p w:rsidR="002547AD"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First in the list to be check box ‘All Team members’ which will give option to select all the team members in the list.</w:t>
      </w:r>
    </w:p>
    <w:p w:rsidR="002547AD"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 xml:space="preserve">Delegated Approver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auto extender control</w:t>
      </w:r>
    </w:p>
    <w:p w:rsidR="00420632"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auto extender should allow searching for all active FS employee.</w:t>
      </w:r>
    </w:p>
    <w:p w:rsidR="00420632"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Start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date/time control</w:t>
      </w:r>
    </w:p>
    <w:p w:rsidR="00420632"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End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date/time control</w:t>
      </w:r>
    </w:p>
    <w:p w:rsidR="00420632"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Check to be implemented as ‘End Date should be greater then start date’</w:t>
      </w:r>
    </w:p>
    <w:p w:rsidR="00420632" w:rsidRPr="00F53E4B" w:rsidRDefault="00BF6CA6" w:rsidP="006913E0">
      <w:pPr>
        <w:pStyle w:val="ListParagraph"/>
        <w:numPr>
          <w:ilvl w:val="2"/>
          <w:numId w:val="19"/>
        </w:numPr>
        <w:rPr>
          <w:rFonts w:asciiTheme="minorHAnsi" w:eastAsia="Arial" w:hAnsiTheme="minorHAnsi" w:cs="Arial"/>
          <w:sz w:val="22"/>
          <w:szCs w:val="22"/>
          <w:lang w:val="en-GB"/>
        </w:rPr>
      </w:pPr>
      <w:r w:rsidRPr="00BF6CA6">
        <w:rPr>
          <w:rFonts w:asciiTheme="minorHAnsi" w:eastAsia="Arial" w:hAnsiTheme="minorHAnsi" w:cs="Arial"/>
          <w:sz w:val="22"/>
          <w:szCs w:val="22"/>
          <w:lang w:val="en-GB"/>
          <w:rPrChange w:id="2477" w:author="aljaykum" w:date="2016-11-09T08:49:00Z">
            <w:rPr>
              <w:rFonts w:asciiTheme="minorHAnsi" w:eastAsia="Arial" w:hAnsiTheme="minorHAnsi" w:cs="Arial"/>
              <w:color w:val="0000FF"/>
              <w:sz w:val="22"/>
              <w:szCs w:val="22"/>
              <w:highlight w:val="yellow"/>
              <w:u w:val="single"/>
              <w:lang w:val="en-GB"/>
            </w:rPr>
          </w:rPrChange>
        </w:rPr>
        <w:t>The end date should be future dated</w:t>
      </w:r>
      <w:del w:id="2478" w:author="aljaykum" w:date="2016-11-09T08:49:00Z">
        <w:r w:rsidRPr="00BF6CA6">
          <w:rPr>
            <w:rFonts w:asciiTheme="minorHAnsi" w:eastAsia="Arial" w:hAnsiTheme="minorHAnsi" w:cs="Arial"/>
            <w:sz w:val="22"/>
            <w:szCs w:val="22"/>
            <w:lang w:val="en-GB"/>
            <w:rPrChange w:id="2479" w:author="aljaykum" w:date="2016-11-09T08:49:00Z">
              <w:rPr>
                <w:rFonts w:asciiTheme="minorHAnsi" w:eastAsia="Arial" w:hAnsiTheme="minorHAnsi" w:cs="Arial"/>
                <w:color w:val="0000FF"/>
                <w:sz w:val="22"/>
                <w:szCs w:val="22"/>
                <w:u w:val="single"/>
                <w:lang w:val="en-GB"/>
              </w:rPr>
            </w:rPrChange>
          </w:rPr>
          <w:delText xml:space="preserve"> </w:delText>
        </w:r>
        <w:r w:rsidRPr="00BF6CA6">
          <w:rPr>
            <w:rFonts w:asciiTheme="minorHAnsi" w:eastAsia="Arial" w:hAnsiTheme="minorHAnsi" w:cs="Arial"/>
            <w:sz w:val="22"/>
            <w:szCs w:val="22"/>
            <w:lang w:val="en-GB"/>
            <w:rPrChange w:id="2480" w:author="aljaykum" w:date="2016-11-09T08:49: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z w:val="22"/>
            <w:szCs w:val="22"/>
            <w:lang w:val="en-GB"/>
            <w:rPrChange w:id="2481" w:author="aljaykum" w:date="2016-11-09T08:49:00Z">
              <w:rPr>
                <w:rFonts w:asciiTheme="minorHAnsi" w:eastAsia="Arial" w:hAnsiTheme="minorHAnsi" w:cs="Arial"/>
                <w:color w:val="0000FF"/>
                <w:sz w:val="22"/>
                <w:szCs w:val="22"/>
                <w:u w:val="single"/>
                <w:lang w:val="en-GB"/>
              </w:rPr>
            </w:rPrChange>
          </w:rPr>
          <w:delText xml:space="preserve"> Need to confirm</w:delText>
        </w:r>
      </w:del>
    </w:p>
    <w:p w:rsidR="00420632"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Submit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control</w:t>
      </w:r>
    </w:p>
    <w:p w:rsidR="00420632"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click of submit button, the request for changing the selected employee(s) approver for the selected duration should be saved successfully.</w:t>
      </w:r>
    </w:p>
    <w:p w:rsidR="00420632"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Validations on submit button</w:t>
      </w:r>
    </w:p>
    <w:p w:rsidR="00DD2433" w:rsidRPr="008E6B5A" w:rsidRDefault="00AA5576" w:rsidP="006913E0">
      <w:pPr>
        <w:pStyle w:val="ListParagraph"/>
        <w:numPr>
          <w:ilvl w:val="3"/>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Name is not selected, then message to appear as ‘Please select atleast one employee’</w:t>
      </w:r>
    </w:p>
    <w:p w:rsidR="00DD2433" w:rsidRPr="008E6B5A" w:rsidRDefault="00AA5576" w:rsidP="006913E0">
      <w:pPr>
        <w:pStyle w:val="ListParagraph"/>
        <w:numPr>
          <w:ilvl w:val="3"/>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Delegate Approver is not selected, then message to appear as ‘Please enter Delegated Approver name’</w:t>
      </w:r>
    </w:p>
    <w:p w:rsidR="00DD2433" w:rsidRPr="008E6B5A" w:rsidRDefault="00AA5576" w:rsidP="006913E0">
      <w:pPr>
        <w:pStyle w:val="ListParagraph"/>
        <w:numPr>
          <w:ilvl w:val="3"/>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Delegate approver name is invalid, then message to appear as ‘Please enter valid Delegated Approver name’</w:t>
      </w:r>
    </w:p>
    <w:p w:rsidR="00DD2433" w:rsidRPr="008E6B5A" w:rsidRDefault="00AA5576" w:rsidP="006913E0">
      <w:pPr>
        <w:pStyle w:val="ListParagraph"/>
        <w:numPr>
          <w:ilvl w:val="3"/>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start date is not entered, then message to appear as ‘Please enter Start Date’</w:t>
      </w:r>
    </w:p>
    <w:p w:rsidR="00DD2433" w:rsidRPr="008E6B5A" w:rsidRDefault="00AA5576" w:rsidP="006913E0">
      <w:pPr>
        <w:pStyle w:val="ListParagraph"/>
        <w:numPr>
          <w:ilvl w:val="3"/>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end date is not entered, then message to appear as ‘Please enter End Date’</w:t>
      </w:r>
    </w:p>
    <w:p w:rsidR="00760032"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delegation request should be available in the ‘</w:t>
      </w:r>
      <w:r w:rsidRPr="00AA5576">
        <w:rPr>
          <w:rFonts w:asciiTheme="minorHAnsi" w:eastAsia="Arial" w:hAnsiTheme="minorHAnsi" w:cs="Arial"/>
          <w:bCs/>
          <w:sz w:val="22"/>
          <w:szCs w:val="22"/>
          <w:lang w:val="en-GB"/>
        </w:rPr>
        <w:t>Acknowledge LMS Approver Delegation</w:t>
      </w:r>
      <w:r w:rsidRPr="00AA5576">
        <w:rPr>
          <w:rFonts w:asciiTheme="minorHAnsi" w:eastAsia="Arial" w:hAnsiTheme="minorHAnsi" w:cs="Arial"/>
          <w:sz w:val="22"/>
          <w:szCs w:val="22"/>
          <w:lang w:val="en-GB"/>
        </w:rPr>
        <w:t>’ form of Delegated Approver for approval.</w:t>
      </w:r>
    </w:p>
    <w:p w:rsidR="00DD2433" w:rsidRPr="008E6B5A" w:rsidRDefault="00AA5576" w:rsidP="006913E0">
      <w:pPr>
        <w:pStyle w:val="ListParagraph"/>
        <w:numPr>
          <w:ilvl w:val="1"/>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Delegation details table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table control</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Employee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selected Employee Name (ID)</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Delegated Approver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approver Employee Name (ID)</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Start Date</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End Date</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Status</w:t>
      </w:r>
    </w:p>
    <w:p w:rsidR="00DD2433" w:rsidRPr="008E6B5A" w:rsidRDefault="00AA5576" w:rsidP="006913E0">
      <w:pPr>
        <w:pStyle w:val="ListParagraph"/>
        <w:numPr>
          <w:ilvl w:val="2"/>
          <w:numId w:val="19"/>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Actions</w:t>
      </w:r>
    </w:p>
    <w:p w:rsidR="00DD2433" w:rsidRPr="008E6B5A" w:rsidRDefault="00783519" w:rsidP="00DD2433">
      <w:pPr>
        <w:pStyle w:val="ListParagraph"/>
        <w:ind w:left="144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381000" cy="3524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381000" cy="352425"/>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tab/>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Edit the end date of the Delegation request</w:t>
      </w:r>
    </w:p>
    <w:p w:rsidR="00290518" w:rsidRPr="008E6B5A" w:rsidRDefault="00AA5576" w:rsidP="00290518">
      <w:pPr>
        <w:ind w:left="2160"/>
        <w:rPr>
          <w:rFonts w:asciiTheme="minorHAnsi" w:hAnsiTheme="minorHAnsi"/>
          <w:sz w:val="22"/>
          <w:szCs w:val="22"/>
        </w:rPr>
      </w:pPr>
      <w:r w:rsidRPr="00AA5576">
        <w:rPr>
          <w:rFonts w:asciiTheme="minorHAnsi" w:hAnsiTheme="minorHAnsi"/>
          <w:sz w:val="22"/>
          <w:szCs w:val="22"/>
        </w:rPr>
        <w:sym w:font="Wingdings" w:char="F0E0"/>
      </w:r>
      <w:r w:rsidRPr="00AA5576">
        <w:rPr>
          <w:rFonts w:asciiTheme="minorHAnsi" w:hAnsiTheme="minorHAnsi"/>
          <w:sz w:val="22"/>
          <w:szCs w:val="22"/>
        </w:rPr>
        <w:t>Popup to open, with editable end date, once updated, the request should be save successfully</w:t>
      </w:r>
    </w:p>
    <w:p w:rsidR="00290518" w:rsidRPr="008E6B5A" w:rsidRDefault="00783519" w:rsidP="00DD2433">
      <w:pPr>
        <w:pStyle w:val="ListParagraph"/>
        <w:ind w:left="1440"/>
        <w:rPr>
          <w:rFonts w:asciiTheme="minorHAnsi" w:eastAsia="Arial" w:hAnsiTheme="minorHAnsi" w:cs="Arial"/>
          <w:sz w:val="22"/>
          <w:szCs w:val="22"/>
          <w:lang w:val="en-GB"/>
        </w:rPr>
      </w:pPr>
      <w:r>
        <w:rPr>
          <w:rFonts w:asciiTheme="minorHAnsi" w:eastAsia="Arial" w:hAnsiTheme="minorHAnsi" w:cs="Arial"/>
          <w:noProof/>
          <w:sz w:val="22"/>
          <w:szCs w:val="22"/>
        </w:rPr>
        <w:drawing>
          <wp:inline distT="0" distB="0" distL="0" distR="0">
            <wp:extent cx="400050" cy="37147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cstate="print"/>
                    <a:srcRect/>
                    <a:stretch>
                      <a:fillRect/>
                    </a:stretch>
                  </pic:blipFill>
                  <pic:spPr bwMode="auto">
                    <a:xfrm>
                      <a:off x="0" y="0"/>
                      <a:ext cx="400050" cy="371475"/>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 xml:space="preserve"> Delete the Delegation request</w:t>
      </w:r>
    </w:p>
    <w:p w:rsidR="00BF6CA6" w:rsidRDefault="00F53E4B">
      <w:pPr>
        <w:pStyle w:val="ListParagraph"/>
        <w:numPr>
          <w:ilvl w:val="0"/>
          <w:numId w:val="19"/>
        </w:numPr>
        <w:rPr>
          <w:ins w:id="2482" w:author="aljaykum" w:date="2016-11-09T08:54:00Z"/>
          <w:rFonts w:asciiTheme="minorHAnsi" w:eastAsia="Arial" w:hAnsiTheme="minorHAnsi" w:cs="Arial"/>
          <w:sz w:val="22"/>
          <w:szCs w:val="22"/>
          <w:lang w:val="en-GB"/>
        </w:rPr>
        <w:pPrChange w:id="2483" w:author="aljaykum" w:date="2016-11-09T08:54:00Z">
          <w:pPr>
            <w:pStyle w:val="ListParagraph"/>
            <w:numPr>
              <w:ilvl w:val="1"/>
              <w:numId w:val="19"/>
            </w:numPr>
            <w:ind w:hanging="360"/>
          </w:pPr>
        </w:pPrChange>
      </w:pPr>
      <w:ins w:id="2484" w:author="aljaykum" w:date="2016-11-09T08:54:00Z">
        <w:r>
          <w:rPr>
            <w:rFonts w:asciiTheme="minorHAnsi" w:eastAsia="Arial" w:hAnsiTheme="minorHAnsi" w:cs="Arial"/>
            <w:sz w:val="22"/>
            <w:szCs w:val="22"/>
            <w:lang w:val="en-GB"/>
          </w:rPr>
          <w:t>The Delegation Request can be edited even if the approver has approved the request.</w:t>
        </w:r>
      </w:ins>
    </w:p>
    <w:p w:rsidR="00BF6CA6" w:rsidRDefault="00F53E4B">
      <w:pPr>
        <w:pStyle w:val="ListParagraph"/>
        <w:numPr>
          <w:ilvl w:val="0"/>
          <w:numId w:val="19"/>
        </w:numPr>
        <w:rPr>
          <w:ins w:id="2485" w:author="aljaykum" w:date="2016-11-09T08:54:00Z"/>
          <w:rFonts w:asciiTheme="minorHAnsi" w:eastAsia="Arial" w:hAnsiTheme="minorHAnsi" w:cs="Arial"/>
          <w:sz w:val="22"/>
          <w:szCs w:val="22"/>
          <w:lang w:val="en-GB"/>
        </w:rPr>
        <w:pPrChange w:id="2486" w:author="aljaykum" w:date="2016-11-09T08:54:00Z">
          <w:pPr>
            <w:pStyle w:val="ListParagraph"/>
            <w:numPr>
              <w:ilvl w:val="1"/>
              <w:numId w:val="19"/>
            </w:numPr>
            <w:ind w:hanging="360"/>
          </w:pPr>
        </w:pPrChange>
      </w:pPr>
      <w:ins w:id="2487" w:author="aljaykum" w:date="2016-11-09T08:54:00Z">
        <w:r>
          <w:rPr>
            <w:rFonts w:asciiTheme="minorHAnsi" w:eastAsia="Arial" w:hAnsiTheme="minorHAnsi" w:cs="Arial"/>
            <w:sz w:val="22"/>
            <w:szCs w:val="22"/>
            <w:lang w:val="en-GB"/>
          </w:rPr>
          <w:t xml:space="preserve">Post </w:t>
        </w:r>
      </w:ins>
      <w:ins w:id="2488" w:author="aljaykum" w:date="2016-11-09T08:55:00Z">
        <w:r>
          <w:rPr>
            <w:rFonts w:asciiTheme="minorHAnsi" w:eastAsia="Arial" w:hAnsiTheme="minorHAnsi" w:cs="Arial"/>
            <w:sz w:val="22"/>
            <w:szCs w:val="22"/>
            <w:lang w:val="en-GB"/>
          </w:rPr>
          <w:t>update an updated email should be sent to approver for approval with updated details.</w:t>
        </w:r>
      </w:ins>
    </w:p>
    <w:p w:rsidR="00BF6CA6" w:rsidRDefault="00AA5576">
      <w:pPr>
        <w:pStyle w:val="ListParagraph"/>
        <w:numPr>
          <w:ilvl w:val="0"/>
          <w:numId w:val="19"/>
        </w:numPr>
        <w:rPr>
          <w:rFonts w:asciiTheme="minorHAnsi" w:eastAsia="Arial" w:hAnsiTheme="minorHAnsi" w:cs="Arial"/>
          <w:sz w:val="22"/>
          <w:szCs w:val="22"/>
          <w:lang w:val="en-GB"/>
        </w:rPr>
        <w:pPrChange w:id="2489" w:author="aljaykum" w:date="2016-11-09T08:54:00Z">
          <w:pPr>
            <w:pStyle w:val="ListParagraph"/>
            <w:numPr>
              <w:ilvl w:val="1"/>
              <w:numId w:val="19"/>
            </w:numPr>
            <w:ind w:hanging="360"/>
          </w:pPr>
        </w:pPrChange>
      </w:pPr>
      <w:r w:rsidRPr="00AA5576">
        <w:rPr>
          <w:rFonts w:asciiTheme="minorHAnsi" w:eastAsia="Arial" w:hAnsiTheme="minorHAnsi" w:cs="Arial"/>
          <w:sz w:val="22"/>
          <w:szCs w:val="22"/>
          <w:lang w:val="en-GB"/>
        </w:rPr>
        <w:t>Mail to be sent post raising the request</w:t>
      </w:r>
    </w:p>
    <w:tbl>
      <w:tblPr>
        <w:tblStyle w:val="TableGrid"/>
        <w:tblW w:w="0" w:type="auto"/>
        <w:tblLook w:val="04A0" w:firstRow="1" w:lastRow="0" w:firstColumn="1" w:lastColumn="0" w:noHBand="0" w:noVBand="1"/>
      </w:tblPr>
      <w:tblGrid>
        <w:gridCol w:w="8885"/>
      </w:tblGrid>
      <w:tr w:rsidR="00C327EB" w:rsidRPr="008E6B5A" w:rsidTr="00C327EB">
        <w:tc>
          <w:tcPr>
            <w:tcW w:w="8885" w:type="dxa"/>
          </w:tcPr>
          <w:p w:rsidR="00C327EB" w:rsidRPr="0020427D" w:rsidRDefault="00BF6CA6" w:rsidP="00C327EB">
            <w:pPr>
              <w:spacing w:before="0"/>
              <w:rPr>
                <w:rFonts w:asciiTheme="minorHAnsi" w:hAnsiTheme="minorHAnsi"/>
                <w:sz w:val="22"/>
                <w:szCs w:val="22"/>
              </w:rPr>
            </w:pPr>
            <w:r w:rsidRPr="00BF6CA6">
              <w:rPr>
                <w:rFonts w:asciiTheme="minorHAnsi" w:hAnsiTheme="minorHAnsi"/>
                <w:sz w:val="22"/>
                <w:szCs w:val="22"/>
                <w:rPrChange w:id="2490" w:author="aljaykum" w:date="2016-11-09T09:08:00Z">
                  <w:rPr>
                    <w:rFonts w:asciiTheme="minorHAnsi" w:hAnsiTheme="minorHAnsi"/>
                    <w:color w:val="0000FF"/>
                    <w:sz w:val="22"/>
                    <w:szCs w:val="22"/>
                    <w:u w:val="single"/>
                  </w:rPr>
                </w:rPrChange>
              </w:rPr>
              <w:t>From: Requestor</w:t>
            </w:r>
          </w:p>
          <w:p w:rsidR="00C327EB" w:rsidRPr="0020427D" w:rsidRDefault="00BF6CA6" w:rsidP="00C327EB">
            <w:pPr>
              <w:spacing w:before="0"/>
              <w:rPr>
                <w:rFonts w:asciiTheme="minorHAnsi" w:hAnsiTheme="minorHAnsi"/>
                <w:sz w:val="22"/>
                <w:szCs w:val="22"/>
              </w:rPr>
            </w:pPr>
            <w:r w:rsidRPr="00BF6CA6">
              <w:rPr>
                <w:rFonts w:asciiTheme="minorHAnsi" w:hAnsiTheme="minorHAnsi"/>
                <w:sz w:val="22"/>
                <w:szCs w:val="22"/>
                <w:rPrChange w:id="2491" w:author="aljaykum" w:date="2016-11-09T09:08:00Z">
                  <w:rPr>
                    <w:rFonts w:asciiTheme="minorHAnsi" w:hAnsiTheme="minorHAnsi"/>
                    <w:color w:val="0000FF"/>
                    <w:sz w:val="22"/>
                    <w:szCs w:val="22"/>
                    <w:u w:val="single"/>
                  </w:rPr>
                </w:rPrChange>
              </w:rPr>
              <w:t>To: Delegated approver</w:t>
            </w:r>
          </w:p>
          <w:p w:rsidR="00C327EB" w:rsidRPr="0020427D" w:rsidRDefault="00BF6CA6" w:rsidP="00C327EB">
            <w:pPr>
              <w:spacing w:before="0"/>
              <w:rPr>
                <w:rFonts w:asciiTheme="minorHAnsi" w:hAnsiTheme="minorHAnsi"/>
                <w:sz w:val="22"/>
                <w:szCs w:val="22"/>
              </w:rPr>
            </w:pPr>
            <w:r w:rsidRPr="00BF6CA6">
              <w:rPr>
                <w:rFonts w:asciiTheme="minorHAnsi" w:hAnsiTheme="minorHAnsi"/>
                <w:sz w:val="22"/>
                <w:szCs w:val="22"/>
                <w:rPrChange w:id="2492" w:author="aljaykum" w:date="2016-11-09T09:08:00Z">
                  <w:rPr>
                    <w:rFonts w:asciiTheme="minorHAnsi" w:hAnsiTheme="minorHAnsi"/>
                    <w:color w:val="0000FF"/>
                    <w:sz w:val="22"/>
                    <w:szCs w:val="22"/>
                    <w:u w:val="single"/>
                  </w:rPr>
                </w:rPrChange>
              </w:rPr>
              <w:t>CC: employee for whom delegation request was raised</w:t>
            </w:r>
            <w:ins w:id="2493" w:author="aljaykum" w:date="2016-11-09T09:41:00Z">
              <w:r w:rsidR="00467022">
                <w:rPr>
                  <w:rFonts w:asciiTheme="minorHAnsi" w:hAnsiTheme="minorHAnsi"/>
                  <w:sz w:val="22"/>
                  <w:szCs w:val="22"/>
                </w:rPr>
                <w:t>, requestor</w:t>
              </w:r>
            </w:ins>
          </w:p>
          <w:p w:rsidR="00C327EB" w:rsidRPr="0020427D" w:rsidRDefault="00C327EB" w:rsidP="00C327EB">
            <w:pPr>
              <w:spacing w:before="0"/>
              <w:rPr>
                <w:rFonts w:asciiTheme="minorHAnsi" w:hAnsiTheme="minorHAnsi"/>
                <w:sz w:val="22"/>
                <w:szCs w:val="22"/>
              </w:rPr>
            </w:pPr>
          </w:p>
          <w:p w:rsidR="00C327EB" w:rsidRPr="0020427D" w:rsidRDefault="00BF6CA6" w:rsidP="00C327EB">
            <w:pPr>
              <w:spacing w:before="0"/>
              <w:rPr>
                <w:rFonts w:asciiTheme="minorHAnsi" w:hAnsiTheme="minorHAnsi"/>
                <w:sz w:val="22"/>
                <w:szCs w:val="22"/>
              </w:rPr>
            </w:pPr>
            <w:r w:rsidRPr="00BF6CA6">
              <w:rPr>
                <w:rFonts w:asciiTheme="minorHAnsi" w:hAnsiTheme="minorHAnsi"/>
                <w:sz w:val="22"/>
                <w:szCs w:val="22"/>
                <w:rPrChange w:id="2494" w:author="aljaykum" w:date="2016-11-09T09:08:00Z">
                  <w:rPr>
                    <w:rFonts w:asciiTheme="minorHAnsi" w:hAnsiTheme="minorHAnsi"/>
                    <w:color w:val="0000FF"/>
                    <w:sz w:val="22"/>
                    <w:szCs w:val="22"/>
                    <w:u w:val="single"/>
                  </w:rPr>
                </w:rPrChange>
              </w:rPr>
              <w:t>Subject: Approval rights</w:t>
            </w:r>
          </w:p>
          <w:p w:rsidR="00C327EB" w:rsidRPr="0020427D" w:rsidRDefault="00C327EB" w:rsidP="00C327EB">
            <w:pPr>
              <w:spacing w:before="0"/>
              <w:rPr>
                <w:rFonts w:asciiTheme="minorHAnsi" w:hAnsiTheme="minorHAnsi"/>
                <w:sz w:val="22"/>
                <w:szCs w:val="22"/>
              </w:rPr>
            </w:pPr>
          </w:p>
          <w:p w:rsidR="00C327EB" w:rsidRPr="0020427D" w:rsidRDefault="00BF6CA6" w:rsidP="00C327EB">
            <w:pPr>
              <w:spacing w:before="0"/>
              <w:rPr>
                <w:rFonts w:asciiTheme="minorHAnsi" w:hAnsiTheme="minorHAnsi"/>
                <w:sz w:val="22"/>
                <w:szCs w:val="22"/>
              </w:rPr>
            </w:pPr>
            <w:r w:rsidRPr="00BF6CA6">
              <w:rPr>
                <w:rFonts w:asciiTheme="minorHAnsi" w:hAnsiTheme="minorHAnsi"/>
                <w:sz w:val="22"/>
                <w:szCs w:val="22"/>
                <w:rPrChange w:id="2495" w:author="aljaykum" w:date="2016-11-09T09:08:00Z">
                  <w:rPr>
                    <w:rFonts w:asciiTheme="minorHAnsi" w:hAnsiTheme="minorHAnsi"/>
                    <w:color w:val="0000FF"/>
                    <w:sz w:val="22"/>
                    <w:szCs w:val="22"/>
                    <w:u w:val="single"/>
                  </w:rPr>
                </w:rPrChange>
              </w:rPr>
              <w:t>Body:</w:t>
            </w:r>
          </w:p>
          <w:p w:rsidR="00233908" w:rsidRPr="0020427D" w:rsidRDefault="00BF6CA6" w:rsidP="00233908">
            <w:pPr>
              <w:rPr>
                <w:rFonts w:asciiTheme="minorHAnsi" w:hAnsiTheme="minorHAnsi"/>
                <w:sz w:val="22"/>
                <w:szCs w:val="22"/>
                <w:rPrChange w:id="2496" w:author="aljaykum" w:date="2016-11-09T09:08:00Z">
                  <w:rPr>
                    <w:rFonts w:asciiTheme="minorHAnsi" w:hAnsiTheme="minorHAnsi"/>
                  </w:rPr>
                </w:rPrChange>
              </w:rPr>
            </w:pPr>
            <w:r w:rsidRPr="00BF6CA6">
              <w:rPr>
                <w:rFonts w:asciiTheme="minorHAnsi" w:hAnsiTheme="minorHAnsi"/>
                <w:sz w:val="22"/>
                <w:szCs w:val="22"/>
                <w:rPrChange w:id="2497" w:author="aljaykum" w:date="2016-11-09T09:08:00Z">
                  <w:rPr>
                    <w:rFonts w:asciiTheme="minorHAnsi" w:hAnsiTheme="minorHAnsi"/>
                    <w:color w:val="0000FF"/>
                    <w:u w:val="single"/>
                  </w:rPr>
                </w:rPrChange>
              </w:rPr>
              <w:t xml:space="preserve">Hi, </w:t>
            </w:r>
            <w:r w:rsidRPr="00BF6CA6">
              <w:rPr>
                <w:rFonts w:asciiTheme="minorHAnsi" w:hAnsiTheme="minorHAnsi"/>
                <w:sz w:val="22"/>
                <w:szCs w:val="22"/>
                <w:rPrChange w:id="2498" w:author="aljaykum" w:date="2016-11-09T09:08:00Z">
                  <w:rPr>
                    <w:rFonts w:asciiTheme="minorHAnsi" w:hAnsiTheme="minorHAnsi"/>
                    <w:color w:val="0000FF"/>
                    <w:u w:val="single"/>
                  </w:rPr>
                </w:rPrChange>
              </w:rPr>
              <w:br/>
            </w:r>
            <w:r w:rsidRPr="00BF6CA6">
              <w:rPr>
                <w:rFonts w:asciiTheme="minorHAnsi" w:hAnsiTheme="minorHAnsi"/>
                <w:sz w:val="22"/>
                <w:szCs w:val="22"/>
                <w:rPrChange w:id="2499" w:author="aljaykum" w:date="2016-11-09T09:08:00Z">
                  <w:rPr>
                    <w:rFonts w:asciiTheme="minorHAnsi" w:hAnsiTheme="minorHAnsi"/>
                    <w:color w:val="0000FF"/>
                    <w:u w:val="single"/>
                  </w:rPr>
                </w:rPrChange>
              </w:rPr>
              <w:br/>
              <w:t>This is to Inform you that Request</w:t>
            </w:r>
            <w:ins w:id="2500" w:author="aljaykum" w:date="2016-11-09T09:15:00Z">
              <w:r w:rsidR="0020427D">
                <w:rPr>
                  <w:rFonts w:asciiTheme="minorHAnsi" w:hAnsiTheme="minorHAnsi"/>
                  <w:sz w:val="22"/>
                  <w:szCs w:val="22"/>
                </w:rPr>
                <w:t>or</w:t>
              </w:r>
            </w:ins>
            <w:r w:rsidRPr="00BF6CA6">
              <w:rPr>
                <w:rFonts w:asciiTheme="minorHAnsi" w:hAnsiTheme="minorHAnsi"/>
                <w:sz w:val="22"/>
                <w:szCs w:val="22"/>
                <w:rPrChange w:id="2501" w:author="aljaykum" w:date="2016-11-09T09:08:00Z">
                  <w:rPr>
                    <w:rFonts w:asciiTheme="minorHAnsi" w:hAnsiTheme="minorHAnsi"/>
                    <w:color w:val="0000FF"/>
                    <w:u w:val="single"/>
                  </w:rPr>
                </w:rPrChange>
              </w:rPr>
              <w:t xml:space="preserve"> name (ID) has delegated leave approval rights of Employee Name (ID) to you. This is pending for your approval. </w:t>
            </w:r>
            <w:r w:rsidRPr="00BF6CA6">
              <w:rPr>
                <w:rFonts w:asciiTheme="minorHAnsi" w:hAnsiTheme="minorHAnsi"/>
                <w:sz w:val="22"/>
                <w:szCs w:val="22"/>
                <w:rPrChange w:id="2502" w:author="aljaykum" w:date="2016-11-09T09:08:00Z">
                  <w:rPr>
                    <w:rFonts w:asciiTheme="minorHAnsi" w:hAnsiTheme="minorHAnsi"/>
                    <w:color w:val="0000FF"/>
                    <w:u w:val="single"/>
                  </w:rPr>
                </w:rPrChange>
              </w:rPr>
              <w:br/>
            </w:r>
            <w:r w:rsidRPr="00BF6CA6">
              <w:rPr>
                <w:rFonts w:asciiTheme="minorHAnsi" w:hAnsiTheme="minorHAnsi"/>
                <w:sz w:val="22"/>
                <w:szCs w:val="22"/>
                <w:rPrChange w:id="2503" w:author="aljaykum" w:date="2016-11-09T09:08:00Z">
                  <w:rPr>
                    <w:rFonts w:asciiTheme="minorHAnsi" w:hAnsiTheme="minorHAnsi"/>
                    <w:color w:val="0000FF"/>
                    <w:u w:val="single"/>
                  </w:rPr>
                </w:rPrChange>
              </w:rPr>
              <w:lastRenderedPageBreak/>
              <w:br/>
              <w:t xml:space="preserve">Note: </w:t>
            </w:r>
          </w:p>
          <w:p w:rsidR="00233908" w:rsidRPr="0020427D" w:rsidRDefault="00BF6CA6" w:rsidP="00233908">
            <w:pPr>
              <w:numPr>
                <w:ilvl w:val="0"/>
                <w:numId w:val="62"/>
              </w:numPr>
              <w:kinsoku/>
              <w:spacing w:before="100" w:beforeAutospacing="1" w:after="100" w:afterAutospacing="1" w:line="240" w:lineRule="auto"/>
              <w:rPr>
                <w:rFonts w:asciiTheme="minorHAnsi" w:hAnsiTheme="minorHAnsi"/>
                <w:sz w:val="22"/>
                <w:szCs w:val="22"/>
                <w:rPrChange w:id="2504" w:author="aljaykum" w:date="2016-11-09T09:08:00Z">
                  <w:rPr>
                    <w:rFonts w:asciiTheme="minorHAnsi" w:hAnsiTheme="minorHAnsi"/>
                  </w:rPr>
                </w:rPrChange>
              </w:rPr>
            </w:pPr>
            <w:r w:rsidRPr="00BF6CA6">
              <w:rPr>
                <w:rFonts w:asciiTheme="minorHAnsi" w:hAnsiTheme="minorHAnsi"/>
                <w:sz w:val="22"/>
                <w:szCs w:val="22"/>
                <w:rPrChange w:id="2505" w:author="aljaykum" w:date="2016-11-09T09:08:00Z">
                  <w:rPr>
                    <w:rFonts w:asciiTheme="minorHAnsi" w:hAnsiTheme="minorHAnsi"/>
                    <w:color w:val="0000FF"/>
                    <w:u w:val="single"/>
                  </w:rPr>
                </w:rPrChange>
              </w:rPr>
              <w:t xml:space="preserve">Please login to &lt;new LMS url&gt; to access LMS application </w:t>
            </w:r>
          </w:p>
          <w:p w:rsidR="00233908" w:rsidRPr="0020427D" w:rsidRDefault="00BF6CA6" w:rsidP="00233908">
            <w:pPr>
              <w:numPr>
                <w:ilvl w:val="0"/>
                <w:numId w:val="62"/>
              </w:numPr>
              <w:kinsoku/>
              <w:spacing w:before="100" w:beforeAutospacing="1" w:after="100" w:afterAutospacing="1" w:line="240" w:lineRule="auto"/>
              <w:rPr>
                <w:rFonts w:asciiTheme="minorHAnsi" w:hAnsiTheme="minorHAnsi"/>
                <w:sz w:val="22"/>
                <w:szCs w:val="22"/>
                <w:rPrChange w:id="2506" w:author="aljaykum" w:date="2016-11-09T09:08:00Z">
                  <w:rPr>
                    <w:rFonts w:asciiTheme="minorHAnsi" w:hAnsiTheme="minorHAnsi"/>
                  </w:rPr>
                </w:rPrChange>
              </w:rPr>
            </w:pPr>
            <w:r w:rsidRPr="00BF6CA6">
              <w:rPr>
                <w:rFonts w:asciiTheme="minorHAnsi" w:hAnsiTheme="minorHAnsi"/>
                <w:sz w:val="22"/>
                <w:szCs w:val="22"/>
                <w:rPrChange w:id="2507" w:author="aljaykum" w:date="2016-11-09T09:08: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508" w:author="aljaykum" w:date="2016-11-09T09:08:00Z">
                  <w:rPr>
                    <w:color w:val="0000FF"/>
                    <w:u w:val="single"/>
                  </w:rPr>
                </w:rPrChange>
              </w:rPr>
              <w:fldChar w:fldCharType="begin"/>
            </w:r>
            <w:r w:rsidRPr="00BF6CA6">
              <w:rPr>
                <w:rFonts w:asciiTheme="minorHAnsi" w:hAnsiTheme="minorHAnsi"/>
                <w:sz w:val="22"/>
                <w:szCs w:val="22"/>
                <w:rPrChange w:id="2509" w:author="aljaykum" w:date="2016-11-09T09:08: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510" w:author="aljaykum" w:date="2016-11-09T09:08:00Z">
                  <w:rPr>
                    <w:color w:val="0000FF"/>
                    <w:u w:val="single"/>
                  </w:rPr>
                </w:rPrChange>
              </w:rPr>
              <w:fldChar w:fldCharType="separate"/>
            </w:r>
            <w:r w:rsidRPr="00BF6CA6">
              <w:rPr>
                <w:rStyle w:val="Hyperlink"/>
                <w:rFonts w:asciiTheme="minorHAnsi" w:hAnsiTheme="minorHAnsi"/>
                <w:sz w:val="22"/>
                <w:szCs w:val="22"/>
                <w:rPrChange w:id="2511" w:author="aljaykum" w:date="2016-11-09T09:08:00Z">
                  <w:rPr>
                    <w:rStyle w:val="Hyperlink"/>
                    <w:rFonts w:asciiTheme="minorHAnsi" w:hAnsiTheme="minorHAnsi"/>
                  </w:rPr>
                </w:rPrChange>
              </w:rPr>
              <w:t>FS SBU Service desk portal</w:t>
            </w:r>
            <w:r w:rsidRPr="00BF6CA6">
              <w:rPr>
                <w:rFonts w:asciiTheme="minorHAnsi" w:hAnsiTheme="minorHAnsi"/>
                <w:sz w:val="22"/>
                <w:szCs w:val="22"/>
                <w:rPrChange w:id="2512" w:author="aljaykum" w:date="2016-11-09T09:08:00Z">
                  <w:rPr>
                    <w:color w:val="0000FF"/>
                    <w:u w:val="single"/>
                  </w:rPr>
                </w:rPrChange>
              </w:rPr>
              <w:fldChar w:fldCharType="end"/>
            </w:r>
            <w:r w:rsidRPr="00BF6CA6">
              <w:rPr>
                <w:rFonts w:asciiTheme="minorHAnsi" w:hAnsiTheme="minorHAnsi"/>
                <w:sz w:val="22"/>
                <w:szCs w:val="22"/>
                <w:rPrChange w:id="2513" w:author="aljaykum" w:date="2016-11-09T09:08:00Z">
                  <w:rPr>
                    <w:rFonts w:asciiTheme="minorHAnsi" w:hAnsiTheme="minorHAnsi"/>
                    <w:color w:val="0000FF"/>
                    <w:u w:val="single"/>
                  </w:rPr>
                </w:rPrChange>
              </w:rPr>
              <w:t xml:space="preserve"> (Employee Management &gt;&gt; Leave Management System). </w:t>
            </w:r>
          </w:p>
          <w:p w:rsidR="00C327EB" w:rsidRPr="0020427D" w:rsidRDefault="00BF6CA6" w:rsidP="00C327EB">
            <w:pPr>
              <w:rPr>
                <w:rFonts w:asciiTheme="minorHAnsi" w:hAnsiTheme="minorHAnsi"/>
                <w:sz w:val="22"/>
                <w:szCs w:val="22"/>
              </w:rPr>
            </w:pPr>
            <w:r w:rsidRPr="00BF6CA6">
              <w:rPr>
                <w:rFonts w:asciiTheme="minorHAnsi" w:hAnsiTheme="minorHAnsi"/>
                <w:sz w:val="22"/>
                <w:szCs w:val="22"/>
                <w:rPrChange w:id="2514" w:author="aljaykum" w:date="2016-11-09T09:08:00Z">
                  <w:rPr>
                    <w:rFonts w:asciiTheme="minorHAnsi" w:hAnsiTheme="minorHAnsi"/>
                    <w:color w:val="0000FF"/>
                    <w:u w:val="single"/>
                  </w:rPr>
                </w:rPrChange>
              </w:rPr>
              <w:br/>
              <w:t>Regards,</w:t>
            </w:r>
            <w:r w:rsidRPr="00BF6CA6">
              <w:rPr>
                <w:rFonts w:asciiTheme="minorHAnsi" w:hAnsiTheme="minorHAnsi"/>
                <w:sz w:val="22"/>
                <w:szCs w:val="22"/>
                <w:rPrChange w:id="2515" w:author="aljaykum" w:date="2016-11-09T09:08:00Z">
                  <w:rPr>
                    <w:rFonts w:asciiTheme="minorHAnsi" w:hAnsiTheme="minorHAnsi"/>
                    <w:color w:val="0000FF"/>
                    <w:u w:val="single"/>
                  </w:rPr>
                </w:rPrChange>
              </w:rPr>
              <w:br/>
              <w:t xml:space="preserve">Requestor (ID) </w:t>
            </w:r>
          </w:p>
        </w:tc>
      </w:tr>
      <w:tr w:rsidR="0020427D" w:rsidRPr="008E6B5A" w:rsidTr="00C327EB">
        <w:trPr>
          <w:ins w:id="2516" w:author="aljaykum" w:date="2016-11-09T09:12:00Z"/>
        </w:trPr>
        <w:tc>
          <w:tcPr>
            <w:tcW w:w="8885" w:type="dxa"/>
          </w:tcPr>
          <w:p w:rsidR="0020427D" w:rsidRPr="0020427D" w:rsidRDefault="0020427D" w:rsidP="00C327EB">
            <w:pPr>
              <w:spacing w:before="0"/>
              <w:rPr>
                <w:ins w:id="2517" w:author="aljaykum" w:date="2016-11-09T09:12:00Z"/>
                <w:rFonts w:asciiTheme="minorHAnsi" w:hAnsiTheme="minorHAnsi"/>
                <w:sz w:val="22"/>
                <w:szCs w:val="22"/>
              </w:rPr>
            </w:pPr>
            <w:ins w:id="2518" w:author="aljaykum" w:date="2016-11-09T09:12:00Z">
              <w:r>
                <w:rPr>
                  <w:rFonts w:asciiTheme="minorHAnsi" w:hAnsiTheme="minorHAnsi"/>
                  <w:sz w:val="22"/>
                  <w:szCs w:val="22"/>
                </w:rPr>
                <w:lastRenderedPageBreak/>
                <w:t>Mail to be sent post Delegation request is updated</w:t>
              </w:r>
            </w:ins>
          </w:p>
        </w:tc>
      </w:tr>
      <w:tr w:rsidR="0020427D" w:rsidRPr="008E6B5A" w:rsidTr="0020427D">
        <w:trPr>
          <w:ins w:id="2519" w:author="aljaykum" w:date="2016-11-09T09:07:00Z"/>
        </w:trPr>
        <w:tc>
          <w:tcPr>
            <w:tcW w:w="8885" w:type="dxa"/>
          </w:tcPr>
          <w:p w:rsidR="0020427D" w:rsidRPr="0020427D" w:rsidRDefault="00BF6CA6" w:rsidP="001349D4">
            <w:pPr>
              <w:spacing w:before="0"/>
              <w:rPr>
                <w:ins w:id="2520" w:author="aljaykum" w:date="2016-11-09T09:07:00Z"/>
                <w:rFonts w:asciiTheme="minorHAnsi" w:hAnsiTheme="minorHAnsi"/>
                <w:sz w:val="22"/>
                <w:szCs w:val="22"/>
              </w:rPr>
            </w:pPr>
            <w:ins w:id="2521" w:author="aljaykum" w:date="2016-11-09T09:07:00Z">
              <w:r w:rsidRPr="00BF6CA6">
                <w:rPr>
                  <w:rFonts w:asciiTheme="minorHAnsi" w:hAnsiTheme="minorHAnsi"/>
                  <w:sz w:val="22"/>
                  <w:szCs w:val="22"/>
                  <w:rPrChange w:id="2522" w:author="aljaykum" w:date="2016-11-09T09:08:00Z">
                    <w:rPr>
                      <w:rFonts w:asciiTheme="minorHAnsi" w:hAnsiTheme="minorHAnsi"/>
                      <w:color w:val="0000FF"/>
                      <w:sz w:val="22"/>
                      <w:szCs w:val="22"/>
                      <w:u w:val="single"/>
                    </w:rPr>
                  </w:rPrChange>
                </w:rPr>
                <w:t>From: Requestor</w:t>
              </w:r>
            </w:ins>
          </w:p>
          <w:p w:rsidR="0020427D" w:rsidRPr="0020427D" w:rsidRDefault="00BF6CA6" w:rsidP="001349D4">
            <w:pPr>
              <w:spacing w:before="0"/>
              <w:rPr>
                <w:ins w:id="2523" w:author="aljaykum" w:date="2016-11-09T09:07:00Z"/>
                <w:rFonts w:asciiTheme="minorHAnsi" w:hAnsiTheme="minorHAnsi"/>
                <w:sz w:val="22"/>
                <w:szCs w:val="22"/>
              </w:rPr>
            </w:pPr>
            <w:ins w:id="2524" w:author="aljaykum" w:date="2016-11-09T09:07:00Z">
              <w:r w:rsidRPr="00BF6CA6">
                <w:rPr>
                  <w:rFonts w:asciiTheme="minorHAnsi" w:hAnsiTheme="minorHAnsi"/>
                  <w:sz w:val="22"/>
                  <w:szCs w:val="22"/>
                  <w:rPrChange w:id="2525" w:author="aljaykum" w:date="2016-11-09T09:08:00Z">
                    <w:rPr>
                      <w:rFonts w:asciiTheme="minorHAnsi" w:hAnsiTheme="minorHAnsi"/>
                      <w:color w:val="0000FF"/>
                      <w:sz w:val="22"/>
                      <w:szCs w:val="22"/>
                      <w:u w:val="single"/>
                    </w:rPr>
                  </w:rPrChange>
                </w:rPr>
                <w:t>To: Delegated approver</w:t>
              </w:r>
            </w:ins>
          </w:p>
          <w:p w:rsidR="0020427D" w:rsidRPr="0020427D" w:rsidRDefault="00BF6CA6" w:rsidP="001349D4">
            <w:pPr>
              <w:spacing w:before="0"/>
              <w:rPr>
                <w:ins w:id="2526" w:author="aljaykum" w:date="2016-11-09T09:07:00Z"/>
                <w:rFonts w:asciiTheme="minorHAnsi" w:hAnsiTheme="minorHAnsi"/>
                <w:sz w:val="22"/>
                <w:szCs w:val="22"/>
              </w:rPr>
            </w:pPr>
            <w:ins w:id="2527" w:author="aljaykum" w:date="2016-11-09T09:07:00Z">
              <w:r w:rsidRPr="00BF6CA6">
                <w:rPr>
                  <w:rFonts w:asciiTheme="minorHAnsi" w:hAnsiTheme="minorHAnsi"/>
                  <w:sz w:val="22"/>
                  <w:szCs w:val="22"/>
                  <w:rPrChange w:id="2528" w:author="aljaykum" w:date="2016-11-09T09:08:00Z">
                    <w:rPr>
                      <w:rFonts w:asciiTheme="minorHAnsi" w:hAnsiTheme="minorHAnsi"/>
                      <w:color w:val="0000FF"/>
                      <w:sz w:val="22"/>
                      <w:szCs w:val="22"/>
                      <w:u w:val="single"/>
                    </w:rPr>
                  </w:rPrChange>
                </w:rPr>
                <w:t>CC: employee for whom delegation request was raised</w:t>
              </w:r>
            </w:ins>
            <w:ins w:id="2529" w:author="aljaykum" w:date="2016-11-09T09:41:00Z">
              <w:r w:rsidR="00467022">
                <w:rPr>
                  <w:rFonts w:asciiTheme="minorHAnsi" w:hAnsiTheme="minorHAnsi"/>
                  <w:sz w:val="22"/>
                  <w:szCs w:val="22"/>
                </w:rPr>
                <w:t>, Requestor</w:t>
              </w:r>
            </w:ins>
          </w:p>
          <w:p w:rsidR="0020427D" w:rsidRPr="0020427D" w:rsidRDefault="0020427D" w:rsidP="001349D4">
            <w:pPr>
              <w:spacing w:before="0"/>
              <w:rPr>
                <w:ins w:id="2530" w:author="aljaykum" w:date="2016-11-09T09:07:00Z"/>
                <w:rFonts w:asciiTheme="minorHAnsi" w:hAnsiTheme="minorHAnsi"/>
                <w:sz w:val="22"/>
                <w:szCs w:val="22"/>
              </w:rPr>
            </w:pPr>
          </w:p>
          <w:p w:rsidR="0020427D" w:rsidRPr="0020427D" w:rsidRDefault="00BF6CA6" w:rsidP="001349D4">
            <w:pPr>
              <w:spacing w:before="0"/>
              <w:rPr>
                <w:ins w:id="2531" w:author="aljaykum" w:date="2016-11-09T09:07:00Z"/>
                <w:rFonts w:asciiTheme="minorHAnsi" w:hAnsiTheme="minorHAnsi"/>
                <w:sz w:val="22"/>
                <w:szCs w:val="22"/>
              </w:rPr>
            </w:pPr>
            <w:ins w:id="2532" w:author="aljaykum" w:date="2016-11-09T09:07:00Z">
              <w:r w:rsidRPr="00BF6CA6">
                <w:rPr>
                  <w:rFonts w:asciiTheme="minorHAnsi" w:hAnsiTheme="minorHAnsi"/>
                  <w:sz w:val="22"/>
                  <w:szCs w:val="22"/>
                  <w:rPrChange w:id="2533" w:author="aljaykum" w:date="2016-11-09T09:08:00Z">
                    <w:rPr>
                      <w:rFonts w:asciiTheme="minorHAnsi" w:hAnsiTheme="minorHAnsi"/>
                      <w:color w:val="0000FF"/>
                      <w:sz w:val="22"/>
                      <w:szCs w:val="22"/>
                      <w:u w:val="single"/>
                    </w:rPr>
                  </w:rPrChange>
                </w:rPr>
                <w:t xml:space="preserve">Subject: </w:t>
              </w:r>
            </w:ins>
            <w:ins w:id="2534" w:author="aljaykum" w:date="2016-11-09T09:08:00Z">
              <w:r w:rsidR="0020427D">
                <w:rPr>
                  <w:rFonts w:asciiTheme="minorHAnsi" w:hAnsiTheme="minorHAnsi"/>
                  <w:sz w:val="22"/>
                  <w:szCs w:val="22"/>
                </w:rPr>
                <w:t xml:space="preserve">Delegation </w:t>
              </w:r>
            </w:ins>
            <w:ins w:id="2535" w:author="aljaykum" w:date="2016-11-09T09:07:00Z">
              <w:r w:rsidRPr="00BF6CA6">
                <w:rPr>
                  <w:rFonts w:asciiTheme="minorHAnsi" w:hAnsiTheme="minorHAnsi"/>
                  <w:sz w:val="22"/>
                  <w:szCs w:val="22"/>
                  <w:rPrChange w:id="2536" w:author="aljaykum" w:date="2016-11-09T09:08:00Z">
                    <w:rPr>
                      <w:rFonts w:asciiTheme="minorHAnsi" w:hAnsiTheme="minorHAnsi"/>
                      <w:color w:val="0000FF"/>
                      <w:sz w:val="22"/>
                      <w:szCs w:val="22"/>
                      <w:u w:val="single"/>
                    </w:rPr>
                  </w:rPrChange>
                </w:rPr>
                <w:t>Approval rights</w:t>
              </w:r>
            </w:ins>
            <w:ins w:id="2537" w:author="aljaykum" w:date="2016-11-09T09:11:00Z">
              <w:r w:rsidR="0020427D">
                <w:rPr>
                  <w:rFonts w:asciiTheme="minorHAnsi" w:hAnsiTheme="minorHAnsi"/>
                  <w:sz w:val="22"/>
                  <w:szCs w:val="22"/>
                </w:rPr>
                <w:t xml:space="preserve"> updated</w:t>
              </w:r>
            </w:ins>
          </w:p>
          <w:p w:rsidR="0020427D" w:rsidRPr="0020427D" w:rsidRDefault="0020427D" w:rsidP="001349D4">
            <w:pPr>
              <w:spacing w:before="0"/>
              <w:rPr>
                <w:ins w:id="2538" w:author="aljaykum" w:date="2016-11-09T09:07:00Z"/>
                <w:rFonts w:asciiTheme="minorHAnsi" w:hAnsiTheme="minorHAnsi"/>
                <w:sz w:val="22"/>
                <w:szCs w:val="22"/>
              </w:rPr>
            </w:pPr>
          </w:p>
          <w:p w:rsidR="0020427D" w:rsidRPr="0020427D" w:rsidRDefault="00BF6CA6" w:rsidP="001349D4">
            <w:pPr>
              <w:spacing w:before="0"/>
              <w:rPr>
                <w:ins w:id="2539" w:author="aljaykum" w:date="2016-11-09T09:07:00Z"/>
                <w:rFonts w:asciiTheme="minorHAnsi" w:hAnsiTheme="minorHAnsi"/>
                <w:sz w:val="22"/>
                <w:szCs w:val="22"/>
              </w:rPr>
            </w:pPr>
            <w:ins w:id="2540" w:author="aljaykum" w:date="2016-11-09T09:07:00Z">
              <w:r w:rsidRPr="00BF6CA6">
                <w:rPr>
                  <w:rFonts w:asciiTheme="minorHAnsi" w:hAnsiTheme="minorHAnsi"/>
                  <w:sz w:val="22"/>
                  <w:szCs w:val="22"/>
                  <w:rPrChange w:id="2541" w:author="aljaykum" w:date="2016-11-09T09:08:00Z">
                    <w:rPr>
                      <w:rFonts w:asciiTheme="minorHAnsi" w:hAnsiTheme="minorHAnsi"/>
                      <w:color w:val="0000FF"/>
                      <w:sz w:val="22"/>
                      <w:szCs w:val="22"/>
                      <w:u w:val="single"/>
                    </w:rPr>
                  </w:rPrChange>
                </w:rPr>
                <w:t>Body:</w:t>
              </w:r>
            </w:ins>
          </w:p>
          <w:p w:rsidR="0020427D" w:rsidRPr="0020427D" w:rsidRDefault="00BF6CA6" w:rsidP="001349D4">
            <w:pPr>
              <w:rPr>
                <w:ins w:id="2542" w:author="aljaykum" w:date="2016-11-09T09:07:00Z"/>
                <w:rFonts w:asciiTheme="minorHAnsi" w:hAnsiTheme="minorHAnsi"/>
                <w:sz w:val="22"/>
                <w:szCs w:val="22"/>
                <w:rPrChange w:id="2543" w:author="aljaykum" w:date="2016-11-09T09:08:00Z">
                  <w:rPr>
                    <w:ins w:id="2544" w:author="aljaykum" w:date="2016-11-09T09:07:00Z"/>
                    <w:rFonts w:asciiTheme="minorHAnsi" w:hAnsiTheme="minorHAnsi"/>
                  </w:rPr>
                </w:rPrChange>
              </w:rPr>
            </w:pPr>
            <w:ins w:id="2545" w:author="aljaykum" w:date="2016-11-09T09:07:00Z">
              <w:r w:rsidRPr="00BF6CA6">
                <w:rPr>
                  <w:rFonts w:asciiTheme="minorHAnsi" w:hAnsiTheme="minorHAnsi"/>
                  <w:sz w:val="22"/>
                  <w:szCs w:val="22"/>
                  <w:rPrChange w:id="2546" w:author="aljaykum" w:date="2016-11-09T09:08:00Z">
                    <w:rPr>
                      <w:rFonts w:asciiTheme="minorHAnsi" w:hAnsiTheme="minorHAnsi"/>
                      <w:color w:val="0000FF"/>
                      <w:u w:val="single"/>
                    </w:rPr>
                  </w:rPrChange>
                </w:rPr>
                <w:t xml:space="preserve">Hi, </w:t>
              </w:r>
              <w:r w:rsidRPr="00BF6CA6">
                <w:rPr>
                  <w:rFonts w:asciiTheme="minorHAnsi" w:hAnsiTheme="minorHAnsi"/>
                  <w:sz w:val="22"/>
                  <w:szCs w:val="22"/>
                  <w:rPrChange w:id="2547" w:author="aljaykum" w:date="2016-11-09T09:08:00Z">
                    <w:rPr>
                      <w:rFonts w:asciiTheme="minorHAnsi" w:hAnsiTheme="minorHAnsi"/>
                      <w:color w:val="0000FF"/>
                      <w:u w:val="single"/>
                    </w:rPr>
                  </w:rPrChange>
                </w:rPr>
                <w:br/>
              </w:r>
              <w:r w:rsidRPr="00BF6CA6">
                <w:rPr>
                  <w:rFonts w:asciiTheme="minorHAnsi" w:hAnsiTheme="minorHAnsi"/>
                  <w:sz w:val="22"/>
                  <w:szCs w:val="22"/>
                  <w:rPrChange w:id="2548" w:author="aljaykum" w:date="2016-11-09T09:08:00Z">
                    <w:rPr>
                      <w:rFonts w:asciiTheme="minorHAnsi" w:hAnsiTheme="minorHAnsi"/>
                      <w:color w:val="0000FF"/>
                      <w:u w:val="single"/>
                    </w:rPr>
                  </w:rPrChange>
                </w:rPr>
                <w:br/>
                <w:t>This is to Inform you that</w:t>
              </w:r>
            </w:ins>
            <w:ins w:id="2549" w:author="aljaykum" w:date="2016-11-09T09:15:00Z">
              <w:r w:rsidR="0020427D">
                <w:rPr>
                  <w:rFonts w:asciiTheme="minorHAnsi" w:hAnsiTheme="minorHAnsi"/>
                  <w:sz w:val="22"/>
                  <w:szCs w:val="22"/>
                </w:rPr>
                <w:t xml:space="preserve"> the delegated leave approval rights by</w:t>
              </w:r>
            </w:ins>
            <w:ins w:id="2550" w:author="aljaykum" w:date="2016-11-09T09:07:00Z">
              <w:r w:rsidRPr="00BF6CA6">
                <w:rPr>
                  <w:rFonts w:asciiTheme="minorHAnsi" w:hAnsiTheme="minorHAnsi"/>
                  <w:sz w:val="22"/>
                  <w:szCs w:val="22"/>
                  <w:rPrChange w:id="2551" w:author="aljaykum" w:date="2016-11-09T09:08:00Z">
                    <w:rPr>
                      <w:rFonts w:asciiTheme="minorHAnsi" w:hAnsiTheme="minorHAnsi"/>
                      <w:color w:val="0000FF"/>
                      <w:u w:val="single"/>
                    </w:rPr>
                  </w:rPrChange>
                </w:rPr>
                <w:t xml:space="preserve"> Request</w:t>
              </w:r>
            </w:ins>
            <w:ins w:id="2552" w:author="aljaykum" w:date="2016-11-09T09:13:00Z">
              <w:r w:rsidR="0020427D">
                <w:rPr>
                  <w:rFonts w:asciiTheme="minorHAnsi" w:hAnsiTheme="minorHAnsi"/>
                  <w:sz w:val="22"/>
                  <w:szCs w:val="22"/>
                </w:rPr>
                <w:t>or</w:t>
              </w:r>
            </w:ins>
            <w:ins w:id="2553" w:author="aljaykum" w:date="2016-11-09T09:07:00Z">
              <w:r w:rsidRPr="00BF6CA6">
                <w:rPr>
                  <w:rFonts w:asciiTheme="minorHAnsi" w:hAnsiTheme="minorHAnsi"/>
                  <w:sz w:val="22"/>
                  <w:szCs w:val="22"/>
                  <w:rPrChange w:id="2554" w:author="aljaykum" w:date="2016-11-09T09:08:00Z">
                    <w:rPr>
                      <w:rFonts w:asciiTheme="minorHAnsi" w:hAnsiTheme="minorHAnsi"/>
                      <w:color w:val="0000FF"/>
                      <w:u w:val="single"/>
                    </w:rPr>
                  </w:rPrChange>
                </w:rPr>
                <w:t xml:space="preserve"> name (ID) has </w:t>
              </w:r>
            </w:ins>
            <w:ins w:id="2555" w:author="aljaykum" w:date="2016-11-09T09:15:00Z">
              <w:r w:rsidR="0020427D">
                <w:rPr>
                  <w:rFonts w:asciiTheme="minorHAnsi" w:hAnsiTheme="minorHAnsi"/>
                  <w:sz w:val="22"/>
                  <w:szCs w:val="22"/>
                </w:rPr>
                <w:t>been updated</w:t>
              </w:r>
            </w:ins>
            <w:ins w:id="2556" w:author="aljaykum" w:date="2016-11-09T09:07:00Z">
              <w:r w:rsidRPr="00BF6CA6">
                <w:rPr>
                  <w:rFonts w:asciiTheme="minorHAnsi" w:hAnsiTheme="minorHAnsi"/>
                  <w:sz w:val="22"/>
                  <w:szCs w:val="22"/>
                  <w:rPrChange w:id="2557" w:author="aljaykum" w:date="2016-11-09T09:08:00Z">
                    <w:rPr>
                      <w:rFonts w:asciiTheme="minorHAnsi" w:hAnsiTheme="minorHAnsi"/>
                      <w:color w:val="0000FF"/>
                      <w:u w:val="single"/>
                    </w:rPr>
                  </w:rPrChange>
                </w:rPr>
                <w:t xml:space="preserve">. This is pending for your approval. </w:t>
              </w:r>
              <w:r w:rsidRPr="00BF6CA6">
                <w:rPr>
                  <w:rFonts w:asciiTheme="minorHAnsi" w:hAnsiTheme="minorHAnsi"/>
                  <w:sz w:val="22"/>
                  <w:szCs w:val="22"/>
                  <w:rPrChange w:id="2558" w:author="aljaykum" w:date="2016-11-09T09:08:00Z">
                    <w:rPr>
                      <w:rFonts w:asciiTheme="minorHAnsi" w:hAnsiTheme="minorHAnsi"/>
                      <w:color w:val="0000FF"/>
                      <w:u w:val="single"/>
                    </w:rPr>
                  </w:rPrChange>
                </w:rPr>
                <w:br/>
              </w:r>
              <w:r w:rsidRPr="00BF6CA6">
                <w:rPr>
                  <w:rFonts w:asciiTheme="minorHAnsi" w:hAnsiTheme="minorHAnsi"/>
                  <w:sz w:val="22"/>
                  <w:szCs w:val="22"/>
                  <w:rPrChange w:id="2559" w:author="aljaykum" w:date="2016-11-09T09:08:00Z">
                    <w:rPr>
                      <w:rFonts w:asciiTheme="minorHAnsi" w:hAnsiTheme="minorHAnsi"/>
                      <w:color w:val="0000FF"/>
                      <w:u w:val="single"/>
                    </w:rPr>
                  </w:rPrChange>
                </w:rPr>
                <w:br/>
                <w:t xml:space="preserve">Note: </w:t>
              </w:r>
            </w:ins>
          </w:p>
          <w:p w:rsidR="0020427D" w:rsidRPr="0020427D" w:rsidRDefault="00BF6CA6" w:rsidP="001349D4">
            <w:pPr>
              <w:numPr>
                <w:ilvl w:val="0"/>
                <w:numId w:val="62"/>
              </w:numPr>
              <w:kinsoku/>
              <w:spacing w:before="100" w:beforeAutospacing="1" w:after="100" w:afterAutospacing="1" w:line="240" w:lineRule="auto"/>
              <w:rPr>
                <w:ins w:id="2560" w:author="aljaykum" w:date="2016-11-09T09:07:00Z"/>
                <w:rFonts w:asciiTheme="minorHAnsi" w:hAnsiTheme="minorHAnsi"/>
                <w:sz w:val="22"/>
                <w:szCs w:val="22"/>
                <w:rPrChange w:id="2561" w:author="aljaykum" w:date="2016-11-09T09:08:00Z">
                  <w:rPr>
                    <w:ins w:id="2562" w:author="aljaykum" w:date="2016-11-09T09:07:00Z"/>
                    <w:rFonts w:asciiTheme="minorHAnsi" w:hAnsiTheme="minorHAnsi"/>
                  </w:rPr>
                </w:rPrChange>
              </w:rPr>
            </w:pPr>
            <w:ins w:id="2563" w:author="aljaykum" w:date="2016-11-09T09:07:00Z">
              <w:r w:rsidRPr="00BF6CA6">
                <w:rPr>
                  <w:rFonts w:asciiTheme="minorHAnsi" w:hAnsiTheme="minorHAnsi"/>
                  <w:sz w:val="22"/>
                  <w:szCs w:val="22"/>
                  <w:rPrChange w:id="2564" w:author="aljaykum" w:date="2016-11-09T09:08:00Z">
                    <w:rPr>
                      <w:rFonts w:asciiTheme="minorHAnsi" w:hAnsiTheme="minorHAnsi"/>
                      <w:color w:val="0000FF"/>
                      <w:u w:val="single"/>
                    </w:rPr>
                  </w:rPrChange>
                </w:rPr>
                <w:t xml:space="preserve">Please login to &lt;new LMS url&gt; to access LMS application </w:t>
              </w:r>
            </w:ins>
          </w:p>
          <w:p w:rsidR="0020427D" w:rsidRPr="0020427D" w:rsidRDefault="00BF6CA6" w:rsidP="001349D4">
            <w:pPr>
              <w:numPr>
                <w:ilvl w:val="0"/>
                <w:numId w:val="62"/>
              </w:numPr>
              <w:kinsoku/>
              <w:spacing w:before="100" w:beforeAutospacing="1" w:after="100" w:afterAutospacing="1" w:line="240" w:lineRule="auto"/>
              <w:rPr>
                <w:ins w:id="2565" w:author="aljaykum" w:date="2016-11-09T09:07:00Z"/>
                <w:rFonts w:asciiTheme="minorHAnsi" w:hAnsiTheme="minorHAnsi"/>
                <w:sz w:val="22"/>
                <w:szCs w:val="22"/>
                <w:rPrChange w:id="2566" w:author="aljaykum" w:date="2016-11-09T09:08:00Z">
                  <w:rPr>
                    <w:ins w:id="2567" w:author="aljaykum" w:date="2016-11-09T09:07:00Z"/>
                    <w:rFonts w:asciiTheme="minorHAnsi" w:hAnsiTheme="minorHAnsi"/>
                  </w:rPr>
                </w:rPrChange>
              </w:rPr>
            </w:pPr>
            <w:ins w:id="2568" w:author="aljaykum" w:date="2016-11-09T09:07:00Z">
              <w:r w:rsidRPr="00BF6CA6">
                <w:rPr>
                  <w:rFonts w:asciiTheme="minorHAnsi" w:hAnsiTheme="minorHAnsi"/>
                  <w:sz w:val="22"/>
                  <w:szCs w:val="22"/>
                  <w:rPrChange w:id="2569" w:author="aljaykum" w:date="2016-11-09T09:08: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570" w:author="aljaykum" w:date="2016-11-09T09:08:00Z">
                    <w:rPr>
                      <w:color w:val="0000FF"/>
                      <w:u w:val="single"/>
                    </w:rPr>
                  </w:rPrChange>
                </w:rPr>
                <w:fldChar w:fldCharType="begin"/>
              </w:r>
              <w:r w:rsidRPr="00BF6CA6">
                <w:rPr>
                  <w:rFonts w:asciiTheme="minorHAnsi" w:hAnsiTheme="minorHAnsi"/>
                  <w:sz w:val="22"/>
                  <w:szCs w:val="22"/>
                  <w:rPrChange w:id="2571" w:author="aljaykum" w:date="2016-11-09T09:08: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572" w:author="aljaykum" w:date="2016-11-09T09:08:00Z">
                    <w:rPr>
                      <w:color w:val="0000FF"/>
                      <w:u w:val="single"/>
                    </w:rPr>
                  </w:rPrChange>
                </w:rPr>
                <w:fldChar w:fldCharType="separate"/>
              </w:r>
              <w:r w:rsidRPr="00BF6CA6">
                <w:rPr>
                  <w:rStyle w:val="Hyperlink"/>
                  <w:rFonts w:asciiTheme="minorHAnsi" w:hAnsiTheme="minorHAnsi"/>
                  <w:sz w:val="22"/>
                  <w:szCs w:val="22"/>
                  <w:rPrChange w:id="2573" w:author="aljaykum" w:date="2016-11-09T09:08:00Z">
                    <w:rPr>
                      <w:rStyle w:val="Hyperlink"/>
                      <w:rFonts w:asciiTheme="minorHAnsi" w:hAnsiTheme="minorHAnsi"/>
                    </w:rPr>
                  </w:rPrChange>
                </w:rPr>
                <w:t>FS SBU Service desk portal</w:t>
              </w:r>
              <w:r w:rsidRPr="00BF6CA6">
                <w:rPr>
                  <w:rFonts w:asciiTheme="minorHAnsi" w:hAnsiTheme="minorHAnsi"/>
                  <w:sz w:val="22"/>
                  <w:szCs w:val="22"/>
                  <w:rPrChange w:id="2574" w:author="aljaykum" w:date="2016-11-09T09:08:00Z">
                    <w:rPr>
                      <w:color w:val="0000FF"/>
                      <w:u w:val="single"/>
                    </w:rPr>
                  </w:rPrChange>
                </w:rPr>
                <w:fldChar w:fldCharType="end"/>
              </w:r>
              <w:r w:rsidRPr="00BF6CA6">
                <w:rPr>
                  <w:rFonts w:asciiTheme="minorHAnsi" w:hAnsiTheme="minorHAnsi"/>
                  <w:sz w:val="22"/>
                  <w:szCs w:val="22"/>
                  <w:rPrChange w:id="2575" w:author="aljaykum" w:date="2016-11-09T09:08:00Z">
                    <w:rPr>
                      <w:rFonts w:asciiTheme="minorHAnsi" w:hAnsiTheme="minorHAnsi"/>
                      <w:color w:val="0000FF"/>
                      <w:u w:val="single"/>
                    </w:rPr>
                  </w:rPrChange>
                </w:rPr>
                <w:t xml:space="preserve"> (Employee Management &gt;&gt; Leave Management System). </w:t>
              </w:r>
            </w:ins>
          </w:p>
          <w:p w:rsidR="0020427D" w:rsidRPr="0020427D" w:rsidRDefault="00BF6CA6" w:rsidP="001349D4">
            <w:pPr>
              <w:rPr>
                <w:ins w:id="2576" w:author="aljaykum" w:date="2016-11-09T09:07:00Z"/>
                <w:rFonts w:asciiTheme="minorHAnsi" w:hAnsiTheme="minorHAnsi"/>
                <w:sz w:val="22"/>
                <w:szCs w:val="22"/>
              </w:rPr>
            </w:pPr>
            <w:ins w:id="2577" w:author="aljaykum" w:date="2016-11-09T09:07:00Z">
              <w:r w:rsidRPr="00BF6CA6">
                <w:rPr>
                  <w:rFonts w:asciiTheme="minorHAnsi" w:hAnsiTheme="minorHAnsi"/>
                  <w:sz w:val="22"/>
                  <w:szCs w:val="22"/>
                  <w:rPrChange w:id="2578" w:author="aljaykum" w:date="2016-11-09T09:08:00Z">
                    <w:rPr>
                      <w:rFonts w:asciiTheme="minorHAnsi" w:hAnsiTheme="minorHAnsi"/>
                      <w:color w:val="0000FF"/>
                      <w:u w:val="single"/>
                    </w:rPr>
                  </w:rPrChange>
                </w:rPr>
                <w:br/>
                <w:t>Regards,</w:t>
              </w:r>
              <w:r w:rsidRPr="00BF6CA6">
                <w:rPr>
                  <w:rFonts w:asciiTheme="minorHAnsi" w:hAnsiTheme="minorHAnsi"/>
                  <w:sz w:val="22"/>
                  <w:szCs w:val="22"/>
                  <w:rPrChange w:id="2579" w:author="aljaykum" w:date="2016-11-09T09:08:00Z">
                    <w:rPr>
                      <w:rFonts w:asciiTheme="minorHAnsi" w:hAnsiTheme="minorHAnsi"/>
                      <w:color w:val="0000FF"/>
                      <w:u w:val="single"/>
                    </w:rPr>
                  </w:rPrChange>
                </w:rPr>
                <w:br/>
                <w:t xml:space="preserve">Requestor (ID) </w:t>
              </w:r>
            </w:ins>
          </w:p>
        </w:tc>
      </w:tr>
    </w:tbl>
    <w:p w:rsidR="0090260C" w:rsidRPr="008E6B5A" w:rsidRDefault="0090260C" w:rsidP="0090260C">
      <w:pPr>
        <w:kinsoku/>
        <w:spacing w:before="100" w:beforeAutospacing="1" w:after="100" w:afterAutospacing="1" w:line="240" w:lineRule="auto"/>
        <w:rPr>
          <w:rFonts w:asciiTheme="minorHAnsi" w:hAnsiTheme="minorHAnsi"/>
          <w:sz w:val="22"/>
          <w:szCs w:val="22"/>
        </w:rPr>
      </w:pPr>
    </w:p>
    <w:p w:rsidR="0090260C" w:rsidRPr="008E6B5A" w:rsidRDefault="00AA5576" w:rsidP="0090260C">
      <w:pPr>
        <w:pStyle w:val="Heading3"/>
        <w:numPr>
          <w:ilvl w:val="0"/>
          <w:numId w:val="0"/>
        </w:numPr>
        <w:rPr>
          <w:rStyle w:val="IntenseReference"/>
          <w:rFonts w:asciiTheme="minorHAnsi" w:hAnsiTheme="minorHAnsi"/>
        </w:rPr>
      </w:pPr>
      <w:bookmarkStart w:id="2580" w:name="_Toc463518008"/>
      <w:r w:rsidRPr="00AA5576">
        <w:rPr>
          <w:rStyle w:val="IntenseReference"/>
          <w:rFonts w:asciiTheme="minorHAnsi" w:hAnsiTheme="minorHAnsi"/>
        </w:rPr>
        <w:lastRenderedPageBreak/>
        <w:t>Approvals &gt;&gt; Acknowledge Approver Delegation</w:t>
      </w:r>
      <w:bookmarkEnd w:id="2580"/>
    </w:p>
    <w:p w:rsidR="0090260C" w:rsidRPr="008E6B5A" w:rsidRDefault="00783519" w:rsidP="00C327EB">
      <w:pPr>
        <w:rPr>
          <w:rFonts w:asciiTheme="minorHAnsi" w:hAnsiTheme="minorHAnsi"/>
          <w:sz w:val="22"/>
          <w:szCs w:val="22"/>
        </w:rPr>
      </w:pPr>
      <w:r>
        <w:rPr>
          <w:rFonts w:asciiTheme="minorHAnsi" w:hAnsiTheme="minorHAnsi"/>
          <w:noProof/>
          <w:sz w:val="22"/>
          <w:szCs w:val="22"/>
          <w:lang w:val="en-US"/>
        </w:rPr>
        <w:drawing>
          <wp:inline distT="0" distB="0" distL="0" distR="0">
            <wp:extent cx="5495925" cy="3810000"/>
            <wp:effectExtent l="19050" t="19050" r="28575"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srcRect/>
                    <a:stretch>
                      <a:fillRect/>
                    </a:stretch>
                  </pic:blipFill>
                  <pic:spPr bwMode="auto">
                    <a:xfrm>
                      <a:off x="0" y="0"/>
                      <a:ext cx="5495925" cy="3810000"/>
                    </a:xfrm>
                    <a:prstGeom prst="rect">
                      <a:avLst/>
                    </a:prstGeom>
                    <a:noFill/>
                    <a:ln w="9525">
                      <a:solidFill>
                        <a:schemeClr val="accent1"/>
                      </a:solidFill>
                      <a:miter lim="800000"/>
                      <a:headEnd/>
                      <a:tailEnd/>
                    </a:ln>
                  </pic:spPr>
                </pic:pic>
              </a:graphicData>
            </a:graphic>
          </wp:inline>
        </w:drawing>
      </w:r>
    </w:p>
    <w:p w:rsidR="00662C32" w:rsidRPr="008E6B5A" w:rsidRDefault="00AA5576" w:rsidP="006913E0">
      <w:pPr>
        <w:pStyle w:val="ListParagraph"/>
        <w:numPr>
          <w:ilvl w:val="0"/>
          <w:numId w:val="20"/>
        </w:numPr>
        <w:rPr>
          <w:rFonts w:asciiTheme="minorHAnsi" w:eastAsia="Arial" w:hAnsiTheme="minorHAnsi"/>
          <w:sz w:val="22"/>
          <w:szCs w:val="22"/>
        </w:rPr>
      </w:pPr>
      <w:r w:rsidRPr="00AA5576">
        <w:rPr>
          <w:rFonts w:asciiTheme="minorHAnsi" w:eastAsia="Arial" w:hAnsiTheme="minorHAnsi"/>
          <w:sz w:val="22"/>
          <w:szCs w:val="22"/>
        </w:rPr>
        <w:t>The Acknowledge Approver Delegation would enable user to approve the Delegate approver requests</w:t>
      </w:r>
    </w:p>
    <w:p w:rsidR="00875889" w:rsidRPr="008E6B5A" w:rsidRDefault="00AA5576" w:rsidP="006913E0">
      <w:pPr>
        <w:pStyle w:val="ListParagraph"/>
        <w:numPr>
          <w:ilvl w:val="0"/>
          <w:numId w:val="20"/>
        </w:numPr>
        <w:rPr>
          <w:rFonts w:asciiTheme="minorHAnsi" w:eastAsia="Arial" w:hAnsiTheme="minorHAnsi"/>
          <w:sz w:val="22"/>
          <w:szCs w:val="22"/>
        </w:rPr>
      </w:pPr>
      <w:r w:rsidRPr="00AA5576">
        <w:rPr>
          <w:rFonts w:asciiTheme="minorHAnsi" w:eastAsia="Arial" w:hAnsiTheme="minorHAnsi"/>
          <w:sz w:val="22"/>
          <w:szCs w:val="22"/>
        </w:rPr>
        <w:t>Following fields to be available on screen</w:t>
      </w:r>
    </w:p>
    <w:p w:rsidR="0048165B" w:rsidRPr="008E6B5A" w:rsidRDefault="00AA5576" w:rsidP="006913E0">
      <w:pPr>
        <w:pStyle w:val="ListParagraph"/>
        <w:numPr>
          <w:ilvl w:val="1"/>
          <w:numId w:val="20"/>
        </w:numPr>
        <w:rPr>
          <w:rFonts w:asciiTheme="minorHAnsi" w:eastAsia="Arial" w:hAnsiTheme="minorHAnsi"/>
          <w:sz w:val="22"/>
          <w:szCs w:val="22"/>
        </w:rPr>
      </w:pPr>
      <w:r w:rsidRPr="00AA5576">
        <w:rPr>
          <w:rFonts w:asciiTheme="minorHAnsi" w:eastAsia="Arial" w:hAnsiTheme="minorHAnsi"/>
          <w:sz w:val="22"/>
          <w:szCs w:val="22"/>
        </w:rPr>
        <w:t>Delegation details table</w:t>
      </w:r>
    </w:p>
    <w:p w:rsidR="00875889"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 xml:space="preserve">Employee Name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Employee Name (ID) for whom the delegation request was raised</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 xml:space="preserve">Period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Start Date to End Date available in Delegation request.</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 xml:space="preserve">Comments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free flow multiline text box control</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 xml:space="preserve">Action </w:t>
      </w:r>
    </w:p>
    <w:p w:rsidR="0048165B" w:rsidRPr="008E6B5A" w:rsidRDefault="00783519" w:rsidP="0048165B">
      <w:pPr>
        <w:pStyle w:val="ListParagraph"/>
        <w:ind w:firstLine="540"/>
        <w:rPr>
          <w:rFonts w:asciiTheme="minorHAnsi" w:eastAsia="Arial" w:hAnsiTheme="minorHAnsi"/>
          <w:sz w:val="22"/>
          <w:szCs w:val="22"/>
        </w:rPr>
      </w:pPr>
      <w:r>
        <w:rPr>
          <w:rFonts w:asciiTheme="minorHAnsi" w:eastAsia="Arial" w:hAnsiTheme="minorHAnsi"/>
          <w:noProof/>
          <w:sz w:val="22"/>
          <w:szCs w:val="22"/>
        </w:rPr>
        <w:drawing>
          <wp:inline distT="0" distB="0" distL="0" distR="0">
            <wp:extent cx="390525" cy="3905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cstate="print"/>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00AA5576" w:rsidRPr="00AA5576">
        <w:rPr>
          <w:rFonts w:asciiTheme="minorHAnsi" w:eastAsia="Arial" w:hAnsiTheme="minorHAnsi"/>
          <w:sz w:val="22"/>
          <w:szCs w:val="22"/>
        </w:rPr>
        <w:t xml:space="preserve"> </w:t>
      </w:r>
      <w:r w:rsidR="00AA5576" w:rsidRPr="00AA5576">
        <w:rPr>
          <w:rFonts w:asciiTheme="minorHAnsi" w:eastAsia="Arial" w:hAnsiTheme="minorHAnsi"/>
          <w:sz w:val="22"/>
          <w:szCs w:val="22"/>
        </w:rPr>
        <w:sym w:font="Wingdings" w:char="F0E0"/>
      </w:r>
      <w:r w:rsidR="00AA5576" w:rsidRPr="00AA5576">
        <w:rPr>
          <w:rFonts w:asciiTheme="minorHAnsi" w:eastAsia="Arial" w:hAnsiTheme="minorHAnsi"/>
          <w:sz w:val="22"/>
          <w:szCs w:val="22"/>
        </w:rPr>
        <w:t>Accept</w:t>
      </w:r>
    </w:p>
    <w:p w:rsidR="0048165B" w:rsidRPr="008E6B5A" w:rsidRDefault="00783519" w:rsidP="0048165B">
      <w:pPr>
        <w:pStyle w:val="ListParagraph"/>
        <w:ind w:firstLine="540"/>
        <w:rPr>
          <w:rFonts w:asciiTheme="minorHAnsi" w:eastAsia="Arial" w:hAnsiTheme="minorHAnsi"/>
          <w:sz w:val="22"/>
          <w:szCs w:val="22"/>
        </w:rPr>
      </w:pPr>
      <w:r>
        <w:rPr>
          <w:rFonts w:asciiTheme="minorHAnsi" w:eastAsia="Arial" w:hAnsiTheme="minorHAnsi"/>
          <w:noProof/>
          <w:sz w:val="22"/>
          <w:szCs w:val="22"/>
        </w:rPr>
        <w:drawing>
          <wp:inline distT="0" distB="0" distL="0" distR="0">
            <wp:extent cx="409575" cy="3714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cstate="print"/>
                    <a:srcRect/>
                    <a:stretch>
                      <a:fillRect/>
                    </a:stretch>
                  </pic:blipFill>
                  <pic:spPr bwMode="auto">
                    <a:xfrm>
                      <a:off x="0" y="0"/>
                      <a:ext cx="409575" cy="371475"/>
                    </a:xfrm>
                    <a:prstGeom prst="rect">
                      <a:avLst/>
                    </a:prstGeom>
                    <a:noFill/>
                    <a:ln w="9525">
                      <a:noFill/>
                      <a:miter lim="800000"/>
                      <a:headEnd/>
                      <a:tailEnd/>
                    </a:ln>
                  </pic:spPr>
                </pic:pic>
              </a:graphicData>
            </a:graphic>
          </wp:inline>
        </w:drawing>
      </w:r>
      <w:r w:rsidR="00AA5576" w:rsidRPr="00AA5576">
        <w:rPr>
          <w:rFonts w:asciiTheme="minorHAnsi" w:eastAsia="Arial" w:hAnsiTheme="minorHAnsi"/>
          <w:sz w:val="22"/>
          <w:szCs w:val="22"/>
        </w:rPr>
        <w:t xml:space="preserve"> </w:t>
      </w:r>
      <w:r w:rsidR="00AA5576" w:rsidRPr="00AA5576">
        <w:rPr>
          <w:rFonts w:asciiTheme="minorHAnsi" w:eastAsia="Arial" w:hAnsiTheme="minorHAnsi"/>
          <w:sz w:val="22"/>
          <w:szCs w:val="22"/>
        </w:rPr>
        <w:sym w:font="Wingdings" w:char="F0E0"/>
      </w:r>
      <w:r w:rsidR="00AA5576" w:rsidRPr="00AA5576">
        <w:rPr>
          <w:rFonts w:asciiTheme="minorHAnsi" w:eastAsia="Arial" w:hAnsiTheme="minorHAnsi"/>
          <w:sz w:val="22"/>
          <w:szCs w:val="22"/>
        </w:rPr>
        <w:t xml:space="preserve"> Reject</w:t>
      </w:r>
    </w:p>
    <w:p w:rsidR="0048165B" w:rsidRPr="008E6B5A" w:rsidRDefault="00AA5576" w:rsidP="006913E0">
      <w:pPr>
        <w:pStyle w:val="ListParagraph"/>
        <w:numPr>
          <w:ilvl w:val="1"/>
          <w:numId w:val="20"/>
        </w:numPr>
        <w:rPr>
          <w:rFonts w:asciiTheme="minorHAnsi" w:eastAsia="Arial" w:hAnsiTheme="minorHAnsi"/>
          <w:sz w:val="22"/>
          <w:szCs w:val="22"/>
        </w:rPr>
      </w:pPr>
      <w:r w:rsidRPr="00AA5576">
        <w:rPr>
          <w:rFonts w:asciiTheme="minorHAnsi" w:eastAsia="Arial" w:hAnsiTheme="minorHAnsi"/>
          <w:sz w:val="22"/>
          <w:szCs w:val="22"/>
        </w:rPr>
        <w:t xml:space="preserve">Comments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free flow multiline text box control</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The comments filled in this text would be applicable for all the selected employee records from the table</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On click of Accept button, the comments should be saved against the request and should be available in History</w:t>
      </w:r>
    </w:p>
    <w:p w:rsidR="0048165B" w:rsidRPr="008E6B5A" w:rsidRDefault="00AA5576" w:rsidP="006913E0">
      <w:pPr>
        <w:pStyle w:val="ListParagraph"/>
        <w:numPr>
          <w:ilvl w:val="1"/>
          <w:numId w:val="20"/>
        </w:numPr>
        <w:rPr>
          <w:rFonts w:asciiTheme="minorHAnsi" w:eastAsia="Arial" w:hAnsiTheme="minorHAnsi"/>
          <w:sz w:val="22"/>
          <w:szCs w:val="22"/>
        </w:rPr>
      </w:pPr>
      <w:r w:rsidRPr="00AA5576">
        <w:rPr>
          <w:rFonts w:asciiTheme="minorHAnsi" w:eastAsia="Arial" w:hAnsiTheme="minorHAnsi"/>
          <w:sz w:val="22"/>
          <w:szCs w:val="22"/>
        </w:rPr>
        <w:t xml:space="preserve">Accept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Button control</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On click of Accept button, the selected records from the Delegate approval request(s) should be approved.</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The leave requests raised by the selected employee during the mentioned period should be routed to the new said approver for leave approvals.</w:t>
      </w:r>
    </w:p>
    <w:p w:rsidR="0048165B" w:rsidRPr="008E6B5A" w:rsidRDefault="00AA5576" w:rsidP="006913E0">
      <w:pPr>
        <w:pStyle w:val="ListParagraph"/>
        <w:numPr>
          <w:ilvl w:val="1"/>
          <w:numId w:val="20"/>
        </w:numPr>
        <w:rPr>
          <w:rFonts w:asciiTheme="minorHAnsi" w:eastAsia="Arial" w:hAnsiTheme="minorHAnsi"/>
          <w:sz w:val="22"/>
          <w:szCs w:val="22"/>
        </w:rPr>
      </w:pPr>
      <w:r w:rsidRPr="00AA5576">
        <w:rPr>
          <w:rFonts w:asciiTheme="minorHAnsi" w:eastAsia="Arial" w:hAnsiTheme="minorHAnsi"/>
          <w:sz w:val="22"/>
          <w:szCs w:val="22"/>
        </w:rPr>
        <w:t xml:space="preserve">Decline </w:t>
      </w:r>
      <w:r w:rsidRPr="00AA5576">
        <w:rPr>
          <w:rFonts w:asciiTheme="minorHAnsi" w:eastAsia="Arial" w:hAnsiTheme="minorHAnsi"/>
          <w:sz w:val="22"/>
          <w:szCs w:val="22"/>
        </w:rPr>
        <w:sym w:font="Wingdings" w:char="F0E0"/>
      </w:r>
      <w:r w:rsidRPr="00AA5576">
        <w:rPr>
          <w:rFonts w:asciiTheme="minorHAnsi" w:eastAsia="Arial" w:hAnsiTheme="minorHAnsi"/>
          <w:sz w:val="22"/>
          <w:szCs w:val="22"/>
        </w:rPr>
        <w:t xml:space="preserve"> Button control</w:t>
      </w:r>
    </w:p>
    <w:p w:rsidR="0048165B"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On click of Decline button, the request should be rejected.</w:t>
      </w:r>
    </w:p>
    <w:p w:rsidR="00F25833" w:rsidRPr="008E6B5A" w:rsidRDefault="00AA5576" w:rsidP="006913E0">
      <w:pPr>
        <w:pStyle w:val="ListParagraph"/>
        <w:numPr>
          <w:ilvl w:val="2"/>
          <w:numId w:val="20"/>
        </w:numPr>
        <w:rPr>
          <w:rFonts w:asciiTheme="minorHAnsi" w:eastAsia="Arial" w:hAnsiTheme="minorHAnsi"/>
          <w:sz w:val="22"/>
          <w:szCs w:val="22"/>
        </w:rPr>
      </w:pPr>
      <w:r w:rsidRPr="00AA5576">
        <w:rPr>
          <w:rFonts w:asciiTheme="minorHAnsi" w:eastAsia="Arial" w:hAnsiTheme="minorHAnsi"/>
          <w:sz w:val="22"/>
          <w:szCs w:val="22"/>
        </w:rPr>
        <w:t>Comments is mandatory for rejection</w:t>
      </w:r>
    </w:p>
    <w:p w:rsidR="0048165B" w:rsidRPr="008E6B5A" w:rsidRDefault="00AA5576" w:rsidP="0048165B">
      <w:pPr>
        <w:rPr>
          <w:rFonts w:asciiTheme="minorHAnsi" w:hAnsiTheme="minorHAnsi"/>
          <w:sz w:val="22"/>
          <w:szCs w:val="22"/>
        </w:rPr>
      </w:pPr>
      <w:r w:rsidRPr="00AA5576">
        <w:rPr>
          <w:rFonts w:asciiTheme="minorHAnsi" w:hAnsiTheme="minorHAnsi"/>
          <w:sz w:val="22"/>
          <w:szCs w:val="22"/>
        </w:rPr>
        <w:lastRenderedPageBreak/>
        <w:t>Mail to be sent post approval</w:t>
      </w:r>
    </w:p>
    <w:tbl>
      <w:tblPr>
        <w:tblStyle w:val="TableGrid"/>
        <w:tblW w:w="0" w:type="auto"/>
        <w:tblLook w:val="04A0" w:firstRow="1" w:lastRow="0" w:firstColumn="1" w:lastColumn="0" w:noHBand="0" w:noVBand="1"/>
      </w:tblPr>
      <w:tblGrid>
        <w:gridCol w:w="8885"/>
      </w:tblGrid>
      <w:tr w:rsidR="0048165B" w:rsidRPr="008E6B5A" w:rsidTr="0048165B">
        <w:tc>
          <w:tcPr>
            <w:tcW w:w="8885" w:type="dxa"/>
          </w:tcPr>
          <w:p w:rsidR="0048165B" w:rsidRPr="006472DD" w:rsidRDefault="00BF6CA6" w:rsidP="0048165B">
            <w:pPr>
              <w:spacing w:before="0"/>
              <w:rPr>
                <w:rFonts w:asciiTheme="minorHAnsi" w:hAnsiTheme="minorHAnsi"/>
                <w:sz w:val="22"/>
                <w:szCs w:val="22"/>
                <w:rPrChange w:id="2581" w:author="aljaykum" w:date="2016-11-09T09:16:00Z">
                  <w:rPr>
                    <w:rFonts w:asciiTheme="minorHAnsi" w:hAnsiTheme="minorHAnsi"/>
                    <w:b/>
                    <w:bCs/>
                    <w:sz w:val="22"/>
                    <w:szCs w:val="22"/>
                  </w:rPr>
                </w:rPrChange>
              </w:rPr>
            </w:pPr>
            <w:r w:rsidRPr="00BF6CA6">
              <w:rPr>
                <w:rFonts w:asciiTheme="minorHAnsi" w:hAnsiTheme="minorHAnsi"/>
                <w:sz w:val="22"/>
                <w:szCs w:val="22"/>
                <w:rPrChange w:id="2582" w:author="aljaykum" w:date="2016-11-09T09:16:00Z">
                  <w:rPr>
                    <w:rFonts w:asciiTheme="minorHAnsi" w:hAnsiTheme="minorHAnsi"/>
                    <w:color w:val="0000FF"/>
                    <w:sz w:val="22"/>
                    <w:szCs w:val="22"/>
                    <w:u w:val="single"/>
                  </w:rPr>
                </w:rPrChange>
              </w:rPr>
              <w:t>From: Delegated Approver</w:t>
            </w:r>
          </w:p>
          <w:p w:rsidR="0048165B" w:rsidRPr="006472DD" w:rsidRDefault="00BF6CA6" w:rsidP="0048165B">
            <w:pPr>
              <w:spacing w:before="0"/>
              <w:rPr>
                <w:rFonts w:asciiTheme="minorHAnsi" w:hAnsiTheme="minorHAnsi"/>
                <w:sz w:val="22"/>
                <w:szCs w:val="22"/>
                <w:rPrChange w:id="2583" w:author="aljaykum" w:date="2016-11-09T09:16:00Z">
                  <w:rPr>
                    <w:rFonts w:asciiTheme="minorHAnsi" w:hAnsiTheme="minorHAnsi"/>
                    <w:b/>
                    <w:bCs/>
                    <w:sz w:val="22"/>
                    <w:szCs w:val="22"/>
                  </w:rPr>
                </w:rPrChange>
              </w:rPr>
            </w:pPr>
            <w:r w:rsidRPr="00BF6CA6">
              <w:rPr>
                <w:rFonts w:asciiTheme="minorHAnsi" w:hAnsiTheme="minorHAnsi"/>
                <w:sz w:val="22"/>
                <w:szCs w:val="22"/>
                <w:rPrChange w:id="2584" w:author="aljaykum" w:date="2016-11-09T09:16:00Z">
                  <w:rPr>
                    <w:rFonts w:asciiTheme="minorHAnsi" w:hAnsiTheme="minorHAnsi"/>
                    <w:color w:val="0000FF"/>
                    <w:sz w:val="22"/>
                    <w:szCs w:val="22"/>
                    <w:u w:val="single"/>
                  </w:rPr>
                </w:rPrChange>
              </w:rPr>
              <w:t>To: Employee for whom request was raised</w:t>
            </w:r>
          </w:p>
          <w:p w:rsidR="0048165B" w:rsidRPr="006472DD" w:rsidRDefault="00BF6CA6" w:rsidP="0048165B">
            <w:pPr>
              <w:spacing w:before="0"/>
              <w:rPr>
                <w:rFonts w:asciiTheme="minorHAnsi" w:hAnsiTheme="minorHAnsi"/>
                <w:sz w:val="22"/>
                <w:szCs w:val="22"/>
                <w:rPrChange w:id="2585" w:author="aljaykum" w:date="2016-11-09T09:16:00Z">
                  <w:rPr>
                    <w:rFonts w:asciiTheme="minorHAnsi" w:hAnsiTheme="minorHAnsi"/>
                    <w:b/>
                    <w:bCs/>
                    <w:sz w:val="22"/>
                    <w:szCs w:val="22"/>
                  </w:rPr>
                </w:rPrChange>
              </w:rPr>
            </w:pPr>
            <w:r w:rsidRPr="00BF6CA6">
              <w:rPr>
                <w:rFonts w:asciiTheme="minorHAnsi" w:hAnsiTheme="minorHAnsi"/>
                <w:sz w:val="22"/>
                <w:szCs w:val="22"/>
                <w:rPrChange w:id="2586" w:author="aljaykum" w:date="2016-11-09T09:16:00Z">
                  <w:rPr>
                    <w:rFonts w:asciiTheme="minorHAnsi" w:hAnsiTheme="minorHAnsi"/>
                    <w:color w:val="0000FF"/>
                    <w:sz w:val="22"/>
                    <w:szCs w:val="22"/>
                    <w:u w:val="single"/>
                  </w:rPr>
                </w:rPrChange>
              </w:rPr>
              <w:t>CC: Requestor</w:t>
            </w:r>
          </w:p>
          <w:p w:rsidR="0048165B" w:rsidRPr="006472DD" w:rsidRDefault="0048165B" w:rsidP="0048165B">
            <w:pPr>
              <w:spacing w:before="0"/>
              <w:rPr>
                <w:rFonts w:asciiTheme="minorHAnsi" w:hAnsiTheme="minorHAnsi"/>
                <w:sz w:val="22"/>
                <w:szCs w:val="22"/>
              </w:rPr>
            </w:pP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587" w:author="aljaykum" w:date="2016-11-09T09:16:00Z">
                  <w:rPr>
                    <w:rFonts w:asciiTheme="minorHAnsi" w:hAnsiTheme="minorHAnsi"/>
                    <w:color w:val="0000FF"/>
                    <w:sz w:val="22"/>
                    <w:szCs w:val="22"/>
                    <w:u w:val="single"/>
                  </w:rPr>
                </w:rPrChange>
              </w:rPr>
              <w:t>Subject: Approval rights accepted</w:t>
            </w:r>
          </w:p>
          <w:p w:rsidR="0048165B" w:rsidRPr="006472DD" w:rsidRDefault="0048165B" w:rsidP="0048165B">
            <w:pPr>
              <w:spacing w:before="0"/>
              <w:rPr>
                <w:rFonts w:asciiTheme="minorHAnsi" w:hAnsiTheme="minorHAnsi"/>
                <w:sz w:val="22"/>
                <w:szCs w:val="22"/>
              </w:rPr>
            </w:pP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588" w:author="aljaykum" w:date="2016-11-09T09:16:00Z">
                  <w:rPr>
                    <w:rFonts w:asciiTheme="minorHAnsi" w:hAnsiTheme="minorHAnsi"/>
                    <w:color w:val="0000FF"/>
                    <w:sz w:val="22"/>
                    <w:szCs w:val="22"/>
                    <w:u w:val="single"/>
                  </w:rPr>
                </w:rPrChange>
              </w:rPr>
              <w:t>Body:</w:t>
            </w:r>
          </w:p>
          <w:p w:rsidR="000D6B03" w:rsidRPr="006472DD" w:rsidRDefault="00BF6CA6" w:rsidP="000D6B03">
            <w:pPr>
              <w:rPr>
                <w:rFonts w:asciiTheme="minorHAnsi" w:hAnsiTheme="minorHAnsi"/>
                <w:sz w:val="22"/>
                <w:szCs w:val="22"/>
                <w:rPrChange w:id="2589" w:author="aljaykum" w:date="2016-11-09T09:16:00Z">
                  <w:rPr>
                    <w:rFonts w:asciiTheme="minorHAnsi" w:hAnsiTheme="minorHAnsi"/>
                    <w:b/>
                    <w:bCs/>
                  </w:rPr>
                </w:rPrChange>
              </w:rPr>
            </w:pPr>
            <w:r w:rsidRPr="00BF6CA6">
              <w:rPr>
                <w:rFonts w:asciiTheme="minorHAnsi" w:hAnsiTheme="minorHAnsi"/>
                <w:sz w:val="22"/>
                <w:szCs w:val="22"/>
                <w:rPrChange w:id="2590" w:author="aljaykum" w:date="2016-11-09T09:16:00Z">
                  <w:rPr>
                    <w:rFonts w:asciiTheme="minorHAnsi" w:hAnsiTheme="minorHAnsi"/>
                    <w:color w:val="0000FF"/>
                    <w:u w:val="single"/>
                  </w:rPr>
                </w:rPrChange>
              </w:rPr>
              <w:t xml:space="preserve">Hi, </w:t>
            </w:r>
            <w:r w:rsidRPr="00BF6CA6">
              <w:rPr>
                <w:rFonts w:asciiTheme="minorHAnsi" w:hAnsiTheme="minorHAnsi"/>
                <w:sz w:val="22"/>
                <w:szCs w:val="22"/>
                <w:rPrChange w:id="2591" w:author="aljaykum" w:date="2016-11-09T09:16:00Z">
                  <w:rPr>
                    <w:rFonts w:asciiTheme="minorHAnsi" w:hAnsiTheme="minorHAnsi"/>
                    <w:color w:val="0000FF"/>
                    <w:u w:val="single"/>
                  </w:rPr>
                </w:rPrChange>
              </w:rPr>
              <w:br/>
            </w:r>
            <w:r w:rsidRPr="00BF6CA6">
              <w:rPr>
                <w:rFonts w:asciiTheme="minorHAnsi" w:hAnsiTheme="minorHAnsi"/>
                <w:sz w:val="22"/>
                <w:szCs w:val="22"/>
                <w:rPrChange w:id="2592" w:author="aljaykum" w:date="2016-11-09T09:16:00Z">
                  <w:rPr>
                    <w:rFonts w:asciiTheme="minorHAnsi" w:hAnsiTheme="minorHAnsi"/>
                    <w:color w:val="0000FF"/>
                    <w:u w:val="single"/>
                  </w:rPr>
                </w:rPrChange>
              </w:rPr>
              <w:br/>
              <w:t xml:space="preserve">This is to Inform you that approval rights delegated by Requestor name (ID) are accepted by Delegated Approver name (ID) </w:t>
            </w:r>
            <w:r w:rsidRPr="00BF6CA6">
              <w:rPr>
                <w:rFonts w:asciiTheme="minorHAnsi" w:hAnsiTheme="minorHAnsi"/>
                <w:sz w:val="22"/>
                <w:szCs w:val="22"/>
                <w:rPrChange w:id="2593" w:author="aljaykum" w:date="2016-11-09T09:16:00Z">
                  <w:rPr>
                    <w:rFonts w:asciiTheme="minorHAnsi" w:hAnsiTheme="minorHAnsi"/>
                    <w:color w:val="0000FF"/>
                    <w:u w:val="single"/>
                  </w:rPr>
                </w:rPrChange>
              </w:rPr>
              <w:br/>
              <w:t xml:space="preserve">Effective Dates of delegation: </w:t>
            </w:r>
            <w:r w:rsidRPr="00BF6CA6">
              <w:rPr>
                <w:rFonts w:asciiTheme="minorHAnsi" w:hAnsiTheme="minorHAnsi"/>
                <w:sz w:val="22"/>
                <w:szCs w:val="22"/>
                <w:rPrChange w:id="2594" w:author="aljaykum" w:date="2016-11-09T09:16:00Z">
                  <w:rPr>
                    <w:rFonts w:asciiTheme="minorHAnsi" w:hAnsiTheme="minorHAnsi"/>
                    <w:color w:val="0000FF"/>
                    <w:u w:val="single"/>
                  </w:rPr>
                </w:rPrChange>
              </w:rPr>
              <w:br/>
              <w:t>Start Date: &lt;&gt;</w:t>
            </w:r>
            <w:r w:rsidRPr="00BF6CA6">
              <w:rPr>
                <w:rFonts w:asciiTheme="minorHAnsi" w:hAnsiTheme="minorHAnsi"/>
                <w:sz w:val="22"/>
                <w:szCs w:val="22"/>
                <w:rPrChange w:id="2595" w:author="aljaykum" w:date="2016-11-09T09:16:00Z">
                  <w:rPr>
                    <w:rFonts w:asciiTheme="minorHAnsi" w:hAnsiTheme="minorHAnsi"/>
                    <w:color w:val="0000FF"/>
                    <w:u w:val="single"/>
                  </w:rPr>
                </w:rPrChange>
              </w:rPr>
              <w:br/>
              <w:t>End Date: &lt;&gt;</w:t>
            </w:r>
            <w:r w:rsidRPr="00BF6CA6">
              <w:rPr>
                <w:rFonts w:asciiTheme="minorHAnsi" w:hAnsiTheme="minorHAnsi"/>
                <w:sz w:val="22"/>
                <w:szCs w:val="22"/>
                <w:rPrChange w:id="2596" w:author="aljaykum" w:date="2016-11-09T09:16:00Z">
                  <w:rPr>
                    <w:rFonts w:asciiTheme="minorHAnsi" w:hAnsiTheme="minorHAnsi"/>
                    <w:color w:val="0000FF"/>
                    <w:u w:val="single"/>
                  </w:rPr>
                </w:rPrChange>
              </w:rPr>
              <w:br/>
            </w:r>
            <w:r w:rsidRPr="00BF6CA6">
              <w:rPr>
                <w:rFonts w:asciiTheme="minorHAnsi" w:hAnsiTheme="minorHAnsi"/>
                <w:sz w:val="22"/>
                <w:szCs w:val="22"/>
                <w:rPrChange w:id="2597" w:author="aljaykum" w:date="2016-11-09T09:16:00Z">
                  <w:rPr>
                    <w:rFonts w:asciiTheme="minorHAnsi" w:hAnsiTheme="minorHAnsi"/>
                    <w:color w:val="0000FF"/>
                    <w:u w:val="single"/>
                  </w:rPr>
                </w:rPrChange>
              </w:rPr>
              <w:br/>
            </w:r>
            <w:r w:rsidRPr="00BF6CA6">
              <w:rPr>
                <w:rFonts w:asciiTheme="minorHAnsi" w:hAnsiTheme="minorHAnsi"/>
                <w:sz w:val="22"/>
                <w:szCs w:val="22"/>
                <w:rPrChange w:id="2598" w:author="aljaykum" w:date="2016-11-09T09:16:00Z">
                  <w:rPr>
                    <w:rFonts w:asciiTheme="minorHAnsi" w:hAnsiTheme="minorHAnsi"/>
                    <w:color w:val="0000FF"/>
                    <w:u w:val="single"/>
                  </w:rPr>
                </w:rPrChange>
              </w:rPr>
              <w:br/>
              <w:t xml:space="preserve">Note: </w:t>
            </w:r>
          </w:p>
          <w:p w:rsidR="000D6B03" w:rsidRPr="006472DD" w:rsidRDefault="00BF6CA6" w:rsidP="000D6B03">
            <w:pPr>
              <w:numPr>
                <w:ilvl w:val="0"/>
                <w:numId w:val="63"/>
              </w:numPr>
              <w:kinsoku/>
              <w:spacing w:before="100" w:beforeAutospacing="1" w:after="100" w:afterAutospacing="1" w:line="240" w:lineRule="auto"/>
              <w:rPr>
                <w:rFonts w:asciiTheme="minorHAnsi" w:hAnsiTheme="minorHAnsi"/>
                <w:sz w:val="22"/>
                <w:szCs w:val="22"/>
                <w:rPrChange w:id="2599" w:author="aljaykum" w:date="2016-11-09T09:16:00Z">
                  <w:rPr>
                    <w:rFonts w:asciiTheme="minorHAnsi" w:hAnsiTheme="minorHAnsi"/>
                    <w:b/>
                    <w:bCs/>
                  </w:rPr>
                </w:rPrChange>
              </w:rPr>
            </w:pPr>
            <w:r w:rsidRPr="00BF6CA6">
              <w:rPr>
                <w:rFonts w:asciiTheme="minorHAnsi" w:hAnsiTheme="minorHAnsi"/>
                <w:sz w:val="22"/>
                <w:szCs w:val="22"/>
                <w:rPrChange w:id="2600" w:author="aljaykum" w:date="2016-11-09T09:16:00Z">
                  <w:rPr>
                    <w:rFonts w:asciiTheme="minorHAnsi" w:hAnsiTheme="minorHAnsi"/>
                    <w:color w:val="0000FF"/>
                    <w:u w:val="single"/>
                  </w:rPr>
                </w:rPrChange>
              </w:rPr>
              <w:t xml:space="preserve">Please login to </w:t>
            </w:r>
            <w:r w:rsidRPr="00BF6CA6">
              <w:rPr>
                <w:rFonts w:asciiTheme="minorHAnsi" w:hAnsiTheme="minorHAnsi"/>
                <w:sz w:val="22"/>
                <w:szCs w:val="22"/>
                <w:rPrChange w:id="2601" w:author="aljaykum" w:date="2016-11-09T09:16:00Z">
                  <w:rPr>
                    <w:color w:val="0000FF"/>
                    <w:u w:val="single"/>
                  </w:rPr>
                </w:rPrChange>
              </w:rPr>
              <w:fldChar w:fldCharType="begin"/>
            </w:r>
            <w:r w:rsidRPr="00BF6CA6">
              <w:rPr>
                <w:rFonts w:asciiTheme="minorHAnsi" w:hAnsiTheme="minorHAnsi"/>
                <w:sz w:val="22"/>
                <w:szCs w:val="22"/>
                <w:rPrChange w:id="2602" w:author="aljaykum" w:date="2016-11-09T09:16:00Z">
                  <w:rPr>
                    <w:color w:val="0000FF"/>
                    <w:u w:val="single"/>
                  </w:rPr>
                </w:rPrChange>
              </w:rPr>
              <w:instrText>HYPERLINK "https://lms.fs.capgemini.com"</w:instrText>
            </w:r>
            <w:r w:rsidRPr="00BF6CA6">
              <w:rPr>
                <w:rFonts w:asciiTheme="minorHAnsi" w:hAnsiTheme="minorHAnsi"/>
                <w:sz w:val="22"/>
                <w:szCs w:val="22"/>
                <w:rPrChange w:id="2603" w:author="aljaykum" w:date="2016-11-09T09:16:00Z">
                  <w:rPr>
                    <w:color w:val="0000FF"/>
                    <w:u w:val="single"/>
                  </w:rPr>
                </w:rPrChange>
              </w:rPr>
              <w:fldChar w:fldCharType="separate"/>
            </w:r>
            <w:r w:rsidRPr="00BF6CA6">
              <w:rPr>
                <w:rStyle w:val="Hyperlink"/>
                <w:rFonts w:asciiTheme="minorHAnsi" w:hAnsiTheme="minorHAnsi"/>
                <w:sz w:val="22"/>
                <w:szCs w:val="22"/>
                <w:rPrChange w:id="2604" w:author="aljaykum" w:date="2016-11-09T09:16:00Z">
                  <w:rPr>
                    <w:rStyle w:val="Hyperlink"/>
                    <w:rFonts w:asciiTheme="minorHAnsi" w:hAnsiTheme="minorHAnsi"/>
                  </w:rPr>
                </w:rPrChange>
              </w:rPr>
              <w:t>&lt;new</w:t>
            </w:r>
            <w:r w:rsidRPr="00BF6CA6">
              <w:rPr>
                <w:rFonts w:asciiTheme="minorHAnsi" w:hAnsiTheme="minorHAnsi"/>
                <w:sz w:val="22"/>
                <w:szCs w:val="22"/>
                <w:rPrChange w:id="2605" w:author="aljaykum" w:date="2016-11-09T09:16:00Z">
                  <w:rPr>
                    <w:color w:val="0000FF"/>
                    <w:u w:val="single"/>
                  </w:rPr>
                </w:rPrChange>
              </w:rPr>
              <w:fldChar w:fldCharType="end"/>
            </w:r>
            <w:r w:rsidRPr="00BF6CA6">
              <w:rPr>
                <w:rFonts w:asciiTheme="minorHAnsi" w:hAnsiTheme="minorHAnsi"/>
                <w:sz w:val="22"/>
                <w:szCs w:val="22"/>
                <w:rPrChange w:id="2606" w:author="aljaykum" w:date="2016-11-09T09:16:00Z">
                  <w:rPr>
                    <w:rFonts w:asciiTheme="minorHAnsi" w:hAnsiTheme="minorHAnsi"/>
                    <w:color w:val="0000FF"/>
                    <w:u w:val="single"/>
                  </w:rPr>
                </w:rPrChange>
              </w:rPr>
              <w:t xml:space="preserve"> LMS url&gt; to access LMS application </w:t>
            </w:r>
          </w:p>
          <w:p w:rsidR="000D6B03" w:rsidRPr="006472DD" w:rsidRDefault="00BF6CA6" w:rsidP="000D6B03">
            <w:pPr>
              <w:numPr>
                <w:ilvl w:val="0"/>
                <w:numId w:val="63"/>
              </w:numPr>
              <w:kinsoku/>
              <w:spacing w:before="100" w:beforeAutospacing="1" w:after="100" w:afterAutospacing="1" w:line="240" w:lineRule="auto"/>
              <w:rPr>
                <w:rFonts w:asciiTheme="minorHAnsi" w:hAnsiTheme="minorHAnsi"/>
                <w:sz w:val="22"/>
                <w:szCs w:val="22"/>
                <w:rPrChange w:id="2607" w:author="aljaykum" w:date="2016-11-09T09:16:00Z">
                  <w:rPr>
                    <w:rFonts w:asciiTheme="minorHAnsi" w:hAnsiTheme="minorHAnsi"/>
                  </w:rPr>
                </w:rPrChange>
              </w:rPr>
            </w:pPr>
            <w:r w:rsidRPr="00BF6CA6">
              <w:rPr>
                <w:rFonts w:asciiTheme="minorHAnsi" w:hAnsiTheme="minorHAnsi"/>
                <w:sz w:val="22"/>
                <w:szCs w:val="22"/>
                <w:rPrChange w:id="2608" w:author="aljaykum" w:date="2016-11-09T09:16: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609" w:author="aljaykum" w:date="2016-11-09T09:16:00Z">
                  <w:rPr>
                    <w:color w:val="0000FF"/>
                    <w:u w:val="single"/>
                  </w:rPr>
                </w:rPrChange>
              </w:rPr>
              <w:fldChar w:fldCharType="begin"/>
            </w:r>
            <w:r w:rsidRPr="00BF6CA6">
              <w:rPr>
                <w:rFonts w:asciiTheme="minorHAnsi" w:hAnsiTheme="minorHAnsi"/>
                <w:sz w:val="22"/>
                <w:szCs w:val="22"/>
                <w:rPrChange w:id="2610" w:author="aljaykum" w:date="2016-11-09T09:16: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611" w:author="aljaykum" w:date="2016-11-09T09:16:00Z">
                  <w:rPr>
                    <w:color w:val="0000FF"/>
                    <w:u w:val="single"/>
                  </w:rPr>
                </w:rPrChange>
              </w:rPr>
              <w:fldChar w:fldCharType="separate"/>
            </w:r>
            <w:r w:rsidRPr="00BF6CA6">
              <w:rPr>
                <w:rStyle w:val="Hyperlink"/>
                <w:rFonts w:asciiTheme="minorHAnsi" w:hAnsiTheme="minorHAnsi"/>
                <w:sz w:val="22"/>
                <w:szCs w:val="22"/>
                <w:rPrChange w:id="2612" w:author="aljaykum" w:date="2016-11-09T09:16:00Z">
                  <w:rPr>
                    <w:rStyle w:val="Hyperlink"/>
                    <w:rFonts w:asciiTheme="minorHAnsi" w:hAnsiTheme="minorHAnsi"/>
                  </w:rPr>
                </w:rPrChange>
              </w:rPr>
              <w:t>FS SBU Service desk portal</w:t>
            </w:r>
            <w:r w:rsidRPr="00BF6CA6">
              <w:rPr>
                <w:rFonts w:asciiTheme="minorHAnsi" w:hAnsiTheme="minorHAnsi"/>
                <w:sz w:val="22"/>
                <w:szCs w:val="22"/>
                <w:rPrChange w:id="2613" w:author="aljaykum" w:date="2016-11-09T09:16:00Z">
                  <w:rPr>
                    <w:color w:val="0000FF"/>
                    <w:u w:val="single"/>
                  </w:rPr>
                </w:rPrChange>
              </w:rPr>
              <w:fldChar w:fldCharType="end"/>
            </w:r>
            <w:r w:rsidRPr="00BF6CA6">
              <w:rPr>
                <w:rFonts w:asciiTheme="minorHAnsi" w:hAnsiTheme="minorHAnsi"/>
                <w:sz w:val="22"/>
                <w:szCs w:val="22"/>
                <w:rPrChange w:id="2614" w:author="aljaykum" w:date="2016-11-09T09:16:00Z">
                  <w:rPr>
                    <w:rFonts w:asciiTheme="minorHAnsi" w:hAnsiTheme="minorHAnsi"/>
                    <w:color w:val="0000FF"/>
                    <w:u w:val="single"/>
                  </w:rPr>
                </w:rPrChange>
              </w:rPr>
              <w:t xml:space="preserve"> (Employee Management &gt;&gt; Leave Management System). </w:t>
            </w:r>
          </w:p>
          <w:p w:rsidR="00783519" w:rsidRPr="006472DD" w:rsidRDefault="00BF6CA6">
            <w:pPr>
              <w:rPr>
                <w:rFonts w:asciiTheme="minorHAnsi" w:hAnsiTheme="minorHAnsi"/>
                <w:sz w:val="22"/>
                <w:szCs w:val="22"/>
              </w:rPr>
            </w:pPr>
            <w:r w:rsidRPr="00BF6CA6">
              <w:rPr>
                <w:rFonts w:asciiTheme="minorHAnsi" w:hAnsiTheme="minorHAnsi"/>
                <w:sz w:val="22"/>
                <w:szCs w:val="22"/>
                <w:rPrChange w:id="2615" w:author="aljaykum" w:date="2016-11-09T09:16:00Z">
                  <w:rPr>
                    <w:rFonts w:asciiTheme="minorHAnsi" w:hAnsiTheme="minorHAnsi"/>
                    <w:color w:val="0000FF"/>
                    <w:u w:val="single"/>
                  </w:rPr>
                </w:rPrChange>
              </w:rPr>
              <w:br/>
              <w:t>Regards,</w:t>
            </w:r>
            <w:r w:rsidRPr="00BF6CA6">
              <w:rPr>
                <w:rFonts w:asciiTheme="minorHAnsi" w:hAnsiTheme="minorHAnsi"/>
                <w:sz w:val="22"/>
                <w:szCs w:val="22"/>
                <w:rPrChange w:id="2616" w:author="aljaykum" w:date="2016-11-09T09:16:00Z">
                  <w:rPr>
                    <w:rFonts w:asciiTheme="minorHAnsi" w:hAnsiTheme="minorHAnsi"/>
                    <w:color w:val="0000FF"/>
                    <w:u w:val="single"/>
                  </w:rPr>
                </w:rPrChange>
              </w:rPr>
              <w:br/>
              <w:t xml:space="preserve">Approver name (ID) </w:t>
            </w:r>
          </w:p>
        </w:tc>
      </w:tr>
    </w:tbl>
    <w:p w:rsidR="0048165B" w:rsidRPr="008E6B5A" w:rsidRDefault="0048165B" w:rsidP="0048165B">
      <w:pPr>
        <w:rPr>
          <w:rFonts w:asciiTheme="minorHAnsi" w:hAnsiTheme="minorHAnsi"/>
          <w:sz w:val="22"/>
          <w:szCs w:val="22"/>
        </w:rPr>
      </w:pPr>
    </w:p>
    <w:p w:rsidR="0048165B" w:rsidRPr="008E6B5A" w:rsidRDefault="00AA5576" w:rsidP="0048165B">
      <w:pPr>
        <w:rPr>
          <w:rFonts w:asciiTheme="minorHAnsi" w:hAnsiTheme="minorHAnsi"/>
          <w:sz w:val="22"/>
          <w:szCs w:val="22"/>
        </w:rPr>
      </w:pPr>
      <w:r w:rsidRPr="00AA5576">
        <w:rPr>
          <w:rFonts w:asciiTheme="minorHAnsi" w:hAnsiTheme="minorHAnsi"/>
          <w:sz w:val="22"/>
          <w:szCs w:val="22"/>
        </w:rPr>
        <w:t>Mail to be sent post rejection</w:t>
      </w:r>
    </w:p>
    <w:tbl>
      <w:tblPr>
        <w:tblStyle w:val="TableGrid"/>
        <w:tblW w:w="0" w:type="auto"/>
        <w:tblLook w:val="04A0" w:firstRow="1" w:lastRow="0" w:firstColumn="1" w:lastColumn="0" w:noHBand="0" w:noVBand="1"/>
      </w:tblPr>
      <w:tblGrid>
        <w:gridCol w:w="8885"/>
      </w:tblGrid>
      <w:tr w:rsidR="0048165B" w:rsidRPr="008E6B5A" w:rsidTr="0048165B">
        <w:tc>
          <w:tcPr>
            <w:tcW w:w="8885" w:type="dxa"/>
          </w:tcPr>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617" w:author="aljaykum" w:date="2016-11-09T09:16:00Z">
                  <w:rPr>
                    <w:rFonts w:asciiTheme="minorHAnsi" w:hAnsiTheme="minorHAnsi"/>
                    <w:color w:val="0000FF"/>
                    <w:sz w:val="22"/>
                    <w:szCs w:val="22"/>
                    <w:u w:val="single"/>
                  </w:rPr>
                </w:rPrChange>
              </w:rPr>
              <w:t>From: Delegated Approver</w:t>
            </w: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618" w:author="aljaykum" w:date="2016-11-09T09:16:00Z">
                  <w:rPr>
                    <w:rFonts w:asciiTheme="minorHAnsi" w:hAnsiTheme="minorHAnsi"/>
                    <w:color w:val="0000FF"/>
                    <w:sz w:val="22"/>
                    <w:szCs w:val="22"/>
                    <w:u w:val="single"/>
                  </w:rPr>
                </w:rPrChange>
              </w:rPr>
              <w:t>To: Employee</w:t>
            </w: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619" w:author="aljaykum" w:date="2016-11-09T09:16:00Z">
                  <w:rPr>
                    <w:rFonts w:asciiTheme="minorHAnsi" w:hAnsiTheme="minorHAnsi"/>
                    <w:color w:val="0000FF"/>
                    <w:sz w:val="22"/>
                    <w:szCs w:val="22"/>
                    <w:u w:val="single"/>
                  </w:rPr>
                </w:rPrChange>
              </w:rPr>
              <w:t>CC: Requestor</w:t>
            </w:r>
          </w:p>
          <w:p w:rsidR="0048165B" w:rsidRPr="006472DD" w:rsidRDefault="0048165B" w:rsidP="0048165B">
            <w:pPr>
              <w:spacing w:before="0"/>
              <w:rPr>
                <w:rFonts w:asciiTheme="minorHAnsi" w:hAnsiTheme="minorHAnsi"/>
                <w:sz w:val="22"/>
                <w:szCs w:val="22"/>
              </w:rPr>
            </w:pP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620" w:author="aljaykum" w:date="2016-11-09T09:16:00Z">
                  <w:rPr>
                    <w:rFonts w:asciiTheme="minorHAnsi" w:hAnsiTheme="minorHAnsi"/>
                    <w:color w:val="0000FF"/>
                    <w:sz w:val="22"/>
                    <w:szCs w:val="22"/>
                    <w:u w:val="single"/>
                  </w:rPr>
                </w:rPrChange>
              </w:rPr>
              <w:t>Subject: Approval rights rejected</w:t>
            </w:r>
          </w:p>
          <w:p w:rsidR="0048165B" w:rsidRPr="006472DD" w:rsidRDefault="0048165B" w:rsidP="0048165B">
            <w:pPr>
              <w:spacing w:before="0"/>
              <w:rPr>
                <w:rFonts w:asciiTheme="minorHAnsi" w:hAnsiTheme="minorHAnsi"/>
                <w:sz w:val="22"/>
                <w:szCs w:val="22"/>
              </w:rPr>
            </w:pPr>
          </w:p>
          <w:p w:rsidR="0048165B" w:rsidRPr="006472DD" w:rsidRDefault="00BF6CA6" w:rsidP="0048165B">
            <w:pPr>
              <w:spacing w:before="0"/>
              <w:rPr>
                <w:rFonts w:asciiTheme="minorHAnsi" w:hAnsiTheme="minorHAnsi"/>
                <w:sz w:val="22"/>
                <w:szCs w:val="22"/>
              </w:rPr>
            </w:pPr>
            <w:r w:rsidRPr="00BF6CA6">
              <w:rPr>
                <w:rFonts w:asciiTheme="minorHAnsi" w:hAnsiTheme="minorHAnsi"/>
                <w:sz w:val="22"/>
                <w:szCs w:val="22"/>
                <w:rPrChange w:id="2621" w:author="aljaykum" w:date="2016-11-09T09:16:00Z">
                  <w:rPr>
                    <w:rFonts w:asciiTheme="minorHAnsi" w:hAnsiTheme="minorHAnsi"/>
                    <w:color w:val="0000FF"/>
                    <w:sz w:val="22"/>
                    <w:szCs w:val="22"/>
                    <w:u w:val="single"/>
                  </w:rPr>
                </w:rPrChange>
              </w:rPr>
              <w:t>Body:</w:t>
            </w:r>
          </w:p>
          <w:p w:rsidR="00F25833" w:rsidRPr="006472DD" w:rsidRDefault="00BF6CA6" w:rsidP="00F25833">
            <w:pPr>
              <w:rPr>
                <w:rFonts w:asciiTheme="minorHAnsi" w:hAnsiTheme="minorHAnsi"/>
                <w:sz w:val="22"/>
                <w:szCs w:val="22"/>
                <w:rPrChange w:id="2622" w:author="aljaykum" w:date="2016-11-09T09:16:00Z">
                  <w:rPr>
                    <w:rFonts w:asciiTheme="minorHAnsi" w:hAnsiTheme="minorHAnsi"/>
                  </w:rPr>
                </w:rPrChange>
              </w:rPr>
            </w:pPr>
            <w:r w:rsidRPr="00BF6CA6">
              <w:rPr>
                <w:rFonts w:asciiTheme="minorHAnsi" w:hAnsiTheme="minorHAnsi"/>
                <w:sz w:val="22"/>
                <w:szCs w:val="22"/>
                <w:rPrChange w:id="2623" w:author="aljaykum" w:date="2016-11-09T09:16:00Z">
                  <w:rPr>
                    <w:rFonts w:asciiTheme="minorHAnsi" w:hAnsiTheme="minorHAnsi"/>
                    <w:color w:val="0000FF"/>
                    <w:u w:val="single"/>
                  </w:rPr>
                </w:rPrChange>
              </w:rPr>
              <w:t xml:space="preserve">Hi, </w:t>
            </w:r>
            <w:r w:rsidRPr="00BF6CA6">
              <w:rPr>
                <w:rFonts w:asciiTheme="minorHAnsi" w:hAnsiTheme="minorHAnsi"/>
                <w:sz w:val="22"/>
                <w:szCs w:val="22"/>
                <w:rPrChange w:id="2624" w:author="aljaykum" w:date="2016-11-09T09:16:00Z">
                  <w:rPr>
                    <w:rFonts w:asciiTheme="minorHAnsi" w:hAnsiTheme="minorHAnsi"/>
                    <w:color w:val="0000FF"/>
                    <w:u w:val="single"/>
                  </w:rPr>
                </w:rPrChange>
              </w:rPr>
              <w:br/>
            </w:r>
            <w:r w:rsidRPr="00BF6CA6">
              <w:rPr>
                <w:rFonts w:asciiTheme="minorHAnsi" w:hAnsiTheme="minorHAnsi"/>
                <w:sz w:val="22"/>
                <w:szCs w:val="22"/>
                <w:rPrChange w:id="2625" w:author="aljaykum" w:date="2016-11-09T09:16:00Z">
                  <w:rPr>
                    <w:rFonts w:asciiTheme="minorHAnsi" w:hAnsiTheme="minorHAnsi"/>
                    <w:color w:val="0000FF"/>
                    <w:u w:val="single"/>
                  </w:rPr>
                </w:rPrChange>
              </w:rPr>
              <w:br/>
              <w:t xml:space="preserve">This is to Inform you that approval rights delegated by Requestor Name (ID) are declined by Delegated Approver name(ID) </w:t>
            </w:r>
            <w:r w:rsidRPr="00BF6CA6">
              <w:rPr>
                <w:rFonts w:asciiTheme="minorHAnsi" w:hAnsiTheme="minorHAnsi"/>
                <w:sz w:val="22"/>
                <w:szCs w:val="22"/>
                <w:rPrChange w:id="2626" w:author="aljaykum" w:date="2016-11-09T09:16:00Z">
                  <w:rPr>
                    <w:rFonts w:asciiTheme="minorHAnsi" w:hAnsiTheme="minorHAnsi"/>
                    <w:color w:val="0000FF"/>
                    <w:u w:val="single"/>
                  </w:rPr>
                </w:rPrChange>
              </w:rPr>
              <w:br/>
            </w:r>
            <w:r w:rsidRPr="00BF6CA6">
              <w:rPr>
                <w:rFonts w:asciiTheme="minorHAnsi" w:hAnsiTheme="minorHAnsi"/>
                <w:sz w:val="22"/>
                <w:szCs w:val="22"/>
                <w:rPrChange w:id="2627" w:author="aljaykum" w:date="2016-11-09T09:16:00Z">
                  <w:rPr>
                    <w:rFonts w:asciiTheme="minorHAnsi" w:hAnsiTheme="minorHAnsi"/>
                    <w:color w:val="0000FF"/>
                    <w:u w:val="single"/>
                  </w:rPr>
                </w:rPrChange>
              </w:rPr>
              <w:br/>
              <w:t xml:space="preserve">Note: </w:t>
            </w:r>
          </w:p>
          <w:p w:rsidR="00F25833" w:rsidRPr="006472DD" w:rsidRDefault="00BF6CA6" w:rsidP="00F25833">
            <w:pPr>
              <w:numPr>
                <w:ilvl w:val="0"/>
                <w:numId w:val="64"/>
              </w:numPr>
              <w:kinsoku/>
              <w:spacing w:before="100" w:beforeAutospacing="1" w:after="100" w:afterAutospacing="1" w:line="240" w:lineRule="auto"/>
              <w:rPr>
                <w:rFonts w:asciiTheme="minorHAnsi" w:hAnsiTheme="minorHAnsi"/>
                <w:sz w:val="22"/>
                <w:szCs w:val="22"/>
                <w:rPrChange w:id="2628" w:author="aljaykum" w:date="2016-11-09T09:16:00Z">
                  <w:rPr>
                    <w:rFonts w:asciiTheme="minorHAnsi" w:hAnsiTheme="minorHAnsi"/>
                  </w:rPr>
                </w:rPrChange>
              </w:rPr>
            </w:pPr>
            <w:r w:rsidRPr="00BF6CA6">
              <w:rPr>
                <w:rFonts w:asciiTheme="minorHAnsi" w:hAnsiTheme="minorHAnsi"/>
                <w:sz w:val="22"/>
                <w:szCs w:val="22"/>
                <w:rPrChange w:id="2629" w:author="aljaykum" w:date="2016-11-09T09:16:00Z">
                  <w:rPr>
                    <w:rFonts w:asciiTheme="minorHAnsi" w:hAnsiTheme="minorHAnsi"/>
                    <w:color w:val="0000FF"/>
                    <w:u w:val="single"/>
                  </w:rPr>
                </w:rPrChange>
              </w:rPr>
              <w:t xml:space="preserve">Please login to </w:t>
            </w:r>
            <w:r w:rsidRPr="00BF6CA6">
              <w:rPr>
                <w:rFonts w:asciiTheme="minorHAnsi" w:hAnsiTheme="minorHAnsi"/>
                <w:sz w:val="22"/>
                <w:szCs w:val="22"/>
                <w:rPrChange w:id="2630" w:author="aljaykum" w:date="2016-11-09T09:16:00Z">
                  <w:rPr>
                    <w:color w:val="0000FF"/>
                    <w:u w:val="single"/>
                  </w:rPr>
                </w:rPrChange>
              </w:rPr>
              <w:fldChar w:fldCharType="begin"/>
            </w:r>
            <w:r w:rsidRPr="00BF6CA6">
              <w:rPr>
                <w:rFonts w:asciiTheme="minorHAnsi" w:hAnsiTheme="minorHAnsi"/>
                <w:sz w:val="22"/>
                <w:szCs w:val="22"/>
                <w:rPrChange w:id="2631" w:author="aljaykum" w:date="2016-11-09T09:16:00Z">
                  <w:rPr>
                    <w:color w:val="0000FF"/>
                    <w:u w:val="single"/>
                  </w:rPr>
                </w:rPrChange>
              </w:rPr>
              <w:instrText>HYPERLINK "https://lms.fs.capgemini.com"</w:instrText>
            </w:r>
            <w:r w:rsidRPr="00BF6CA6">
              <w:rPr>
                <w:rFonts w:asciiTheme="minorHAnsi" w:hAnsiTheme="minorHAnsi"/>
                <w:sz w:val="22"/>
                <w:szCs w:val="22"/>
                <w:rPrChange w:id="2632" w:author="aljaykum" w:date="2016-11-09T09:16:00Z">
                  <w:rPr>
                    <w:color w:val="0000FF"/>
                    <w:u w:val="single"/>
                  </w:rPr>
                </w:rPrChange>
              </w:rPr>
              <w:fldChar w:fldCharType="separate"/>
            </w:r>
            <w:r w:rsidRPr="00BF6CA6">
              <w:rPr>
                <w:rStyle w:val="Hyperlink"/>
                <w:rFonts w:asciiTheme="minorHAnsi" w:hAnsiTheme="minorHAnsi"/>
                <w:sz w:val="22"/>
                <w:szCs w:val="22"/>
                <w:rPrChange w:id="2633" w:author="aljaykum" w:date="2016-11-09T09:16:00Z">
                  <w:rPr>
                    <w:rStyle w:val="Hyperlink"/>
                    <w:rFonts w:asciiTheme="minorHAnsi" w:hAnsiTheme="minorHAnsi"/>
                  </w:rPr>
                </w:rPrChange>
              </w:rPr>
              <w:t>&lt;new</w:t>
            </w:r>
            <w:r w:rsidRPr="00BF6CA6">
              <w:rPr>
                <w:rFonts w:asciiTheme="minorHAnsi" w:hAnsiTheme="minorHAnsi"/>
                <w:sz w:val="22"/>
                <w:szCs w:val="22"/>
                <w:rPrChange w:id="2634" w:author="aljaykum" w:date="2016-11-09T09:16:00Z">
                  <w:rPr>
                    <w:color w:val="0000FF"/>
                    <w:u w:val="single"/>
                  </w:rPr>
                </w:rPrChange>
              </w:rPr>
              <w:fldChar w:fldCharType="end"/>
            </w:r>
            <w:r w:rsidRPr="00BF6CA6">
              <w:rPr>
                <w:rFonts w:asciiTheme="minorHAnsi" w:hAnsiTheme="minorHAnsi"/>
                <w:sz w:val="22"/>
                <w:szCs w:val="22"/>
                <w:rPrChange w:id="2635" w:author="aljaykum" w:date="2016-11-09T09:16:00Z">
                  <w:rPr>
                    <w:rFonts w:asciiTheme="minorHAnsi" w:hAnsiTheme="minorHAnsi"/>
                    <w:color w:val="0000FF"/>
                    <w:u w:val="single"/>
                  </w:rPr>
                </w:rPrChange>
              </w:rPr>
              <w:t xml:space="preserve"> LMS approver&gt; to access LMS application </w:t>
            </w:r>
          </w:p>
          <w:p w:rsidR="00F25833" w:rsidRPr="006472DD" w:rsidRDefault="00BF6CA6" w:rsidP="00F25833">
            <w:pPr>
              <w:numPr>
                <w:ilvl w:val="0"/>
                <w:numId w:val="64"/>
              </w:numPr>
              <w:kinsoku/>
              <w:spacing w:before="100" w:beforeAutospacing="1" w:after="100" w:afterAutospacing="1" w:line="240" w:lineRule="auto"/>
              <w:rPr>
                <w:rFonts w:asciiTheme="minorHAnsi" w:hAnsiTheme="minorHAnsi"/>
                <w:sz w:val="22"/>
                <w:szCs w:val="22"/>
                <w:rPrChange w:id="2636" w:author="aljaykum" w:date="2016-11-09T09:16:00Z">
                  <w:rPr>
                    <w:rFonts w:asciiTheme="minorHAnsi" w:hAnsiTheme="minorHAnsi"/>
                  </w:rPr>
                </w:rPrChange>
              </w:rPr>
            </w:pPr>
            <w:r w:rsidRPr="00BF6CA6">
              <w:rPr>
                <w:rFonts w:asciiTheme="minorHAnsi" w:hAnsiTheme="minorHAnsi"/>
                <w:sz w:val="22"/>
                <w:szCs w:val="22"/>
                <w:rPrChange w:id="2637" w:author="aljaykum" w:date="2016-11-09T09:16:00Z">
                  <w:rPr>
                    <w:rFonts w:asciiTheme="minorHAnsi" w:hAnsiTheme="minorHAnsi"/>
                    <w:color w:val="0000FF"/>
                    <w:u w:val="single"/>
                  </w:rPr>
                </w:rPrChange>
              </w:rPr>
              <w:t xml:space="preserve">For any technical/functional issues, kindly raise your service request using : </w:t>
            </w:r>
            <w:r w:rsidRPr="00BF6CA6">
              <w:rPr>
                <w:rFonts w:asciiTheme="minorHAnsi" w:hAnsiTheme="minorHAnsi"/>
                <w:sz w:val="22"/>
                <w:szCs w:val="22"/>
                <w:rPrChange w:id="2638" w:author="aljaykum" w:date="2016-11-09T09:16:00Z">
                  <w:rPr>
                    <w:color w:val="0000FF"/>
                    <w:u w:val="single"/>
                  </w:rPr>
                </w:rPrChange>
              </w:rPr>
              <w:fldChar w:fldCharType="begin"/>
            </w:r>
            <w:r w:rsidRPr="00BF6CA6">
              <w:rPr>
                <w:rFonts w:asciiTheme="minorHAnsi" w:hAnsiTheme="minorHAnsi"/>
                <w:sz w:val="22"/>
                <w:szCs w:val="22"/>
                <w:rPrChange w:id="2639" w:author="aljaykum" w:date="2016-11-09T09:16:00Z">
                  <w:rPr>
                    <w:color w:val="0000FF"/>
                    <w:u w:val="single"/>
                  </w:rPr>
                </w:rPrChange>
              </w:rPr>
              <w:instrText>HYPERLINK "http://arserver.eu.capgemini.com:8080/arsys/forms/eu-itsm-prod.corp.capgemini.com/SRS:ServiceRequestConsole/?mode=submit&amp;F303900000=4&amp;F303900900=SRGAA5V0GKHD1AMQ7J0M1DP80F9286&amp;F303906700=0&amp;F303902000=0&amp;F303902100=0"</w:instrText>
            </w:r>
            <w:r w:rsidRPr="00BF6CA6">
              <w:rPr>
                <w:rFonts w:asciiTheme="minorHAnsi" w:hAnsiTheme="minorHAnsi"/>
                <w:sz w:val="22"/>
                <w:szCs w:val="22"/>
                <w:rPrChange w:id="2640" w:author="aljaykum" w:date="2016-11-09T09:16:00Z">
                  <w:rPr>
                    <w:color w:val="0000FF"/>
                    <w:u w:val="single"/>
                  </w:rPr>
                </w:rPrChange>
              </w:rPr>
              <w:fldChar w:fldCharType="separate"/>
            </w:r>
            <w:r w:rsidRPr="00BF6CA6">
              <w:rPr>
                <w:rStyle w:val="Hyperlink"/>
                <w:rFonts w:asciiTheme="minorHAnsi" w:hAnsiTheme="minorHAnsi"/>
                <w:sz w:val="22"/>
                <w:szCs w:val="22"/>
                <w:rPrChange w:id="2641" w:author="aljaykum" w:date="2016-11-09T09:16:00Z">
                  <w:rPr>
                    <w:rStyle w:val="Hyperlink"/>
                    <w:rFonts w:asciiTheme="minorHAnsi" w:hAnsiTheme="minorHAnsi"/>
                  </w:rPr>
                </w:rPrChange>
              </w:rPr>
              <w:t>FS SBU Service desk portal</w:t>
            </w:r>
            <w:r w:rsidRPr="00BF6CA6">
              <w:rPr>
                <w:rFonts w:asciiTheme="minorHAnsi" w:hAnsiTheme="minorHAnsi"/>
                <w:sz w:val="22"/>
                <w:szCs w:val="22"/>
                <w:rPrChange w:id="2642" w:author="aljaykum" w:date="2016-11-09T09:16:00Z">
                  <w:rPr>
                    <w:color w:val="0000FF"/>
                    <w:u w:val="single"/>
                  </w:rPr>
                </w:rPrChange>
              </w:rPr>
              <w:fldChar w:fldCharType="end"/>
            </w:r>
            <w:r w:rsidRPr="00BF6CA6">
              <w:rPr>
                <w:rFonts w:asciiTheme="minorHAnsi" w:hAnsiTheme="minorHAnsi"/>
                <w:sz w:val="22"/>
                <w:szCs w:val="22"/>
                <w:rPrChange w:id="2643" w:author="aljaykum" w:date="2016-11-09T09:16:00Z">
                  <w:rPr>
                    <w:rFonts w:asciiTheme="minorHAnsi" w:hAnsiTheme="minorHAnsi"/>
                    <w:color w:val="0000FF"/>
                    <w:u w:val="single"/>
                  </w:rPr>
                </w:rPrChange>
              </w:rPr>
              <w:t xml:space="preserve"> (Employee Management &gt;&gt; Leave Management System). </w:t>
            </w:r>
          </w:p>
          <w:p w:rsidR="0048165B" w:rsidRPr="006472DD" w:rsidRDefault="00BF6CA6" w:rsidP="0048165B">
            <w:pPr>
              <w:rPr>
                <w:rFonts w:asciiTheme="minorHAnsi" w:hAnsiTheme="minorHAnsi"/>
                <w:sz w:val="22"/>
                <w:szCs w:val="22"/>
              </w:rPr>
            </w:pPr>
            <w:r w:rsidRPr="00BF6CA6">
              <w:rPr>
                <w:rFonts w:asciiTheme="minorHAnsi" w:hAnsiTheme="minorHAnsi"/>
                <w:sz w:val="22"/>
                <w:szCs w:val="22"/>
                <w:rPrChange w:id="2644" w:author="aljaykum" w:date="2016-11-09T09:16:00Z">
                  <w:rPr>
                    <w:rFonts w:asciiTheme="minorHAnsi" w:hAnsiTheme="minorHAnsi"/>
                    <w:color w:val="0000FF"/>
                    <w:u w:val="single"/>
                  </w:rPr>
                </w:rPrChange>
              </w:rPr>
              <w:lastRenderedPageBreak/>
              <w:br/>
              <w:t>Regards,</w:t>
            </w:r>
            <w:r w:rsidRPr="00BF6CA6">
              <w:rPr>
                <w:rFonts w:asciiTheme="minorHAnsi" w:hAnsiTheme="minorHAnsi"/>
                <w:sz w:val="22"/>
                <w:szCs w:val="22"/>
                <w:rPrChange w:id="2645" w:author="aljaykum" w:date="2016-11-09T09:16:00Z">
                  <w:rPr>
                    <w:rFonts w:asciiTheme="minorHAnsi" w:hAnsiTheme="minorHAnsi"/>
                    <w:color w:val="0000FF"/>
                    <w:u w:val="single"/>
                  </w:rPr>
                </w:rPrChange>
              </w:rPr>
              <w:br/>
              <w:t>Delegated approver name (ID)</w:t>
            </w:r>
          </w:p>
        </w:tc>
      </w:tr>
    </w:tbl>
    <w:p w:rsidR="0048165B" w:rsidRPr="008E6B5A" w:rsidRDefault="0048165B" w:rsidP="0048165B">
      <w:pPr>
        <w:rPr>
          <w:rFonts w:asciiTheme="minorHAnsi" w:hAnsiTheme="minorHAnsi"/>
          <w:sz w:val="22"/>
          <w:szCs w:val="22"/>
        </w:rPr>
      </w:pPr>
    </w:p>
    <w:p w:rsidR="00662C32" w:rsidRPr="008E6B5A" w:rsidRDefault="00AA5576" w:rsidP="00662C32">
      <w:pPr>
        <w:pStyle w:val="Heading3"/>
        <w:numPr>
          <w:ilvl w:val="0"/>
          <w:numId w:val="0"/>
        </w:numPr>
        <w:ind w:left="936" w:hanging="936"/>
        <w:rPr>
          <w:rStyle w:val="IntenseReference"/>
          <w:rFonts w:asciiTheme="minorHAnsi" w:hAnsiTheme="minorHAnsi"/>
        </w:rPr>
      </w:pPr>
      <w:bookmarkStart w:id="2646" w:name="_Toc463518009"/>
      <w:r w:rsidRPr="00AA5576">
        <w:rPr>
          <w:rStyle w:val="IntenseReference"/>
          <w:rFonts w:asciiTheme="minorHAnsi" w:hAnsiTheme="minorHAnsi"/>
        </w:rPr>
        <w:t>Admin &gt;&gt; Manage Holiday List</w:t>
      </w:r>
      <w:bookmarkEnd w:id="2646"/>
      <w:ins w:id="2647" w:author="aljaykum" w:date="2016-11-09T09:16:00Z">
        <w:r w:rsidR="006472DD">
          <w:rPr>
            <w:rStyle w:val="IntenseReference"/>
            <w:rFonts w:asciiTheme="minorHAnsi" w:hAnsiTheme="minorHAnsi"/>
          </w:rPr>
          <w:t xml:space="preserve"> –[Feature not required as this would be one time set up from backend]</w:t>
        </w:r>
      </w:ins>
    </w:p>
    <w:p w:rsidR="00662C32" w:rsidRPr="008E6B5A" w:rsidRDefault="00783519" w:rsidP="00662C32">
      <w:pPr>
        <w:rPr>
          <w:rFonts w:asciiTheme="minorHAnsi" w:hAnsiTheme="minorHAnsi"/>
        </w:rPr>
      </w:pPr>
      <w:r>
        <w:rPr>
          <w:rFonts w:asciiTheme="minorHAnsi" w:hAnsiTheme="minorHAnsi"/>
          <w:noProof/>
          <w:lang w:val="en-US"/>
        </w:rPr>
        <w:drawing>
          <wp:inline distT="0" distB="0" distL="0" distR="0">
            <wp:extent cx="5505450" cy="4924425"/>
            <wp:effectExtent l="19050" t="19050" r="19050"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cstate="print"/>
                    <a:srcRect/>
                    <a:stretch>
                      <a:fillRect/>
                    </a:stretch>
                  </pic:blipFill>
                  <pic:spPr bwMode="auto">
                    <a:xfrm>
                      <a:off x="0" y="0"/>
                      <a:ext cx="5505450" cy="4924425"/>
                    </a:xfrm>
                    <a:prstGeom prst="rect">
                      <a:avLst/>
                    </a:prstGeom>
                    <a:noFill/>
                    <a:ln w="9525">
                      <a:solidFill>
                        <a:schemeClr val="accent1"/>
                      </a:solidFill>
                      <a:miter lim="800000"/>
                      <a:headEnd/>
                      <a:tailEnd/>
                    </a:ln>
                  </pic:spPr>
                </pic:pic>
              </a:graphicData>
            </a:graphic>
          </wp:inline>
        </w:drawing>
      </w:r>
    </w:p>
    <w:p w:rsidR="00662C32" w:rsidRPr="006472DD" w:rsidRDefault="00BF6CA6" w:rsidP="006913E0">
      <w:pPr>
        <w:pStyle w:val="ListParagraph"/>
        <w:numPr>
          <w:ilvl w:val="0"/>
          <w:numId w:val="21"/>
        </w:numPr>
        <w:rPr>
          <w:rFonts w:asciiTheme="minorHAnsi" w:eastAsia="Arial" w:hAnsiTheme="minorHAnsi" w:cs="Arial"/>
          <w:strike/>
          <w:sz w:val="22"/>
          <w:szCs w:val="22"/>
          <w:lang w:val="en-GB"/>
          <w:rPrChange w:id="264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49" w:author="aljaykum" w:date="2016-11-09T09:17:00Z">
            <w:rPr>
              <w:rFonts w:asciiTheme="minorHAnsi" w:eastAsia="Arial" w:hAnsiTheme="minorHAnsi" w:cs="Arial"/>
              <w:color w:val="0000FF"/>
              <w:sz w:val="22"/>
              <w:szCs w:val="22"/>
              <w:u w:val="single"/>
              <w:lang w:val="en-GB"/>
            </w:rPr>
          </w:rPrChange>
        </w:rPr>
        <w:t>This screen would be available to user with US Admin role in LMS application</w:t>
      </w:r>
    </w:p>
    <w:p w:rsidR="00662C32" w:rsidRPr="006472DD" w:rsidRDefault="00BF6CA6" w:rsidP="006913E0">
      <w:pPr>
        <w:pStyle w:val="ListParagraph"/>
        <w:numPr>
          <w:ilvl w:val="0"/>
          <w:numId w:val="21"/>
        </w:numPr>
        <w:rPr>
          <w:rFonts w:asciiTheme="minorHAnsi" w:eastAsia="Arial" w:hAnsiTheme="minorHAnsi" w:cs="Arial"/>
          <w:strike/>
          <w:sz w:val="22"/>
          <w:szCs w:val="22"/>
          <w:lang w:val="en-GB"/>
          <w:rPrChange w:id="2650"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51" w:author="aljaykum" w:date="2016-11-09T09:17:00Z">
            <w:rPr>
              <w:rFonts w:asciiTheme="minorHAnsi" w:eastAsia="Arial" w:hAnsiTheme="minorHAnsi" w:cs="Arial"/>
              <w:color w:val="0000FF"/>
              <w:sz w:val="22"/>
              <w:szCs w:val="22"/>
              <w:u w:val="single"/>
              <w:lang w:val="en-GB"/>
            </w:rPr>
          </w:rPrChange>
        </w:rPr>
        <w:t>This form would enable user to set up the holiday list the selected location.</w:t>
      </w:r>
    </w:p>
    <w:p w:rsidR="006E31BC" w:rsidRPr="006472DD" w:rsidRDefault="00BF6CA6" w:rsidP="006913E0">
      <w:pPr>
        <w:pStyle w:val="ListParagraph"/>
        <w:numPr>
          <w:ilvl w:val="0"/>
          <w:numId w:val="21"/>
        </w:numPr>
        <w:rPr>
          <w:rFonts w:asciiTheme="minorHAnsi" w:eastAsia="Arial" w:hAnsiTheme="minorHAnsi" w:cs="Arial"/>
          <w:strike/>
          <w:sz w:val="22"/>
          <w:szCs w:val="22"/>
          <w:lang w:val="en-GB"/>
          <w:rPrChange w:id="2652"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53" w:author="aljaykum" w:date="2016-11-09T09:17:00Z">
            <w:rPr>
              <w:rFonts w:asciiTheme="minorHAnsi" w:eastAsia="Arial" w:hAnsiTheme="minorHAnsi" w:cs="Arial"/>
              <w:color w:val="0000FF"/>
              <w:sz w:val="22"/>
              <w:szCs w:val="22"/>
              <w:u w:val="single"/>
              <w:lang w:val="en-GB"/>
            </w:rPr>
          </w:rPrChange>
        </w:rPr>
        <w:t>Following fields to be available in the form</w:t>
      </w:r>
    </w:p>
    <w:p w:rsidR="006E31BC" w:rsidRPr="006472DD" w:rsidRDefault="00BF6CA6" w:rsidP="006913E0">
      <w:pPr>
        <w:pStyle w:val="ListParagraph"/>
        <w:numPr>
          <w:ilvl w:val="1"/>
          <w:numId w:val="21"/>
        </w:numPr>
        <w:rPr>
          <w:rFonts w:asciiTheme="minorHAnsi" w:eastAsia="Arial" w:hAnsiTheme="minorHAnsi" w:cs="Arial"/>
          <w:strike/>
          <w:sz w:val="22"/>
          <w:szCs w:val="22"/>
          <w:lang w:val="en-GB"/>
          <w:rPrChange w:id="265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55" w:author="aljaykum" w:date="2016-11-09T09:17:00Z">
            <w:rPr>
              <w:rFonts w:asciiTheme="minorHAnsi" w:eastAsia="Arial" w:hAnsiTheme="minorHAnsi" w:cs="Arial"/>
              <w:color w:val="0000FF"/>
              <w:sz w:val="22"/>
              <w:szCs w:val="22"/>
              <w:u w:val="single"/>
              <w:lang w:val="en-GB"/>
            </w:rPr>
          </w:rPrChange>
        </w:rPr>
        <w:t xml:space="preserve">Holiday List for </w:t>
      </w:r>
      <w:r w:rsidRPr="00BF6CA6">
        <w:rPr>
          <w:rFonts w:asciiTheme="minorHAnsi" w:eastAsia="Arial" w:hAnsiTheme="minorHAnsi" w:cs="Arial"/>
          <w:strike/>
          <w:sz w:val="22"/>
          <w:szCs w:val="22"/>
          <w:lang w:val="en-GB"/>
          <w:rPrChange w:id="2656"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57" w:author="aljaykum" w:date="2016-11-09T09:17:00Z">
            <w:rPr>
              <w:rFonts w:asciiTheme="minorHAnsi" w:eastAsia="Arial" w:hAnsiTheme="minorHAnsi" w:cs="Arial"/>
              <w:color w:val="0000FF"/>
              <w:sz w:val="22"/>
              <w:szCs w:val="22"/>
              <w:u w:val="single"/>
              <w:lang w:val="en-GB"/>
            </w:rPr>
          </w:rPrChange>
        </w:rPr>
        <w:t xml:space="preserve"> dropdown control</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5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59" w:author="aljaykum" w:date="2016-11-09T09:17:00Z">
            <w:rPr>
              <w:rFonts w:asciiTheme="minorHAnsi" w:eastAsia="Arial" w:hAnsiTheme="minorHAnsi" w:cs="Arial"/>
              <w:color w:val="0000FF"/>
              <w:sz w:val="22"/>
              <w:szCs w:val="22"/>
              <w:u w:val="single"/>
              <w:lang w:val="en-GB"/>
            </w:rPr>
          </w:rPrChange>
        </w:rPr>
        <w:t>List to have options as Capgemini Location (default) and Captive Location</w:t>
      </w:r>
    </w:p>
    <w:p w:rsidR="006E31BC" w:rsidRPr="006472DD" w:rsidRDefault="00BF6CA6" w:rsidP="006913E0">
      <w:pPr>
        <w:pStyle w:val="ListParagraph"/>
        <w:numPr>
          <w:ilvl w:val="1"/>
          <w:numId w:val="21"/>
        </w:numPr>
        <w:rPr>
          <w:rFonts w:asciiTheme="minorHAnsi" w:eastAsia="Arial" w:hAnsiTheme="minorHAnsi" w:cs="Arial"/>
          <w:strike/>
          <w:sz w:val="22"/>
          <w:szCs w:val="22"/>
          <w:lang w:val="en-GB"/>
          <w:rPrChange w:id="2660"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61" w:author="aljaykum" w:date="2016-11-09T09:17:00Z">
            <w:rPr>
              <w:rFonts w:asciiTheme="minorHAnsi" w:eastAsia="Arial" w:hAnsiTheme="minorHAnsi" w:cs="Arial"/>
              <w:color w:val="0000FF"/>
              <w:sz w:val="22"/>
              <w:szCs w:val="22"/>
              <w:u w:val="single"/>
              <w:lang w:val="en-GB"/>
            </w:rPr>
          </w:rPrChange>
        </w:rPr>
        <w:t xml:space="preserve">Capgemini Location </w:t>
      </w:r>
      <w:r w:rsidRPr="00BF6CA6">
        <w:rPr>
          <w:rFonts w:asciiTheme="minorHAnsi" w:eastAsia="Arial" w:hAnsiTheme="minorHAnsi" w:cs="Arial"/>
          <w:strike/>
          <w:sz w:val="22"/>
          <w:szCs w:val="22"/>
          <w:lang w:val="en-GB"/>
          <w:rPrChange w:id="2662"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63" w:author="aljaykum" w:date="2016-11-09T09:17:00Z">
            <w:rPr>
              <w:rFonts w:asciiTheme="minorHAnsi" w:eastAsia="Arial" w:hAnsiTheme="minorHAnsi" w:cs="Arial"/>
              <w:color w:val="0000FF"/>
              <w:sz w:val="22"/>
              <w:szCs w:val="22"/>
              <w:u w:val="single"/>
              <w:lang w:val="en-GB"/>
            </w:rPr>
          </w:rPrChange>
        </w:rPr>
        <w:t xml:space="preserve"> dropdown control</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6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65" w:author="aljaykum" w:date="2016-11-09T09:17:00Z">
            <w:rPr>
              <w:rFonts w:asciiTheme="minorHAnsi" w:eastAsia="Arial" w:hAnsiTheme="minorHAnsi" w:cs="Arial"/>
              <w:color w:val="0000FF"/>
              <w:sz w:val="22"/>
              <w:szCs w:val="22"/>
              <w:u w:val="single"/>
              <w:lang w:val="en-GB"/>
            </w:rPr>
          </w:rPrChange>
        </w:rPr>
        <w:t>List to have all the HR FS locations set up in LMS</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66"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67" w:author="aljaykum" w:date="2016-11-09T09:17:00Z">
            <w:rPr>
              <w:rFonts w:asciiTheme="minorHAnsi" w:eastAsia="Arial" w:hAnsiTheme="minorHAnsi" w:cs="Arial"/>
              <w:color w:val="0000FF"/>
              <w:sz w:val="22"/>
              <w:szCs w:val="22"/>
              <w:u w:val="single"/>
              <w:lang w:val="en-GB"/>
            </w:rPr>
          </w:rPrChange>
        </w:rPr>
        <w:t>If US HR Admin is logged in, then US location should be default selected.</w:t>
      </w:r>
    </w:p>
    <w:p w:rsidR="006E31BC" w:rsidRPr="006472DD" w:rsidRDefault="00BF6CA6" w:rsidP="006913E0">
      <w:pPr>
        <w:pStyle w:val="ListParagraph"/>
        <w:numPr>
          <w:ilvl w:val="1"/>
          <w:numId w:val="21"/>
        </w:numPr>
        <w:rPr>
          <w:rFonts w:asciiTheme="minorHAnsi" w:eastAsia="Arial" w:hAnsiTheme="minorHAnsi" w:cs="Arial"/>
          <w:strike/>
          <w:sz w:val="22"/>
          <w:szCs w:val="22"/>
          <w:lang w:val="en-GB"/>
          <w:rPrChange w:id="266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69" w:author="aljaykum" w:date="2016-11-09T09:17:00Z">
            <w:rPr>
              <w:rFonts w:asciiTheme="minorHAnsi" w:eastAsia="Arial" w:hAnsiTheme="minorHAnsi" w:cs="Arial"/>
              <w:color w:val="0000FF"/>
              <w:sz w:val="22"/>
              <w:szCs w:val="22"/>
              <w:u w:val="single"/>
              <w:lang w:val="en-GB"/>
            </w:rPr>
          </w:rPrChange>
        </w:rPr>
        <w:t xml:space="preserve">Holiday set up </w:t>
      </w:r>
      <w:r w:rsidRPr="00BF6CA6">
        <w:rPr>
          <w:rFonts w:asciiTheme="minorHAnsi" w:eastAsia="Arial" w:hAnsiTheme="minorHAnsi" w:cs="Arial"/>
          <w:strike/>
          <w:sz w:val="22"/>
          <w:szCs w:val="22"/>
          <w:lang w:val="en-GB"/>
          <w:rPrChange w:id="2670"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71" w:author="aljaykum" w:date="2016-11-09T09:17:00Z">
            <w:rPr>
              <w:rFonts w:asciiTheme="minorHAnsi" w:eastAsia="Arial" w:hAnsiTheme="minorHAnsi" w:cs="Arial"/>
              <w:color w:val="0000FF"/>
              <w:sz w:val="22"/>
              <w:szCs w:val="22"/>
              <w:u w:val="single"/>
              <w:lang w:val="en-GB"/>
            </w:rPr>
          </w:rPrChange>
        </w:rPr>
        <w:t xml:space="preserve"> table control</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72"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73" w:author="aljaykum" w:date="2016-11-09T09:17:00Z">
            <w:rPr>
              <w:rFonts w:asciiTheme="minorHAnsi" w:eastAsia="Arial" w:hAnsiTheme="minorHAnsi" w:cs="Arial"/>
              <w:color w:val="0000FF"/>
              <w:sz w:val="22"/>
              <w:szCs w:val="22"/>
              <w:u w:val="single"/>
              <w:lang w:val="en-GB"/>
            </w:rPr>
          </w:rPrChange>
        </w:rPr>
        <w:t>Holiday Date – Date/time control</w:t>
      </w:r>
    </w:p>
    <w:p w:rsidR="006E31BC" w:rsidRPr="006472DD" w:rsidRDefault="00BF6CA6" w:rsidP="006913E0">
      <w:pPr>
        <w:pStyle w:val="ListParagraph"/>
        <w:numPr>
          <w:ilvl w:val="3"/>
          <w:numId w:val="21"/>
        </w:numPr>
        <w:rPr>
          <w:rFonts w:asciiTheme="minorHAnsi" w:eastAsia="Arial" w:hAnsiTheme="minorHAnsi" w:cs="Arial"/>
          <w:strike/>
          <w:sz w:val="22"/>
          <w:szCs w:val="22"/>
          <w:lang w:val="en-GB"/>
          <w:rPrChange w:id="267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75" w:author="aljaykum" w:date="2016-11-09T09:17:00Z">
            <w:rPr>
              <w:rFonts w:asciiTheme="minorHAnsi" w:eastAsia="Arial" w:hAnsiTheme="minorHAnsi" w:cs="Arial"/>
              <w:color w:val="0000FF"/>
              <w:sz w:val="22"/>
              <w:szCs w:val="22"/>
              <w:u w:val="single"/>
              <w:lang w:val="en-GB"/>
            </w:rPr>
          </w:rPrChange>
        </w:rPr>
        <w:t>Holiday date cannot be a weekend</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76"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77" w:author="aljaykum" w:date="2016-11-09T09:17:00Z">
            <w:rPr>
              <w:rFonts w:asciiTheme="minorHAnsi" w:eastAsia="Arial" w:hAnsiTheme="minorHAnsi" w:cs="Arial"/>
              <w:color w:val="0000FF"/>
              <w:sz w:val="22"/>
              <w:szCs w:val="22"/>
              <w:u w:val="single"/>
              <w:lang w:val="en-GB"/>
            </w:rPr>
          </w:rPrChange>
        </w:rPr>
        <w:t xml:space="preserve">Description </w:t>
      </w:r>
      <w:r w:rsidRPr="00BF6CA6">
        <w:rPr>
          <w:rFonts w:asciiTheme="minorHAnsi" w:eastAsia="Arial" w:hAnsiTheme="minorHAnsi" w:cs="Arial"/>
          <w:strike/>
          <w:sz w:val="22"/>
          <w:szCs w:val="22"/>
          <w:lang w:val="en-GB"/>
          <w:rPrChange w:id="2678"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79" w:author="aljaykum" w:date="2016-11-09T09:17:00Z">
            <w:rPr>
              <w:rFonts w:asciiTheme="minorHAnsi" w:eastAsia="Arial" w:hAnsiTheme="minorHAnsi" w:cs="Arial"/>
              <w:color w:val="0000FF"/>
              <w:sz w:val="22"/>
              <w:szCs w:val="22"/>
              <w:u w:val="single"/>
              <w:lang w:val="en-GB"/>
            </w:rPr>
          </w:rPrChange>
        </w:rPr>
        <w:t xml:space="preserve"> Textbox control</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80"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81" w:author="aljaykum" w:date="2016-11-09T09:17:00Z">
            <w:rPr>
              <w:rFonts w:asciiTheme="minorHAnsi" w:eastAsia="Arial" w:hAnsiTheme="minorHAnsi" w:cs="Arial"/>
              <w:color w:val="0000FF"/>
              <w:sz w:val="22"/>
              <w:szCs w:val="22"/>
              <w:u w:val="single"/>
              <w:lang w:val="en-GB"/>
            </w:rPr>
          </w:rPrChange>
        </w:rPr>
        <w:t xml:space="preserve">Is Emergency </w:t>
      </w:r>
      <w:r w:rsidRPr="00BF6CA6">
        <w:rPr>
          <w:rFonts w:asciiTheme="minorHAnsi" w:eastAsia="Arial" w:hAnsiTheme="minorHAnsi" w:cs="Arial"/>
          <w:strike/>
          <w:sz w:val="22"/>
          <w:szCs w:val="22"/>
          <w:lang w:val="en-GB"/>
          <w:rPrChange w:id="2682"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83" w:author="aljaykum" w:date="2016-11-09T09:17:00Z">
            <w:rPr>
              <w:rFonts w:asciiTheme="minorHAnsi" w:eastAsia="Arial" w:hAnsiTheme="minorHAnsi" w:cs="Arial"/>
              <w:color w:val="0000FF"/>
              <w:sz w:val="22"/>
              <w:szCs w:val="22"/>
              <w:u w:val="single"/>
              <w:lang w:val="en-GB"/>
            </w:rPr>
          </w:rPrChange>
        </w:rPr>
        <w:t xml:space="preserve"> checkbox control</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8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85" w:author="aljaykum" w:date="2016-11-09T09:17:00Z">
            <w:rPr>
              <w:rFonts w:asciiTheme="minorHAnsi" w:eastAsia="Arial" w:hAnsiTheme="minorHAnsi" w:cs="Arial"/>
              <w:color w:val="0000FF"/>
              <w:sz w:val="22"/>
              <w:szCs w:val="22"/>
              <w:u w:val="single"/>
              <w:lang w:val="en-GB"/>
            </w:rPr>
          </w:rPrChange>
        </w:rPr>
        <w:t xml:space="preserve">+ Add row </w:t>
      </w:r>
      <w:r w:rsidRPr="00BF6CA6">
        <w:rPr>
          <w:rFonts w:asciiTheme="minorHAnsi" w:eastAsia="Arial" w:hAnsiTheme="minorHAnsi" w:cs="Arial"/>
          <w:strike/>
          <w:sz w:val="22"/>
          <w:szCs w:val="22"/>
          <w:lang w:val="en-GB"/>
          <w:rPrChange w:id="2686"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87" w:author="aljaykum" w:date="2016-11-09T09:17:00Z">
            <w:rPr>
              <w:rFonts w:asciiTheme="minorHAnsi" w:eastAsia="Arial" w:hAnsiTheme="minorHAnsi" w:cs="Arial"/>
              <w:color w:val="0000FF"/>
              <w:sz w:val="22"/>
              <w:szCs w:val="22"/>
              <w:u w:val="single"/>
              <w:lang w:val="en-GB"/>
            </w:rPr>
          </w:rPrChange>
        </w:rPr>
        <w:t xml:space="preserve"> on click of the plus sign, additional row to be added</w:t>
      </w:r>
    </w:p>
    <w:p w:rsidR="006E31BC" w:rsidRPr="006472DD" w:rsidRDefault="00BF6CA6" w:rsidP="006913E0">
      <w:pPr>
        <w:pStyle w:val="ListParagraph"/>
        <w:numPr>
          <w:ilvl w:val="3"/>
          <w:numId w:val="21"/>
        </w:numPr>
        <w:rPr>
          <w:rFonts w:asciiTheme="minorHAnsi" w:eastAsia="Arial" w:hAnsiTheme="minorHAnsi" w:cs="Arial"/>
          <w:strike/>
          <w:sz w:val="22"/>
          <w:szCs w:val="22"/>
          <w:lang w:val="en-GB"/>
          <w:rPrChange w:id="268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89" w:author="aljaykum" w:date="2016-11-09T09:17:00Z">
            <w:rPr>
              <w:rFonts w:asciiTheme="minorHAnsi" w:eastAsia="Arial" w:hAnsiTheme="minorHAnsi" w:cs="Arial"/>
              <w:color w:val="0000FF"/>
              <w:sz w:val="22"/>
              <w:szCs w:val="22"/>
              <w:u w:val="single"/>
              <w:lang w:val="en-GB"/>
            </w:rPr>
          </w:rPrChange>
        </w:rPr>
        <w:lastRenderedPageBreak/>
        <w:t>To Add new row, all the above details have to be filled.</w:t>
      </w:r>
    </w:p>
    <w:p w:rsidR="006E31BC" w:rsidRPr="006472DD" w:rsidRDefault="00BF6CA6" w:rsidP="006913E0">
      <w:pPr>
        <w:pStyle w:val="ListParagraph"/>
        <w:numPr>
          <w:ilvl w:val="2"/>
          <w:numId w:val="21"/>
        </w:numPr>
        <w:rPr>
          <w:rFonts w:asciiTheme="minorHAnsi" w:eastAsia="Arial" w:hAnsiTheme="minorHAnsi" w:cs="Arial"/>
          <w:strike/>
          <w:sz w:val="22"/>
          <w:szCs w:val="22"/>
          <w:lang w:val="en-GB"/>
          <w:rPrChange w:id="2690"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91" w:author="aljaykum" w:date="2016-11-09T09:17:00Z">
            <w:rPr>
              <w:rFonts w:asciiTheme="minorHAnsi" w:eastAsia="Arial" w:hAnsiTheme="minorHAnsi" w:cs="Arial"/>
              <w:color w:val="0000FF"/>
              <w:sz w:val="22"/>
              <w:szCs w:val="22"/>
              <w:u w:val="single"/>
              <w:lang w:val="en-GB"/>
            </w:rPr>
          </w:rPrChange>
        </w:rPr>
        <w:t xml:space="preserve">Delete </w:t>
      </w:r>
      <w:r w:rsidRPr="00BF6CA6">
        <w:rPr>
          <w:rFonts w:asciiTheme="minorHAnsi" w:eastAsia="Arial" w:hAnsiTheme="minorHAnsi" w:cs="Arial"/>
          <w:strike/>
          <w:sz w:val="22"/>
          <w:szCs w:val="22"/>
          <w:lang w:val="en-GB"/>
          <w:rPrChange w:id="2692"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93" w:author="aljaykum" w:date="2016-11-09T09:17:00Z">
            <w:rPr>
              <w:rFonts w:asciiTheme="minorHAnsi" w:eastAsia="Arial" w:hAnsiTheme="minorHAnsi" w:cs="Arial"/>
              <w:color w:val="0000FF"/>
              <w:sz w:val="22"/>
              <w:szCs w:val="22"/>
              <w:u w:val="single"/>
              <w:lang w:val="en-GB"/>
            </w:rPr>
          </w:rPrChange>
        </w:rPr>
        <w:t xml:space="preserve"> link, after a row is added, option to delete the currently entered row to be provided.</w:t>
      </w:r>
    </w:p>
    <w:p w:rsidR="00A40A9E" w:rsidRPr="006472DD" w:rsidRDefault="00BF6CA6" w:rsidP="006913E0">
      <w:pPr>
        <w:pStyle w:val="ListParagraph"/>
        <w:numPr>
          <w:ilvl w:val="1"/>
          <w:numId w:val="21"/>
        </w:numPr>
        <w:rPr>
          <w:rFonts w:asciiTheme="minorHAnsi" w:eastAsia="Arial" w:hAnsiTheme="minorHAnsi" w:cs="Arial"/>
          <w:strike/>
          <w:sz w:val="22"/>
          <w:szCs w:val="22"/>
          <w:lang w:val="en-GB"/>
          <w:rPrChange w:id="269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95" w:author="aljaykum" w:date="2016-11-09T09:17:00Z">
            <w:rPr>
              <w:rFonts w:asciiTheme="minorHAnsi" w:eastAsia="Arial" w:hAnsiTheme="minorHAnsi" w:cs="Arial"/>
              <w:color w:val="0000FF"/>
              <w:sz w:val="22"/>
              <w:szCs w:val="22"/>
              <w:u w:val="single"/>
              <w:lang w:val="en-GB"/>
            </w:rPr>
          </w:rPrChange>
        </w:rPr>
        <w:t xml:space="preserve">Submit </w:t>
      </w:r>
      <w:r w:rsidRPr="00BF6CA6">
        <w:rPr>
          <w:rFonts w:asciiTheme="minorHAnsi" w:eastAsia="Arial" w:hAnsiTheme="minorHAnsi" w:cs="Arial"/>
          <w:strike/>
          <w:sz w:val="22"/>
          <w:szCs w:val="22"/>
          <w:lang w:val="en-GB"/>
          <w:rPrChange w:id="2696"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697" w:author="aljaykum" w:date="2016-11-09T09:17:00Z">
            <w:rPr>
              <w:rFonts w:asciiTheme="minorHAnsi" w:eastAsia="Arial" w:hAnsiTheme="minorHAnsi" w:cs="Arial"/>
              <w:color w:val="0000FF"/>
              <w:sz w:val="22"/>
              <w:szCs w:val="22"/>
              <w:u w:val="single"/>
              <w:lang w:val="en-GB"/>
            </w:rPr>
          </w:rPrChange>
        </w:rPr>
        <w:t xml:space="preserve"> Button control,</w:t>
      </w:r>
    </w:p>
    <w:p w:rsidR="00A40A9E" w:rsidRPr="006472DD" w:rsidRDefault="00BF6CA6" w:rsidP="006913E0">
      <w:pPr>
        <w:pStyle w:val="ListParagraph"/>
        <w:numPr>
          <w:ilvl w:val="2"/>
          <w:numId w:val="21"/>
        </w:numPr>
        <w:rPr>
          <w:rFonts w:asciiTheme="minorHAnsi" w:eastAsia="Arial" w:hAnsiTheme="minorHAnsi" w:cs="Arial"/>
          <w:strike/>
          <w:sz w:val="22"/>
          <w:szCs w:val="22"/>
          <w:lang w:val="en-GB"/>
          <w:rPrChange w:id="269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699" w:author="aljaykum" w:date="2016-11-09T09:17:00Z">
            <w:rPr>
              <w:rFonts w:asciiTheme="minorHAnsi" w:eastAsia="Arial" w:hAnsiTheme="minorHAnsi" w:cs="Arial"/>
              <w:color w:val="0000FF"/>
              <w:sz w:val="22"/>
              <w:szCs w:val="22"/>
              <w:u w:val="single"/>
              <w:lang w:val="en-GB"/>
            </w:rPr>
          </w:rPrChange>
        </w:rPr>
        <w:t>On click of the Submit button, the holiday entry should be sent for approval</w:t>
      </w:r>
    </w:p>
    <w:p w:rsidR="00592DAA" w:rsidRPr="006472DD" w:rsidRDefault="00BF6CA6" w:rsidP="006913E0">
      <w:pPr>
        <w:pStyle w:val="ListParagraph"/>
        <w:numPr>
          <w:ilvl w:val="0"/>
          <w:numId w:val="21"/>
        </w:numPr>
        <w:rPr>
          <w:rFonts w:asciiTheme="minorHAnsi" w:eastAsia="Arial" w:hAnsiTheme="minorHAnsi" w:cs="Arial"/>
          <w:strike/>
          <w:sz w:val="22"/>
          <w:szCs w:val="22"/>
          <w:lang w:val="en-GB"/>
          <w:rPrChange w:id="2700"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01" w:author="aljaykum" w:date="2016-11-09T09:17:00Z">
            <w:rPr>
              <w:rFonts w:asciiTheme="minorHAnsi" w:eastAsia="Arial" w:hAnsiTheme="minorHAnsi" w:cs="Arial"/>
              <w:color w:val="0000FF"/>
              <w:sz w:val="22"/>
              <w:szCs w:val="22"/>
              <w:u w:val="single"/>
              <w:lang w:val="en-GB"/>
            </w:rPr>
          </w:rPrChange>
        </w:rPr>
        <w:t>Holiday List</w:t>
      </w:r>
    </w:p>
    <w:p w:rsidR="00592DAA" w:rsidRPr="006472DD" w:rsidRDefault="00BF6CA6" w:rsidP="006913E0">
      <w:pPr>
        <w:pStyle w:val="ListParagraph"/>
        <w:numPr>
          <w:ilvl w:val="1"/>
          <w:numId w:val="21"/>
        </w:numPr>
        <w:rPr>
          <w:rFonts w:asciiTheme="minorHAnsi" w:eastAsia="Arial" w:hAnsiTheme="minorHAnsi" w:cs="Arial"/>
          <w:strike/>
          <w:sz w:val="22"/>
          <w:szCs w:val="22"/>
          <w:lang w:val="en-GB"/>
          <w:rPrChange w:id="2702"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03" w:author="aljaykum" w:date="2016-11-09T09:17:00Z">
            <w:rPr>
              <w:rFonts w:asciiTheme="minorHAnsi" w:eastAsia="Arial" w:hAnsiTheme="minorHAnsi" w:cs="Arial"/>
              <w:color w:val="0000FF"/>
              <w:sz w:val="22"/>
              <w:szCs w:val="22"/>
              <w:u w:val="single"/>
              <w:lang w:val="en-GB"/>
            </w:rPr>
          </w:rPrChange>
        </w:rPr>
        <w:t>Table that would display the approved holiday list for the year.</w:t>
      </w:r>
    </w:p>
    <w:p w:rsidR="00592DAA" w:rsidRPr="006472DD" w:rsidRDefault="00BF6CA6" w:rsidP="006913E0">
      <w:pPr>
        <w:pStyle w:val="ListParagraph"/>
        <w:numPr>
          <w:ilvl w:val="0"/>
          <w:numId w:val="21"/>
        </w:numPr>
        <w:rPr>
          <w:rFonts w:asciiTheme="minorHAnsi" w:eastAsia="Arial" w:hAnsiTheme="minorHAnsi" w:cs="Arial"/>
          <w:strike/>
          <w:sz w:val="22"/>
          <w:szCs w:val="22"/>
          <w:lang w:val="en-GB"/>
          <w:rPrChange w:id="270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05" w:author="aljaykum" w:date="2016-11-09T09:17:00Z">
            <w:rPr>
              <w:rFonts w:asciiTheme="minorHAnsi" w:eastAsia="Arial" w:hAnsiTheme="minorHAnsi" w:cs="Arial"/>
              <w:color w:val="0000FF"/>
              <w:sz w:val="22"/>
              <w:szCs w:val="22"/>
              <w:u w:val="single"/>
              <w:lang w:val="en-GB"/>
            </w:rPr>
          </w:rPrChange>
        </w:rPr>
        <w:t xml:space="preserve">Download </w:t>
      </w:r>
      <w:r w:rsidRPr="00BF6CA6">
        <w:rPr>
          <w:rFonts w:asciiTheme="minorHAnsi" w:eastAsia="Arial" w:hAnsiTheme="minorHAnsi" w:cs="Arial"/>
          <w:strike/>
          <w:sz w:val="22"/>
          <w:szCs w:val="22"/>
          <w:lang w:val="en-GB"/>
          <w:rPrChange w:id="2706"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707" w:author="aljaykum" w:date="2016-11-09T09:17:00Z">
            <w:rPr>
              <w:rFonts w:asciiTheme="minorHAnsi" w:eastAsia="Arial" w:hAnsiTheme="minorHAnsi" w:cs="Arial"/>
              <w:color w:val="0000FF"/>
              <w:sz w:val="22"/>
              <w:szCs w:val="22"/>
              <w:u w:val="single"/>
              <w:lang w:val="en-GB"/>
            </w:rPr>
          </w:rPrChange>
        </w:rPr>
        <w:t xml:space="preserve"> the current holiday list can be downloaded in an excel file</w:t>
      </w:r>
    </w:p>
    <w:p w:rsidR="00592DAA" w:rsidRPr="006472DD" w:rsidRDefault="00BF6CA6" w:rsidP="006913E0">
      <w:pPr>
        <w:pStyle w:val="ListParagraph"/>
        <w:numPr>
          <w:ilvl w:val="0"/>
          <w:numId w:val="21"/>
        </w:numPr>
        <w:rPr>
          <w:rFonts w:asciiTheme="minorHAnsi" w:eastAsia="Arial" w:hAnsiTheme="minorHAnsi" w:cs="Arial"/>
          <w:strike/>
          <w:sz w:val="22"/>
          <w:szCs w:val="22"/>
          <w:lang w:val="en-GB"/>
          <w:rPrChange w:id="2708"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09" w:author="aljaykum" w:date="2016-11-09T09:17:00Z">
            <w:rPr>
              <w:rFonts w:asciiTheme="minorHAnsi" w:eastAsia="Arial" w:hAnsiTheme="minorHAnsi" w:cs="Arial"/>
              <w:color w:val="0000FF"/>
              <w:sz w:val="22"/>
              <w:szCs w:val="22"/>
              <w:u w:val="single"/>
              <w:lang w:val="en-GB"/>
            </w:rPr>
          </w:rPrChange>
        </w:rPr>
        <w:t xml:space="preserve">Upload </w:t>
      </w:r>
      <w:r w:rsidRPr="00BF6CA6">
        <w:rPr>
          <w:rFonts w:asciiTheme="minorHAnsi" w:eastAsia="Arial" w:hAnsiTheme="minorHAnsi" w:cs="Arial"/>
          <w:strike/>
          <w:sz w:val="22"/>
          <w:szCs w:val="22"/>
          <w:lang w:val="en-GB"/>
          <w:rPrChange w:id="2710" w:author="aljaykum" w:date="2016-11-09T09:17:00Z">
            <w:rPr>
              <w:rFonts w:asciiTheme="minorHAnsi" w:eastAsia="Arial" w:hAnsiTheme="minorHAnsi" w:cs="Arial"/>
              <w:color w:val="0000FF"/>
              <w:sz w:val="22"/>
              <w:szCs w:val="22"/>
              <w:u w:val="single"/>
              <w:lang w:val="en-GB"/>
            </w:rPr>
          </w:rPrChange>
        </w:rPr>
        <w:sym w:font="Wingdings" w:char="F0E0"/>
      </w:r>
      <w:r w:rsidRPr="00BF6CA6">
        <w:rPr>
          <w:rFonts w:asciiTheme="minorHAnsi" w:eastAsia="Arial" w:hAnsiTheme="minorHAnsi" w:cs="Arial"/>
          <w:strike/>
          <w:sz w:val="22"/>
          <w:szCs w:val="22"/>
          <w:lang w:val="en-GB"/>
          <w:rPrChange w:id="2711" w:author="aljaykum" w:date="2016-11-09T09:17:00Z">
            <w:rPr>
              <w:rFonts w:asciiTheme="minorHAnsi" w:eastAsia="Arial" w:hAnsiTheme="minorHAnsi" w:cs="Arial"/>
              <w:color w:val="0000FF"/>
              <w:sz w:val="22"/>
              <w:szCs w:val="22"/>
              <w:u w:val="single"/>
              <w:lang w:val="en-GB"/>
            </w:rPr>
          </w:rPrChange>
        </w:rPr>
        <w:t xml:space="preserve"> the holiday list alternatively can be uploaded and sent for approval</w:t>
      </w:r>
    </w:p>
    <w:p w:rsidR="00592DAA" w:rsidRPr="006472DD" w:rsidRDefault="00BF6CA6" w:rsidP="006913E0">
      <w:pPr>
        <w:pStyle w:val="ListParagraph"/>
        <w:numPr>
          <w:ilvl w:val="1"/>
          <w:numId w:val="21"/>
        </w:numPr>
        <w:rPr>
          <w:rFonts w:asciiTheme="minorHAnsi" w:eastAsia="Arial" w:hAnsiTheme="minorHAnsi" w:cs="Arial"/>
          <w:strike/>
          <w:sz w:val="22"/>
          <w:szCs w:val="22"/>
          <w:lang w:val="en-GB"/>
          <w:rPrChange w:id="2712"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13" w:author="aljaykum" w:date="2016-11-09T09:17:00Z">
            <w:rPr>
              <w:rFonts w:asciiTheme="minorHAnsi" w:eastAsia="Arial" w:hAnsiTheme="minorHAnsi" w:cs="Arial"/>
              <w:color w:val="0000FF"/>
              <w:sz w:val="22"/>
              <w:szCs w:val="22"/>
              <w:u w:val="single"/>
              <w:lang w:val="en-GB"/>
            </w:rPr>
          </w:rPrChange>
        </w:rPr>
        <w:t>The file should be only in .xls or .xlsx format</w:t>
      </w:r>
    </w:p>
    <w:p w:rsidR="00592DAA" w:rsidRPr="006472DD" w:rsidRDefault="00BF6CA6" w:rsidP="006913E0">
      <w:pPr>
        <w:pStyle w:val="ListParagraph"/>
        <w:numPr>
          <w:ilvl w:val="1"/>
          <w:numId w:val="21"/>
        </w:numPr>
        <w:rPr>
          <w:rFonts w:asciiTheme="minorHAnsi" w:eastAsia="Arial" w:hAnsiTheme="minorHAnsi" w:cs="Arial"/>
          <w:strike/>
          <w:sz w:val="22"/>
          <w:szCs w:val="22"/>
          <w:lang w:val="en-GB"/>
          <w:rPrChange w:id="2714"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15" w:author="aljaykum" w:date="2016-11-09T09:17:00Z">
            <w:rPr>
              <w:rFonts w:asciiTheme="minorHAnsi" w:eastAsia="Arial" w:hAnsiTheme="minorHAnsi" w:cs="Arial"/>
              <w:color w:val="0000FF"/>
              <w:sz w:val="22"/>
              <w:szCs w:val="22"/>
              <w:u w:val="single"/>
              <w:lang w:val="en-GB"/>
            </w:rPr>
          </w:rPrChange>
        </w:rPr>
        <w:t>The list to be scanned to see if the similar list is already available, if available then message to appear as ‘Holiday list already available’</w:t>
      </w:r>
    </w:p>
    <w:p w:rsidR="00592DAA" w:rsidRPr="006472DD" w:rsidRDefault="00BF6CA6" w:rsidP="006913E0">
      <w:pPr>
        <w:pStyle w:val="ListParagraph"/>
        <w:numPr>
          <w:ilvl w:val="1"/>
          <w:numId w:val="21"/>
        </w:numPr>
        <w:rPr>
          <w:rFonts w:asciiTheme="minorHAnsi" w:eastAsia="Arial" w:hAnsiTheme="minorHAnsi" w:cs="Arial"/>
          <w:strike/>
          <w:sz w:val="22"/>
          <w:szCs w:val="22"/>
          <w:lang w:val="en-GB"/>
          <w:rPrChange w:id="2716" w:author="aljaykum" w:date="2016-11-09T09:17:00Z">
            <w:rPr>
              <w:rFonts w:asciiTheme="minorHAnsi" w:eastAsia="Arial" w:hAnsiTheme="minorHAnsi" w:cs="Arial"/>
              <w:sz w:val="22"/>
              <w:szCs w:val="22"/>
              <w:lang w:val="en-GB"/>
            </w:rPr>
          </w:rPrChange>
        </w:rPr>
      </w:pPr>
      <w:r w:rsidRPr="00BF6CA6">
        <w:rPr>
          <w:rFonts w:asciiTheme="minorHAnsi" w:eastAsia="Arial" w:hAnsiTheme="minorHAnsi" w:cs="Arial"/>
          <w:strike/>
          <w:sz w:val="22"/>
          <w:szCs w:val="22"/>
          <w:lang w:val="en-GB"/>
          <w:rPrChange w:id="2717" w:author="aljaykum" w:date="2016-11-09T09:17:00Z">
            <w:rPr>
              <w:rFonts w:asciiTheme="minorHAnsi" w:eastAsia="Arial" w:hAnsiTheme="minorHAnsi" w:cs="Arial"/>
              <w:color w:val="0000FF"/>
              <w:sz w:val="22"/>
              <w:szCs w:val="22"/>
              <w:u w:val="single"/>
              <w:lang w:val="en-GB"/>
            </w:rPr>
          </w:rPrChange>
        </w:rPr>
        <w:t>The new entry should be saved and sent for approval.</w:t>
      </w:r>
    </w:p>
    <w:p w:rsidR="00A40A9E" w:rsidRPr="006472DD" w:rsidRDefault="00BF6CA6" w:rsidP="00A40A9E">
      <w:pPr>
        <w:rPr>
          <w:rFonts w:asciiTheme="minorHAnsi" w:hAnsiTheme="minorHAnsi"/>
          <w:strike/>
          <w:sz w:val="22"/>
          <w:szCs w:val="22"/>
          <w:rPrChange w:id="2718" w:author="aljaykum" w:date="2016-11-09T09:17:00Z">
            <w:rPr>
              <w:rFonts w:asciiTheme="minorHAnsi" w:hAnsiTheme="minorHAnsi"/>
              <w:sz w:val="22"/>
              <w:szCs w:val="22"/>
            </w:rPr>
          </w:rPrChange>
        </w:rPr>
      </w:pPr>
      <w:r w:rsidRPr="00BF6CA6">
        <w:rPr>
          <w:rFonts w:asciiTheme="minorHAnsi" w:hAnsiTheme="minorHAnsi"/>
          <w:strike/>
          <w:sz w:val="22"/>
          <w:szCs w:val="22"/>
          <w:rPrChange w:id="2719" w:author="aljaykum" w:date="2016-11-09T09:17:00Z">
            <w:rPr>
              <w:rFonts w:asciiTheme="minorHAnsi" w:hAnsiTheme="minorHAnsi"/>
              <w:color w:val="0000FF"/>
              <w:sz w:val="22"/>
              <w:szCs w:val="22"/>
              <w:u w:val="single"/>
            </w:rPr>
          </w:rPrChange>
        </w:rPr>
        <w:t>Mail to be sent post holiday list entry</w:t>
      </w:r>
    </w:p>
    <w:tbl>
      <w:tblPr>
        <w:tblStyle w:val="TableGrid"/>
        <w:tblW w:w="0" w:type="auto"/>
        <w:tblLook w:val="04A0" w:firstRow="1" w:lastRow="0" w:firstColumn="1" w:lastColumn="0" w:noHBand="0" w:noVBand="1"/>
      </w:tblPr>
      <w:tblGrid>
        <w:gridCol w:w="8885"/>
      </w:tblGrid>
      <w:tr w:rsidR="00592DAA" w:rsidRPr="006472DD" w:rsidTr="00592DAA">
        <w:tc>
          <w:tcPr>
            <w:tcW w:w="8885" w:type="dxa"/>
          </w:tcPr>
          <w:p w:rsidR="00592DAA" w:rsidRPr="006472DD" w:rsidRDefault="00BF6CA6" w:rsidP="00592DAA">
            <w:pPr>
              <w:spacing w:before="0"/>
              <w:rPr>
                <w:rFonts w:asciiTheme="minorHAnsi" w:hAnsiTheme="minorHAnsi"/>
                <w:strike/>
                <w:sz w:val="22"/>
                <w:szCs w:val="22"/>
                <w:rPrChange w:id="2720" w:author="aljaykum" w:date="2016-11-09T09:17:00Z">
                  <w:rPr>
                    <w:rFonts w:asciiTheme="minorHAnsi" w:hAnsiTheme="minorHAnsi"/>
                    <w:sz w:val="22"/>
                    <w:szCs w:val="22"/>
                  </w:rPr>
                </w:rPrChange>
              </w:rPr>
            </w:pPr>
            <w:r w:rsidRPr="00BF6CA6">
              <w:rPr>
                <w:rFonts w:asciiTheme="minorHAnsi" w:hAnsiTheme="minorHAnsi"/>
                <w:strike/>
                <w:sz w:val="22"/>
                <w:szCs w:val="22"/>
                <w:rPrChange w:id="2721" w:author="aljaykum" w:date="2016-11-09T09:17:00Z">
                  <w:rPr>
                    <w:rFonts w:asciiTheme="minorHAnsi" w:hAnsiTheme="minorHAnsi"/>
                    <w:color w:val="0000FF"/>
                    <w:sz w:val="22"/>
                    <w:szCs w:val="22"/>
                    <w:u w:val="single"/>
                  </w:rPr>
                </w:rPrChange>
              </w:rPr>
              <w:t>From:</w:t>
            </w:r>
          </w:p>
          <w:p w:rsidR="00592DAA" w:rsidRPr="006472DD" w:rsidRDefault="00BF6CA6" w:rsidP="00592DAA">
            <w:pPr>
              <w:spacing w:before="0"/>
              <w:rPr>
                <w:rFonts w:asciiTheme="minorHAnsi" w:hAnsiTheme="minorHAnsi"/>
                <w:strike/>
                <w:sz w:val="22"/>
                <w:szCs w:val="22"/>
                <w:rPrChange w:id="2722" w:author="aljaykum" w:date="2016-11-09T09:17:00Z">
                  <w:rPr>
                    <w:rFonts w:asciiTheme="minorHAnsi" w:hAnsiTheme="minorHAnsi"/>
                    <w:sz w:val="22"/>
                    <w:szCs w:val="22"/>
                  </w:rPr>
                </w:rPrChange>
              </w:rPr>
            </w:pPr>
            <w:r w:rsidRPr="00BF6CA6">
              <w:rPr>
                <w:rFonts w:asciiTheme="minorHAnsi" w:hAnsiTheme="minorHAnsi"/>
                <w:strike/>
                <w:sz w:val="22"/>
                <w:szCs w:val="22"/>
                <w:rPrChange w:id="2723" w:author="aljaykum" w:date="2016-11-09T09:17:00Z">
                  <w:rPr>
                    <w:rFonts w:asciiTheme="minorHAnsi" w:hAnsiTheme="minorHAnsi"/>
                    <w:color w:val="0000FF"/>
                    <w:sz w:val="22"/>
                    <w:szCs w:val="22"/>
                    <w:u w:val="single"/>
                  </w:rPr>
                </w:rPrChange>
              </w:rPr>
              <w:t>To:</w:t>
            </w:r>
          </w:p>
          <w:p w:rsidR="00592DAA" w:rsidRPr="006472DD" w:rsidRDefault="00BF6CA6" w:rsidP="00592DAA">
            <w:pPr>
              <w:spacing w:before="0"/>
              <w:rPr>
                <w:rFonts w:asciiTheme="minorHAnsi" w:hAnsiTheme="minorHAnsi"/>
                <w:strike/>
                <w:sz w:val="22"/>
                <w:szCs w:val="22"/>
                <w:rPrChange w:id="2724" w:author="aljaykum" w:date="2016-11-09T09:17:00Z">
                  <w:rPr>
                    <w:rFonts w:asciiTheme="minorHAnsi" w:hAnsiTheme="minorHAnsi"/>
                    <w:sz w:val="22"/>
                    <w:szCs w:val="22"/>
                  </w:rPr>
                </w:rPrChange>
              </w:rPr>
            </w:pPr>
            <w:r w:rsidRPr="00BF6CA6">
              <w:rPr>
                <w:rFonts w:asciiTheme="minorHAnsi" w:hAnsiTheme="minorHAnsi"/>
                <w:strike/>
                <w:sz w:val="22"/>
                <w:szCs w:val="22"/>
                <w:rPrChange w:id="2725" w:author="aljaykum" w:date="2016-11-09T09:17:00Z">
                  <w:rPr>
                    <w:rFonts w:asciiTheme="minorHAnsi" w:hAnsiTheme="minorHAnsi"/>
                    <w:color w:val="0000FF"/>
                    <w:sz w:val="22"/>
                    <w:szCs w:val="22"/>
                    <w:u w:val="single"/>
                  </w:rPr>
                </w:rPrChange>
              </w:rPr>
              <w:t>CC:</w:t>
            </w:r>
          </w:p>
          <w:p w:rsidR="00592DAA" w:rsidRPr="006472DD" w:rsidRDefault="00592DAA" w:rsidP="00592DAA">
            <w:pPr>
              <w:spacing w:before="0"/>
              <w:rPr>
                <w:rFonts w:asciiTheme="minorHAnsi" w:hAnsiTheme="minorHAnsi"/>
                <w:strike/>
                <w:sz w:val="22"/>
                <w:szCs w:val="22"/>
                <w:rPrChange w:id="2726" w:author="aljaykum" w:date="2016-11-09T09:17:00Z">
                  <w:rPr>
                    <w:rFonts w:asciiTheme="minorHAnsi" w:hAnsiTheme="minorHAnsi"/>
                    <w:sz w:val="22"/>
                    <w:szCs w:val="22"/>
                  </w:rPr>
                </w:rPrChange>
              </w:rPr>
            </w:pPr>
          </w:p>
          <w:p w:rsidR="00592DAA" w:rsidRPr="006472DD" w:rsidRDefault="00BF6CA6" w:rsidP="00592DAA">
            <w:pPr>
              <w:spacing w:before="0"/>
              <w:rPr>
                <w:rFonts w:asciiTheme="minorHAnsi" w:hAnsiTheme="minorHAnsi"/>
                <w:strike/>
                <w:sz w:val="22"/>
                <w:szCs w:val="22"/>
                <w:rPrChange w:id="2727" w:author="aljaykum" w:date="2016-11-09T09:17:00Z">
                  <w:rPr>
                    <w:rFonts w:asciiTheme="minorHAnsi" w:hAnsiTheme="minorHAnsi"/>
                    <w:sz w:val="22"/>
                    <w:szCs w:val="22"/>
                  </w:rPr>
                </w:rPrChange>
              </w:rPr>
            </w:pPr>
            <w:r w:rsidRPr="00BF6CA6">
              <w:rPr>
                <w:rFonts w:asciiTheme="minorHAnsi" w:hAnsiTheme="minorHAnsi"/>
                <w:strike/>
                <w:sz w:val="22"/>
                <w:szCs w:val="22"/>
                <w:rPrChange w:id="2728" w:author="aljaykum" w:date="2016-11-09T09:17:00Z">
                  <w:rPr>
                    <w:rFonts w:asciiTheme="minorHAnsi" w:hAnsiTheme="minorHAnsi"/>
                    <w:color w:val="0000FF"/>
                    <w:sz w:val="22"/>
                    <w:szCs w:val="22"/>
                    <w:u w:val="single"/>
                  </w:rPr>
                </w:rPrChange>
              </w:rPr>
              <w:t>Subject:</w:t>
            </w:r>
          </w:p>
          <w:p w:rsidR="00592DAA" w:rsidRPr="006472DD" w:rsidRDefault="00592DAA" w:rsidP="00592DAA">
            <w:pPr>
              <w:spacing w:before="0"/>
              <w:rPr>
                <w:rFonts w:asciiTheme="minorHAnsi" w:hAnsiTheme="minorHAnsi"/>
                <w:strike/>
                <w:sz w:val="22"/>
                <w:szCs w:val="22"/>
                <w:rPrChange w:id="2729" w:author="aljaykum" w:date="2016-11-09T09:17:00Z">
                  <w:rPr>
                    <w:rFonts w:asciiTheme="minorHAnsi" w:hAnsiTheme="minorHAnsi"/>
                    <w:sz w:val="22"/>
                    <w:szCs w:val="22"/>
                  </w:rPr>
                </w:rPrChange>
              </w:rPr>
            </w:pPr>
          </w:p>
          <w:p w:rsidR="00592DAA" w:rsidRPr="006472DD" w:rsidRDefault="00BF6CA6" w:rsidP="00592DAA">
            <w:pPr>
              <w:spacing w:before="0"/>
              <w:rPr>
                <w:rFonts w:asciiTheme="minorHAnsi" w:hAnsiTheme="minorHAnsi"/>
                <w:strike/>
                <w:sz w:val="22"/>
                <w:szCs w:val="22"/>
                <w:rPrChange w:id="2730" w:author="aljaykum" w:date="2016-11-09T09:17:00Z">
                  <w:rPr>
                    <w:rFonts w:asciiTheme="minorHAnsi" w:hAnsiTheme="minorHAnsi"/>
                    <w:sz w:val="22"/>
                    <w:szCs w:val="22"/>
                  </w:rPr>
                </w:rPrChange>
              </w:rPr>
            </w:pPr>
            <w:r w:rsidRPr="00BF6CA6">
              <w:rPr>
                <w:rFonts w:asciiTheme="minorHAnsi" w:hAnsiTheme="minorHAnsi"/>
                <w:strike/>
                <w:sz w:val="22"/>
                <w:szCs w:val="22"/>
                <w:rPrChange w:id="2731" w:author="aljaykum" w:date="2016-11-09T09:17:00Z">
                  <w:rPr>
                    <w:rFonts w:asciiTheme="minorHAnsi" w:hAnsiTheme="minorHAnsi"/>
                    <w:color w:val="0000FF"/>
                    <w:sz w:val="22"/>
                    <w:szCs w:val="22"/>
                    <w:u w:val="single"/>
                  </w:rPr>
                </w:rPrChange>
              </w:rPr>
              <w:t>Body</w:t>
            </w:r>
          </w:p>
          <w:p w:rsidR="00592DAA" w:rsidRPr="006472DD" w:rsidRDefault="00592DAA" w:rsidP="00592DAA">
            <w:pPr>
              <w:spacing w:before="0"/>
              <w:rPr>
                <w:rFonts w:asciiTheme="minorHAnsi" w:hAnsiTheme="minorHAnsi"/>
                <w:strike/>
                <w:sz w:val="22"/>
                <w:szCs w:val="22"/>
                <w:rPrChange w:id="2732" w:author="aljaykum" w:date="2016-11-09T09:17:00Z">
                  <w:rPr>
                    <w:rFonts w:asciiTheme="minorHAnsi" w:hAnsiTheme="minorHAnsi"/>
                    <w:sz w:val="22"/>
                    <w:szCs w:val="22"/>
                  </w:rPr>
                </w:rPrChange>
              </w:rPr>
            </w:pPr>
          </w:p>
          <w:p w:rsidR="00592DAA" w:rsidRPr="006472DD" w:rsidRDefault="00592DAA" w:rsidP="00592DAA">
            <w:pPr>
              <w:spacing w:before="0"/>
              <w:rPr>
                <w:rFonts w:asciiTheme="minorHAnsi" w:hAnsiTheme="minorHAnsi"/>
                <w:strike/>
                <w:sz w:val="22"/>
                <w:szCs w:val="22"/>
                <w:rPrChange w:id="2733" w:author="aljaykum" w:date="2016-11-09T09:17:00Z">
                  <w:rPr>
                    <w:rFonts w:asciiTheme="minorHAnsi" w:hAnsiTheme="minorHAnsi"/>
                    <w:sz w:val="22"/>
                    <w:szCs w:val="22"/>
                  </w:rPr>
                </w:rPrChange>
              </w:rPr>
            </w:pPr>
          </w:p>
        </w:tc>
      </w:tr>
    </w:tbl>
    <w:p w:rsidR="00592DAA" w:rsidRPr="008E6B5A" w:rsidRDefault="00592DAA" w:rsidP="00A40A9E">
      <w:pPr>
        <w:rPr>
          <w:rFonts w:asciiTheme="minorHAnsi" w:hAnsiTheme="minorHAnsi"/>
        </w:rPr>
      </w:pPr>
    </w:p>
    <w:p w:rsidR="00592DAA" w:rsidRPr="008E6B5A" w:rsidRDefault="00AA5576" w:rsidP="00F001EC">
      <w:pPr>
        <w:pStyle w:val="Heading3"/>
        <w:numPr>
          <w:ilvl w:val="0"/>
          <w:numId w:val="0"/>
        </w:numPr>
        <w:ind w:left="936" w:hanging="936"/>
        <w:rPr>
          <w:rStyle w:val="IntenseReference"/>
          <w:rFonts w:asciiTheme="minorHAnsi" w:hAnsiTheme="minorHAnsi"/>
        </w:rPr>
      </w:pPr>
      <w:bookmarkStart w:id="2734" w:name="_Toc463518010"/>
      <w:r w:rsidRPr="00AA5576">
        <w:rPr>
          <w:rStyle w:val="IntenseReference"/>
          <w:rFonts w:asciiTheme="minorHAnsi" w:hAnsiTheme="minorHAnsi"/>
        </w:rPr>
        <w:t>Admin &gt;&gt; Rollover / Forfeiture Extension</w:t>
      </w:r>
      <w:bookmarkEnd w:id="2734"/>
    </w:p>
    <w:p w:rsidR="005158C2" w:rsidRPr="008E6B5A" w:rsidRDefault="00783519" w:rsidP="005158C2">
      <w:pPr>
        <w:rPr>
          <w:rFonts w:asciiTheme="minorHAnsi" w:hAnsiTheme="minorHAnsi"/>
        </w:rPr>
      </w:pPr>
      <w:r>
        <w:rPr>
          <w:rFonts w:asciiTheme="minorHAnsi" w:hAnsiTheme="minorHAnsi"/>
          <w:noProof/>
          <w:lang w:val="en-US"/>
        </w:rPr>
        <w:drawing>
          <wp:inline distT="0" distB="0" distL="0" distR="0">
            <wp:extent cx="5495925" cy="3771900"/>
            <wp:effectExtent l="19050" t="19050" r="2857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5495925" cy="3771900"/>
                    </a:xfrm>
                    <a:prstGeom prst="rect">
                      <a:avLst/>
                    </a:prstGeom>
                    <a:noFill/>
                    <a:ln w="9525">
                      <a:solidFill>
                        <a:schemeClr val="accent1"/>
                      </a:solidFill>
                      <a:miter lim="800000"/>
                      <a:headEnd/>
                      <a:tailEnd/>
                    </a:ln>
                  </pic:spPr>
                </pic:pic>
              </a:graphicData>
            </a:graphic>
          </wp:inline>
        </w:drawing>
      </w:r>
    </w:p>
    <w:p w:rsidR="005158C2" w:rsidRPr="008E6B5A" w:rsidRDefault="00AA5576" w:rsidP="006913E0">
      <w:pPr>
        <w:pStyle w:val="ListParagraph"/>
        <w:numPr>
          <w:ilvl w:val="0"/>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Rollover / Forfeiture as per Employee Handbook ‘</w:t>
      </w:r>
      <w:r w:rsidRPr="00AA5576">
        <w:rPr>
          <w:rFonts w:asciiTheme="minorHAnsi" w:eastAsia="Arial" w:hAnsiTheme="minorHAnsi" w:cs="Arial"/>
          <w:i/>
          <w:sz w:val="22"/>
          <w:szCs w:val="22"/>
          <w:lang w:val="en-GB"/>
        </w:rPr>
        <w:t>for all individuals except Vice-Presidents, Directors and Principals, up to one half of an individual's annual accrual amount will automatically roll over into the next calendar year. Unused vacation that exceeds one half of the individual's annual accrual amount will be forfeited, unless otherwise required by applicable law. Individuals have until April 30th of the year immediately following the year in which they accrued the unused vacation to use their vacation carryover balance</w:t>
      </w:r>
      <w:r w:rsidRPr="00AA5576">
        <w:rPr>
          <w:rFonts w:asciiTheme="minorHAnsi" w:eastAsia="Arial" w:hAnsiTheme="minorHAnsi" w:cs="Arial"/>
          <w:sz w:val="22"/>
          <w:szCs w:val="22"/>
          <w:lang w:val="en-GB"/>
        </w:rPr>
        <w:t>’</w:t>
      </w:r>
    </w:p>
    <w:p w:rsidR="006B32A5" w:rsidRPr="008E6B5A" w:rsidRDefault="00AA5576" w:rsidP="006B32A5">
      <w:pPr>
        <w:pStyle w:val="Num1"/>
        <w:numPr>
          <w:ilvl w:val="0"/>
          <w:numId w:val="22"/>
        </w:numPr>
        <w:rPr>
          <w:rFonts w:asciiTheme="minorHAnsi" w:hAnsiTheme="minorHAnsi"/>
          <w:sz w:val="22"/>
          <w:szCs w:val="22"/>
        </w:rPr>
      </w:pPr>
      <w:r w:rsidRPr="00AA5576">
        <w:rPr>
          <w:rFonts w:asciiTheme="minorHAnsi" w:hAnsiTheme="minorHAnsi"/>
          <w:sz w:val="22"/>
          <w:szCs w:val="22"/>
        </w:rPr>
        <w:t>Rollover extension: Employees are allowed to extend the forfeit/lapse date to a future date.</w:t>
      </w:r>
    </w:p>
    <w:p w:rsidR="006B32A5" w:rsidRPr="008E6B5A" w:rsidRDefault="00AA5576" w:rsidP="006B32A5">
      <w:pPr>
        <w:pStyle w:val="Num1"/>
        <w:numPr>
          <w:ilvl w:val="1"/>
          <w:numId w:val="22"/>
        </w:numPr>
        <w:rPr>
          <w:rFonts w:asciiTheme="minorHAnsi" w:hAnsiTheme="minorHAnsi"/>
          <w:sz w:val="22"/>
          <w:szCs w:val="22"/>
        </w:rPr>
      </w:pPr>
      <w:r w:rsidRPr="00AA5576">
        <w:rPr>
          <w:rFonts w:asciiTheme="minorHAnsi" w:hAnsiTheme="minorHAnsi"/>
          <w:sz w:val="22"/>
          <w:szCs w:val="22"/>
        </w:rPr>
        <w:t>LMS will provide a screen to US-HR (Liz/Pete) to do entries for rollover extensions by selecting employee ID, and input the extension end date for this employee.</w:t>
      </w:r>
    </w:p>
    <w:p w:rsidR="006B32A5" w:rsidRPr="008E6B5A" w:rsidRDefault="00AA5576" w:rsidP="006B32A5">
      <w:pPr>
        <w:pStyle w:val="Num1"/>
        <w:numPr>
          <w:ilvl w:val="1"/>
          <w:numId w:val="22"/>
        </w:numPr>
        <w:rPr>
          <w:rFonts w:asciiTheme="minorHAnsi" w:hAnsiTheme="minorHAnsi"/>
          <w:sz w:val="22"/>
          <w:szCs w:val="22"/>
        </w:rPr>
      </w:pPr>
      <w:r w:rsidRPr="00AA5576">
        <w:rPr>
          <w:rFonts w:asciiTheme="minorHAnsi" w:hAnsiTheme="minorHAnsi"/>
          <w:sz w:val="22"/>
          <w:szCs w:val="22"/>
        </w:rPr>
        <w:t>US HR Admin will enter the rollover information for employees in LMS and extension will be applied in LMS.</w:t>
      </w:r>
    </w:p>
    <w:p w:rsidR="008C0A48" w:rsidRPr="008E6B5A" w:rsidRDefault="00AA5576" w:rsidP="008C0A48">
      <w:pPr>
        <w:pStyle w:val="Num1"/>
        <w:numPr>
          <w:ilvl w:val="0"/>
          <w:numId w:val="22"/>
        </w:numPr>
        <w:rPr>
          <w:rFonts w:asciiTheme="minorHAnsi" w:hAnsiTheme="minorHAnsi"/>
          <w:sz w:val="22"/>
          <w:szCs w:val="22"/>
        </w:rPr>
      </w:pPr>
      <w:r w:rsidRPr="00AA5576">
        <w:rPr>
          <w:rFonts w:asciiTheme="minorHAnsi" w:hAnsiTheme="minorHAnsi"/>
          <w:sz w:val="22"/>
          <w:szCs w:val="22"/>
        </w:rPr>
        <w:t>Forfeiture should be done in the pay cycle immediately following the forfeiture date.</w:t>
      </w:r>
    </w:p>
    <w:p w:rsidR="008C0A48" w:rsidRPr="008E6B5A" w:rsidRDefault="00AA5576" w:rsidP="008C0A48">
      <w:pPr>
        <w:pStyle w:val="Num1"/>
        <w:ind w:left="720"/>
        <w:rPr>
          <w:rFonts w:asciiTheme="minorHAnsi" w:hAnsiTheme="minorHAnsi"/>
          <w:sz w:val="22"/>
          <w:szCs w:val="22"/>
        </w:rPr>
      </w:pPr>
      <w:r w:rsidRPr="00AA5576">
        <w:rPr>
          <w:rFonts w:asciiTheme="minorHAnsi" w:hAnsiTheme="minorHAnsi"/>
          <w:sz w:val="22"/>
          <w:szCs w:val="22"/>
        </w:rPr>
        <w:t>Business rules:</w:t>
      </w:r>
    </w:p>
    <w:p w:rsidR="008C0A48" w:rsidRPr="008E6B5A" w:rsidRDefault="00AA5576" w:rsidP="008C0A48">
      <w:pPr>
        <w:pStyle w:val="Num1"/>
        <w:ind w:left="720"/>
        <w:rPr>
          <w:rFonts w:asciiTheme="minorHAnsi" w:hAnsiTheme="minorHAnsi"/>
          <w:sz w:val="22"/>
          <w:szCs w:val="22"/>
        </w:rPr>
      </w:pPr>
      <w:r w:rsidRPr="00AA5576">
        <w:rPr>
          <w:rFonts w:asciiTheme="minorHAnsi" w:hAnsiTheme="minorHAnsi"/>
          <w:sz w:val="22"/>
          <w:szCs w:val="22"/>
        </w:rPr>
        <w:t>LMS should forfeit remaining rolled over vacation hours in May 1-15th pay cycle of each year. If an employee takes vacation in the last week of April, it should show as going against his/her rolled over balance in LMS (till April 30) instead of their current year’s accrued balance. Forfeiture for extension cases should cover the deadline extensions currently allowed (i.e. an employee with approval from Supervisor and HR can extend the deadline to take rolled over vacation to either 5/31 or 6/30). In these cases, the forfeiture should be done in the next pay cycle immediately following the deadline period. For example, if the forfeiture deadline is extended till June 30th, forfeiture should be done in the 1st pay cycle for July.</w:t>
      </w:r>
    </w:p>
    <w:p w:rsidR="005158C2" w:rsidRPr="008E6B5A" w:rsidRDefault="00AA5576" w:rsidP="006913E0">
      <w:pPr>
        <w:pStyle w:val="ListParagraph"/>
        <w:numPr>
          <w:ilvl w:val="0"/>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feature would be available to user logged in with role as US HR Admin.</w:t>
      </w:r>
    </w:p>
    <w:p w:rsidR="005158C2" w:rsidRPr="008E6B5A" w:rsidRDefault="00AA5576" w:rsidP="006913E0">
      <w:pPr>
        <w:pStyle w:val="ListParagraph"/>
        <w:numPr>
          <w:ilvl w:val="0"/>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details to be available on screen:</w:t>
      </w:r>
    </w:p>
    <w:p w:rsidR="005158C2" w:rsidRPr="008E6B5A" w:rsidRDefault="00AA5576" w:rsidP="006913E0">
      <w:pPr>
        <w:pStyle w:val="ListParagraph"/>
        <w:numPr>
          <w:ilvl w:val="1"/>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Employee Name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Auto extender field, this would allow searching all FS active employees</w:t>
      </w:r>
    </w:p>
    <w:p w:rsidR="005158C2" w:rsidRPr="008E6B5A" w:rsidRDefault="00AA5576" w:rsidP="006913E0">
      <w:pPr>
        <w:pStyle w:val="ListParagraph"/>
        <w:numPr>
          <w:ilvl w:val="1"/>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 Extension Type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radio button control, having options Rollover and Forfeiture</w:t>
      </w:r>
    </w:p>
    <w:p w:rsidR="005158C2" w:rsidRPr="008E6B5A" w:rsidRDefault="00AA5576" w:rsidP="006913E0">
      <w:pPr>
        <w:pStyle w:val="ListParagraph"/>
        <w:numPr>
          <w:ilvl w:val="1"/>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Extension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Date/Time control.</w:t>
      </w:r>
    </w:p>
    <w:p w:rsidR="005158C2" w:rsidRPr="008E6B5A" w:rsidRDefault="00AA5576" w:rsidP="006913E0">
      <w:pPr>
        <w:pStyle w:val="ListParagraph"/>
        <w:numPr>
          <w:ilvl w:val="1"/>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Submit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Button control</w:t>
      </w:r>
    </w:p>
    <w:p w:rsidR="005158C2" w:rsidRPr="008E6B5A" w:rsidRDefault="00AA5576" w:rsidP="006913E0">
      <w:pPr>
        <w:pStyle w:val="ListParagraph"/>
        <w:numPr>
          <w:ilvl w:val="2"/>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click of submit button, the record for forfeiture or rollover should be saved successfully.</w:t>
      </w:r>
    </w:p>
    <w:p w:rsidR="00DD6289" w:rsidRPr="008E6B5A" w:rsidRDefault="00AA5576" w:rsidP="006913E0">
      <w:pPr>
        <w:pStyle w:val="ListParagraph"/>
        <w:numPr>
          <w:ilvl w:val="2"/>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Validation on submit button</w:t>
      </w:r>
    </w:p>
    <w:p w:rsidR="00DD6289"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Extension type is not selected, then message to appear as ‘Please select Extension Type’</w:t>
      </w:r>
    </w:p>
    <w:p w:rsidR="00DD6289"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Name not selected, then message to appear as ‘Please select valid employee’</w:t>
      </w:r>
    </w:p>
    <w:p w:rsidR="00DD6289"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name is not valid, then message to appear as ‘Please select valid employee’</w:t>
      </w:r>
    </w:p>
    <w:p w:rsidR="00DD6289" w:rsidRPr="004F07B3"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If Extension date is not selected, then message to appear as ‘Please </w:t>
      </w:r>
      <w:r w:rsidR="00BF6CA6" w:rsidRPr="00BF6CA6">
        <w:rPr>
          <w:rFonts w:asciiTheme="minorHAnsi" w:eastAsia="Arial" w:hAnsiTheme="minorHAnsi" w:cs="Arial"/>
          <w:sz w:val="22"/>
          <w:szCs w:val="22"/>
          <w:lang w:val="en-GB"/>
          <w:rPrChange w:id="2735" w:author="aljaykum" w:date="2016-11-09T09:27:00Z">
            <w:rPr>
              <w:rFonts w:asciiTheme="minorHAnsi" w:eastAsia="Arial" w:hAnsiTheme="minorHAnsi" w:cs="Arial"/>
              <w:color w:val="0000FF"/>
              <w:sz w:val="22"/>
              <w:szCs w:val="22"/>
              <w:u w:val="single"/>
              <w:lang w:val="en-GB"/>
            </w:rPr>
          </w:rPrChange>
        </w:rPr>
        <w:t>select date’</w:t>
      </w:r>
    </w:p>
    <w:p w:rsidR="00D91E3B" w:rsidRPr="004F07B3" w:rsidRDefault="00BF6CA6" w:rsidP="006913E0">
      <w:pPr>
        <w:pStyle w:val="ListParagraph"/>
        <w:numPr>
          <w:ilvl w:val="3"/>
          <w:numId w:val="22"/>
        </w:numPr>
        <w:rPr>
          <w:rFonts w:asciiTheme="minorHAnsi" w:eastAsia="Arial" w:hAnsiTheme="minorHAnsi" w:cs="Arial"/>
          <w:sz w:val="22"/>
          <w:szCs w:val="22"/>
          <w:lang w:val="en-GB"/>
          <w:rPrChange w:id="2736" w:author="aljaykum" w:date="2016-11-09T09:27:00Z">
            <w:rPr>
              <w:rFonts w:asciiTheme="minorHAnsi" w:eastAsia="Arial" w:hAnsiTheme="minorHAnsi" w:cs="Arial"/>
              <w:sz w:val="22"/>
              <w:szCs w:val="22"/>
              <w:highlight w:val="yellow"/>
              <w:lang w:val="en-GB"/>
            </w:rPr>
          </w:rPrChange>
        </w:rPr>
      </w:pPr>
      <w:r w:rsidRPr="00BF6CA6">
        <w:rPr>
          <w:rFonts w:asciiTheme="minorHAnsi" w:eastAsia="Arial" w:hAnsiTheme="minorHAnsi" w:cs="Arial"/>
          <w:sz w:val="22"/>
          <w:szCs w:val="22"/>
          <w:lang w:val="en-GB"/>
          <w:rPrChange w:id="2737" w:author="aljaykum" w:date="2016-11-09T09:27:00Z">
            <w:rPr>
              <w:rFonts w:asciiTheme="minorHAnsi" w:eastAsia="Arial" w:hAnsiTheme="minorHAnsi" w:cs="Arial"/>
              <w:color w:val="0000FF"/>
              <w:sz w:val="22"/>
              <w:szCs w:val="22"/>
              <w:highlight w:val="yellow"/>
              <w:u w:val="single"/>
              <w:lang w:val="en-GB"/>
            </w:rPr>
          </w:rPrChange>
        </w:rPr>
        <w:t xml:space="preserve">Extension date is of past years, then message to appear as ‘Extension date can of current year or following year’ </w:t>
      </w:r>
      <w:del w:id="2738" w:author="aljaykum" w:date="2016-11-09T09:27:00Z">
        <w:r w:rsidRPr="00BF6CA6">
          <w:rPr>
            <w:rFonts w:asciiTheme="minorHAnsi" w:eastAsia="Arial" w:hAnsiTheme="minorHAnsi" w:cs="Arial"/>
            <w:sz w:val="22"/>
            <w:szCs w:val="22"/>
            <w:lang w:val="en-GB"/>
            <w:rPrChange w:id="2739" w:author="aljaykum" w:date="2016-11-09T09:27:00Z">
              <w:rPr>
                <w:rFonts w:asciiTheme="minorHAnsi" w:eastAsia="Arial" w:hAnsiTheme="minorHAnsi" w:cs="Arial"/>
                <w:color w:val="0000FF"/>
                <w:sz w:val="22"/>
                <w:szCs w:val="22"/>
                <w:highlight w:val="yellow"/>
                <w:u w:val="single"/>
                <w:lang w:val="en-GB"/>
              </w:rPr>
            </w:rPrChange>
          </w:rPr>
          <w:sym w:font="Wingdings" w:char="F0E0"/>
        </w:r>
        <w:r w:rsidRPr="00BF6CA6">
          <w:rPr>
            <w:rFonts w:asciiTheme="minorHAnsi" w:eastAsia="Arial" w:hAnsiTheme="minorHAnsi" w:cs="Arial"/>
            <w:sz w:val="22"/>
            <w:szCs w:val="22"/>
            <w:lang w:val="en-GB"/>
            <w:rPrChange w:id="2740" w:author="aljaykum" w:date="2016-11-09T09:27:00Z">
              <w:rPr>
                <w:rFonts w:asciiTheme="minorHAnsi" w:eastAsia="Arial" w:hAnsiTheme="minorHAnsi" w:cs="Arial"/>
                <w:color w:val="0000FF"/>
                <w:sz w:val="22"/>
                <w:szCs w:val="22"/>
                <w:highlight w:val="yellow"/>
                <w:u w:val="single"/>
                <w:lang w:val="en-GB"/>
              </w:rPr>
            </w:rPrChange>
          </w:rPr>
          <w:delText xml:space="preserve"> Need to confirm as this is now present now</w:delText>
        </w:r>
      </w:del>
    </w:p>
    <w:p w:rsidR="00D91E3B" w:rsidRPr="004F07B3" w:rsidRDefault="00BF6CA6" w:rsidP="006913E0">
      <w:pPr>
        <w:pStyle w:val="ListParagraph"/>
        <w:numPr>
          <w:ilvl w:val="3"/>
          <w:numId w:val="22"/>
        </w:numPr>
        <w:contextualSpacing w:val="0"/>
        <w:rPr>
          <w:rFonts w:asciiTheme="minorHAnsi" w:eastAsia="Arial" w:hAnsiTheme="minorHAnsi" w:cs="Arial"/>
          <w:sz w:val="22"/>
          <w:szCs w:val="22"/>
          <w:lang w:val="en-GB"/>
          <w:rPrChange w:id="2741" w:author="aljaykum" w:date="2016-11-09T09:27:00Z">
            <w:rPr>
              <w:rFonts w:asciiTheme="minorHAnsi" w:eastAsia="Arial" w:hAnsiTheme="minorHAnsi" w:cs="Arial"/>
              <w:sz w:val="22"/>
              <w:szCs w:val="22"/>
              <w:highlight w:val="yellow"/>
              <w:lang w:val="en-GB"/>
            </w:rPr>
          </w:rPrChange>
        </w:rPr>
      </w:pPr>
      <w:r w:rsidRPr="00BF6CA6">
        <w:rPr>
          <w:rFonts w:asciiTheme="minorHAnsi" w:eastAsia="Arial" w:hAnsiTheme="minorHAnsi" w:cs="Arial"/>
          <w:sz w:val="22"/>
          <w:szCs w:val="22"/>
          <w:lang w:val="en-GB"/>
          <w:rPrChange w:id="2742" w:author="aljaykum" w:date="2016-11-09T09:27:00Z">
            <w:rPr>
              <w:rFonts w:asciiTheme="minorHAnsi" w:eastAsia="Arial" w:hAnsiTheme="minorHAnsi" w:cs="Arial"/>
              <w:color w:val="0000FF"/>
              <w:sz w:val="22"/>
              <w:szCs w:val="22"/>
              <w:highlight w:val="yellow"/>
              <w:u w:val="single"/>
              <w:lang w:val="en-GB"/>
            </w:rPr>
          </w:rPrChange>
        </w:rPr>
        <w:t>If Forfeiture Extension is done for an employee more than once with extension date being of the same year, then duplicate record error should come.</w:t>
      </w:r>
    </w:p>
    <w:p w:rsidR="00D91E3B" w:rsidRPr="004F07B3" w:rsidRDefault="00BF6CA6" w:rsidP="006913E0">
      <w:pPr>
        <w:pStyle w:val="ListParagraph"/>
        <w:numPr>
          <w:ilvl w:val="3"/>
          <w:numId w:val="22"/>
        </w:numPr>
        <w:contextualSpacing w:val="0"/>
        <w:rPr>
          <w:rFonts w:asciiTheme="minorHAnsi" w:eastAsia="Arial" w:hAnsiTheme="minorHAnsi" w:cs="Arial"/>
          <w:sz w:val="22"/>
          <w:szCs w:val="22"/>
          <w:lang w:val="en-GB"/>
          <w:rPrChange w:id="2743" w:author="aljaykum" w:date="2016-11-09T09:27:00Z">
            <w:rPr>
              <w:rFonts w:asciiTheme="minorHAnsi" w:eastAsia="Arial" w:hAnsiTheme="minorHAnsi" w:cs="Arial"/>
              <w:sz w:val="22"/>
              <w:szCs w:val="22"/>
              <w:highlight w:val="yellow"/>
              <w:lang w:val="en-GB"/>
            </w:rPr>
          </w:rPrChange>
        </w:rPr>
      </w:pPr>
      <w:r w:rsidRPr="00BF6CA6">
        <w:rPr>
          <w:rFonts w:asciiTheme="minorHAnsi" w:eastAsia="Arial" w:hAnsiTheme="minorHAnsi" w:cs="Arial"/>
          <w:sz w:val="22"/>
          <w:szCs w:val="22"/>
          <w:lang w:val="en-GB"/>
          <w:rPrChange w:id="2744" w:author="aljaykum" w:date="2016-11-09T09:27:00Z">
            <w:rPr>
              <w:rFonts w:asciiTheme="minorHAnsi" w:eastAsia="Arial" w:hAnsiTheme="minorHAnsi" w:cs="Arial"/>
              <w:color w:val="0000FF"/>
              <w:sz w:val="22"/>
              <w:szCs w:val="22"/>
              <w:highlight w:val="yellow"/>
              <w:u w:val="single"/>
              <w:lang w:val="en-GB"/>
            </w:rPr>
          </w:rPrChange>
        </w:rPr>
        <w:t xml:space="preserve">If extension date is not of the same year, the system should accept the input. </w:t>
      </w:r>
      <w:del w:id="2745" w:author="aljaykum" w:date="2016-11-09T09:27:00Z">
        <w:r w:rsidRPr="00BF6CA6">
          <w:rPr>
            <w:rFonts w:asciiTheme="minorHAnsi" w:eastAsia="Arial" w:hAnsiTheme="minorHAnsi" w:cs="Arial"/>
            <w:sz w:val="22"/>
            <w:szCs w:val="22"/>
            <w:lang w:val="en-GB"/>
            <w:rPrChange w:id="2746" w:author="aljaykum" w:date="2016-11-09T09:27:00Z">
              <w:rPr>
                <w:rFonts w:asciiTheme="minorHAnsi" w:eastAsia="Arial" w:hAnsiTheme="minorHAnsi" w:cs="Arial"/>
                <w:color w:val="0000FF"/>
                <w:sz w:val="22"/>
                <w:szCs w:val="22"/>
                <w:highlight w:val="yellow"/>
                <w:u w:val="single"/>
                <w:lang w:val="en-GB"/>
              </w:rPr>
            </w:rPrChange>
          </w:rPr>
          <w:sym w:font="Wingdings" w:char="F0E0"/>
        </w:r>
        <w:r w:rsidRPr="00BF6CA6">
          <w:rPr>
            <w:rFonts w:asciiTheme="minorHAnsi" w:eastAsia="Arial" w:hAnsiTheme="minorHAnsi" w:cs="Arial"/>
            <w:sz w:val="22"/>
            <w:szCs w:val="22"/>
            <w:lang w:val="en-GB"/>
            <w:rPrChange w:id="2747" w:author="aljaykum" w:date="2016-11-09T09:27:00Z">
              <w:rPr>
                <w:rFonts w:asciiTheme="minorHAnsi" w:eastAsia="Arial" w:hAnsiTheme="minorHAnsi" w:cs="Arial"/>
                <w:color w:val="0000FF"/>
                <w:sz w:val="22"/>
                <w:szCs w:val="22"/>
                <w:highlight w:val="yellow"/>
                <w:u w:val="single"/>
                <w:lang w:val="en-GB"/>
              </w:rPr>
            </w:rPrChange>
          </w:rPr>
          <w:delText>Above two points was proposed last year but didn’t implement, now we can consider</w:delText>
        </w:r>
      </w:del>
    </w:p>
    <w:p w:rsidR="00D91E3B" w:rsidRPr="008E6B5A" w:rsidDel="004F07B3" w:rsidRDefault="00AA5576" w:rsidP="006913E0">
      <w:pPr>
        <w:pStyle w:val="ListParagraph"/>
        <w:numPr>
          <w:ilvl w:val="2"/>
          <w:numId w:val="22"/>
        </w:numPr>
        <w:rPr>
          <w:del w:id="2748" w:author="aljaykum" w:date="2016-11-09T09:26:00Z"/>
          <w:rFonts w:asciiTheme="minorHAnsi" w:eastAsia="Arial" w:hAnsiTheme="minorHAnsi" w:cs="Arial"/>
          <w:sz w:val="22"/>
          <w:szCs w:val="22"/>
          <w:highlight w:val="yellow"/>
          <w:lang w:val="en-GB"/>
        </w:rPr>
      </w:pPr>
      <w:del w:id="2749" w:author="aljaykum" w:date="2016-11-09T09:26:00Z">
        <w:r w:rsidRPr="00AA5576" w:rsidDel="004F07B3">
          <w:rPr>
            <w:rFonts w:asciiTheme="minorHAnsi" w:eastAsia="Arial" w:hAnsiTheme="minorHAnsi" w:cs="Arial"/>
            <w:sz w:val="22"/>
            <w:szCs w:val="22"/>
            <w:highlight w:val="yellow"/>
            <w:lang w:val="en-GB"/>
          </w:rPr>
          <w:lastRenderedPageBreak/>
          <w:delText xml:space="preserve">Understand the process of rollover and forfeit </w:delText>
        </w:r>
      </w:del>
    </w:p>
    <w:p w:rsidR="00FC67EA" w:rsidRPr="008E6B5A" w:rsidRDefault="00AA5576" w:rsidP="006913E0">
      <w:pPr>
        <w:pStyle w:val="ListParagraph"/>
        <w:numPr>
          <w:ilvl w:val="1"/>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History section</w:t>
      </w:r>
    </w:p>
    <w:p w:rsidR="00FC67EA" w:rsidRPr="008E6B5A" w:rsidRDefault="00AA5576" w:rsidP="006913E0">
      <w:pPr>
        <w:pStyle w:val="ListParagraph"/>
        <w:numPr>
          <w:ilvl w:val="2"/>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Year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dropdown field </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List would contain the years for which the rollover or forfeiture data available.</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year to be selected by default</w:t>
      </w:r>
    </w:p>
    <w:p w:rsidR="00FC67EA" w:rsidRPr="008E6B5A" w:rsidRDefault="00AA5576" w:rsidP="006913E0">
      <w:pPr>
        <w:pStyle w:val="ListParagraph"/>
        <w:numPr>
          <w:ilvl w:val="2"/>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Extension Type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radio button control</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List to include options All, Rollover, Forfeiture</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All option to be selected by default</w:t>
      </w:r>
    </w:p>
    <w:p w:rsidR="00FC67EA" w:rsidRPr="008E6B5A" w:rsidRDefault="00AA5576" w:rsidP="006913E0">
      <w:pPr>
        <w:pStyle w:val="ListParagraph"/>
        <w:numPr>
          <w:ilvl w:val="2"/>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Details table</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Employee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Employee details filtered as per the year and extension type selected, Name format : Employee Name (ID)</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Extension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Extension type filtered as per the year and extension type selected</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Extension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Extension date of the record filtered as per the year and extension type</w:t>
      </w:r>
    </w:p>
    <w:p w:rsidR="00FC67EA" w:rsidRPr="008E6B5A" w:rsidRDefault="00AA5576" w:rsidP="006913E0">
      <w:pPr>
        <w:pStyle w:val="ListParagraph"/>
        <w:numPr>
          <w:ilvl w:val="3"/>
          <w:numId w:val="22"/>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Action</w:t>
      </w:r>
    </w:p>
    <w:p w:rsidR="00FC67EA" w:rsidRPr="008E6B5A" w:rsidRDefault="00783519" w:rsidP="00FC67EA">
      <w:pPr>
        <w:pStyle w:val="ListParagraph"/>
        <w:ind w:left="2160"/>
        <w:rPr>
          <w:rFonts w:asciiTheme="minorHAnsi" w:eastAsia="Arial" w:hAnsiTheme="minorHAnsi" w:cs="Arial"/>
          <w:sz w:val="22"/>
          <w:szCs w:val="22"/>
          <w:lang w:val="en-GB"/>
        </w:rPr>
      </w:pPr>
      <w:r>
        <w:rPr>
          <w:rFonts w:asciiTheme="minorHAnsi" w:hAnsiTheme="minorHAnsi"/>
          <w:noProof/>
          <w:sz w:val="22"/>
          <w:szCs w:val="22"/>
        </w:rPr>
        <w:drawing>
          <wp:inline distT="0" distB="0" distL="0" distR="0">
            <wp:extent cx="400050" cy="39052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cstate="print"/>
                    <a:srcRect/>
                    <a:stretch>
                      <a:fillRect/>
                    </a:stretch>
                  </pic:blipFill>
                  <pic:spPr bwMode="auto">
                    <a:xfrm>
                      <a:off x="0" y="0"/>
                      <a:ext cx="400050" cy="390525"/>
                    </a:xfrm>
                    <a:prstGeom prst="rect">
                      <a:avLst/>
                    </a:prstGeom>
                    <a:noFill/>
                    <a:ln w="9525">
                      <a:noFill/>
                      <a:miter lim="800000"/>
                      <a:headEnd/>
                      <a:tailEnd/>
                    </a:ln>
                  </pic:spPr>
                </pic:pic>
              </a:graphicData>
            </a:graphic>
          </wp:inline>
        </w:drawing>
      </w:r>
      <w:r w:rsidR="00AA5576" w:rsidRPr="00AA5576">
        <w:rPr>
          <w:rFonts w:asciiTheme="minorHAnsi" w:eastAsia="Arial" w:hAnsiTheme="minorHAnsi" w:cs="Arial"/>
          <w:sz w:val="22"/>
          <w:szCs w:val="22"/>
          <w:lang w:val="en-GB"/>
        </w:rPr>
        <w:sym w:font="Wingdings" w:char="F0E0"/>
      </w:r>
      <w:r w:rsidR="00AA5576" w:rsidRPr="00AA5576">
        <w:rPr>
          <w:rFonts w:asciiTheme="minorHAnsi" w:eastAsia="Arial" w:hAnsiTheme="minorHAnsi" w:cs="Arial"/>
          <w:sz w:val="22"/>
          <w:szCs w:val="22"/>
          <w:lang w:val="en-GB"/>
        </w:rPr>
        <w:t xml:space="preserve"> Delete the record</w:t>
      </w:r>
    </w:p>
    <w:p w:rsidR="00FC67EA" w:rsidRPr="008E6B5A" w:rsidRDefault="00AA5576" w:rsidP="00FC67EA">
      <w:pPr>
        <w:pStyle w:val="ListParagraph"/>
        <w:ind w:left="2160"/>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click of delete button the rollover or forfeiture record should be marked inactive or deleted.</w:t>
      </w:r>
    </w:p>
    <w:p w:rsidR="008C0A48" w:rsidRPr="008E6B5A" w:rsidRDefault="008C0A48" w:rsidP="00FC67EA">
      <w:pPr>
        <w:pStyle w:val="ListParagraph"/>
        <w:ind w:left="2160"/>
        <w:rPr>
          <w:rFonts w:asciiTheme="minorHAnsi" w:eastAsia="Arial" w:hAnsiTheme="minorHAnsi" w:cs="Arial"/>
          <w:sz w:val="22"/>
          <w:szCs w:val="22"/>
          <w:lang w:val="en-GB"/>
        </w:rPr>
      </w:pPr>
    </w:p>
    <w:p w:rsidR="00C65286" w:rsidRPr="008E6B5A" w:rsidRDefault="00C65286" w:rsidP="00FC67EA">
      <w:pPr>
        <w:pStyle w:val="ListParagraph"/>
        <w:ind w:left="2160"/>
        <w:rPr>
          <w:rFonts w:asciiTheme="minorHAnsi" w:eastAsia="Arial" w:hAnsiTheme="minorHAnsi" w:cs="Arial"/>
          <w:sz w:val="22"/>
          <w:szCs w:val="22"/>
          <w:lang w:val="en-GB"/>
        </w:rPr>
      </w:pPr>
    </w:p>
    <w:p w:rsidR="00C65286" w:rsidRPr="008E6B5A" w:rsidRDefault="00AA5576" w:rsidP="00C65286">
      <w:pPr>
        <w:pStyle w:val="Heading3"/>
        <w:numPr>
          <w:ilvl w:val="0"/>
          <w:numId w:val="0"/>
        </w:numPr>
        <w:ind w:left="936" w:hanging="936"/>
        <w:rPr>
          <w:rStyle w:val="IntenseReference"/>
          <w:rFonts w:asciiTheme="minorHAnsi" w:hAnsiTheme="minorHAnsi"/>
        </w:rPr>
      </w:pPr>
      <w:bookmarkStart w:id="2750" w:name="_Toc463518011"/>
      <w:r w:rsidRPr="00AA5576">
        <w:rPr>
          <w:rStyle w:val="IntenseReference"/>
          <w:rFonts w:asciiTheme="minorHAnsi" w:hAnsiTheme="minorHAnsi"/>
        </w:rPr>
        <w:t>Admin &gt;&gt; Update Disability Schedule</w:t>
      </w:r>
      <w:bookmarkEnd w:id="2750"/>
    </w:p>
    <w:p w:rsidR="00C65286" w:rsidRPr="008E6B5A" w:rsidRDefault="00783519" w:rsidP="00C65286">
      <w:pPr>
        <w:rPr>
          <w:rFonts w:asciiTheme="minorHAnsi" w:hAnsiTheme="minorHAnsi"/>
        </w:rPr>
      </w:pPr>
      <w:r>
        <w:rPr>
          <w:rFonts w:asciiTheme="minorHAnsi" w:hAnsiTheme="minorHAnsi"/>
          <w:noProof/>
          <w:lang w:val="en-US"/>
        </w:rPr>
        <w:drawing>
          <wp:inline distT="0" distB="0" distL="0" distR="0">
            <wp:extent cx="5495925" cy="288607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srcRect/>
                    <a:stretch>
                      <a:fillRect/>
                    </a:stretch>
                  </pic:blipFill>
                  <pic:spPr bwMode="auto">
                    <a:xfrm>
                      <a:off x="0" y="0"/>
                      <a:ext cx="5495925" cy="2886075"/>
                    </a:xfrm>
                    <a:prstGeom prst="rect">
                      <a:avLst/>
                    </a:prstGeom>
                    <a:noFill/>
                    <a:ln w="9525">
                      <a:solidFill>
                        <a:schemeClr val="accent1"/>
                      </a:solidFill>
                      <a:miter lim="800000"/>
                      <a:headEnd/>
                      <a:tailEnd/>
                    </a:ln>
                  </pic:spPr>
                </pic:pic>
              </a:graphicData>
            </a:graphic>
          </wp:inline>
        </w:drawing>
      </w:r>
    </w:p>
    <w:p w:rsidR="00D10E06" w:rsidRPr="008E6B5A" w:rsidRDefault="00D10E06" w:rsidP="00C65286">
      <w:pPr>
        <w:rPr>
          <w:rFonts w:asciiTheme="minorHAnsi" w:hAnsiTheme="minorHAnsi"/>
        </w:rPr>
      </w:pPr>
    </w:p>
    <w:p w:rsidR="007D2A7E" w:rsidRPr="008E6B5A" w:rsidRDefault="00AA5576" w:rsidP="006913E0">
      <w:pPr>
        <w:pStyle w:val="ListParagraph"/>
        <w:numPr>
          <w:ilvl w:val="0"/>
          <w:numId w:val="2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Update Disability schedule form would be available to user with role US HR Admin</w:t>
      </w:r>
    </w:p>
    <w:p w:rsidR="003349AB" w:rsidRPr="008E6B5A" w:rsidRDefault="00AA5576" w:rsidP="003349AB">
      <w:pPr>
        <w:pStyle w:val="ListParagraph"/>
        <w:numPr>
          <w:ilvl w:val="1"/>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details to be displayed on screen</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Name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Type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Start Date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End Date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Effective Hours</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Description</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Sick Leave Balance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Personal Days Balance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Vacation Leave Balance</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Uploaded Document</w:t>
      </w:r>
    </w:p>
    <w:p w:rsidR="003349AB" w:rsidRPr="008E6B5A" w:rsidRDefault="00AA5576" w:rsidP="003349AB">
      <w:pPr>
        <w:pStyle w:val="ListParagraph"/>
        <w:numPr>
          <w:ilvl w:val="2"/>
          <w:numId w:val="18"/>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Disability Leave bifurcation as per policy</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First, any unused sick days are paid out at 100% starting from the day the Employee is deemed disabled.</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For the first and second weeks of disability after sick days are used, the Employee is paid 100% of their base salary, provided they are deemed disabled according to Capgemini FS GBU’s disability advisor.</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For the third and fourth weeks of disability, the Employee receives 80% of their base salary, provided they are deemed disabled according to Capgemini FS GBU’s disability advisor.</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For the fifth week of disability through the remaining coverage period (180 calendar days maximum), the Employee receives 60% of their base salary, provided they are still disabled as determined by Capgemini FS GBU’s disability advisors.</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Employees may use accrued vacation or personal time to supplement the unpaid periods of their disability leave of absence.</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Table to contain following fields</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 xml:space="preserve">Sr No </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Start Date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End Date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Effective Days</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 xml:space="preserve">Percentage </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Personal</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Vacation</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Sick Leave</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The disability leave should be divided in 5 days duration starting from the leave start date</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First 5 days of the leave should be adjusted with the Sick Leave balance if available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Percentage should be shown 100% and Sick Leave field should show True</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Next 5 +5 days (2 records) would be the disability leave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Percentage should be shown 100% (as the employee would be paid 100%) and Sick Leave field for both record would be false (as it is already adjusted)</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Next 5 + 5 days (2 records) would be disability leave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lastRenderedPageBreak/>
        <w:t>Percentage should be shown 80% (as the employee would be paid 80%) and Sick leave field both record should show false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The Personal and Vacation record check box should be enabled</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Approver HR can adjust employees disability record with the available Personal Days and Vacation days</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They would do so by checking the check box against Personal days and Vacation days</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Once a duration record is checked for Vacation days and/or Personal days and the form is submitted, then the percentage should be updated to 100%</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Once a record which was earlier 80% and was marked to be adjusted with Vacation leave then the next 5 + 5 days should be marked as 80%</w:t>
      </w:r>
    </w:p>
    <w:p w:rsidR="003349AB" w:rsidRPr="008E6B5A" w:rsidRDefault="00AA5576" w:rsidP="003349AB">
      <w:pPr>
        <w:pStyle w:val="ListBullet"/>
        <w:numPr>
          <w:ilvl w:val="0"/>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Remaining days until leave end date or until 180 days of disability leave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Percentage should be shown 60% and sick leave field for the records would be false</w:t>
      </w:r>
    </w:p>
    <w:p w:rsidR="003349AB" w:rsidRPr="008E6B5A" w:rsidRDefault="00AA5576" w:rsidP="003349AB">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If Personal and Vacation record is already checked and adjusted then the check box would not be enabled for following records</w:t>
      </w:r>
    </w:p>
    <w:p w:rsidR="00DD1483" w:rsidRPr="008E6B5A" w:rsidRDefault="00AA5576" w:rsidP="00DD1483">
      <w:pPr>
        <w:pStyle w:val="ListBullet"/>
        <w:numPr>
          <w:ilvl w:val="1"/>
          <w:numId w:val="41"/>
        </w:numPr>
        <w:rPr>
          <w:rFonts w:asciiTheme="minorHAnsi" w:eastAsia="Arial" w:hAnsiTheme="minorHAnsi"/>
          <w:color w:val="auto"/>
          <w:sz w:val="22"/>
          <w:szCs w:val="22"/>
        </w:rPr>
      </w:pPr>
      <w:r w:rsidRPr="00AA5576">
        <w:rPr>
          <w:rFonts w:asciiTheme="minorHAnsi" w:eastAsia="Arial" w:hAnsiTheme="minorHAnsi"/>
          <w:color w:val="auto"/>
          <w:sz w:val="22"/>
          <w:szCs w:val="22"/>
        </w:rPr>
        <w:t>If Personal and Vacation record is not checked, then for all the remaining records the check box to be enabled to have the Personal and Vacation leaves adjusted with disability leave</w:t>
      </w:r>
    </w:p>
    <w:p w:rsidR="002A4D00" w:rsidRPr="008E6B5A" w:rsidRDefault="00AA5576" w:rsidP="005539DA">
      <w:pPr>
        <w:pStyle w:val="Heading3"/>
        <w:numPr>
          <w:ilvl w:val="0"/>
          <w:numId w:val="0"/>
        </w:numPr>
        <w:ind w:left="936" w:hanging="936"/>
        <w:rPr>
          <w:rStyle w:val="IntenseReference"/>
          <w:rFonts w:asciiTheme="minorHAnsi" w:hAnsiTheme="minorHAnsi"/>
        </w:rPr>
      </w:pPr>
      <w:bookmarkStart w:id="2751" w:name="_Toc463518012"/>
      <w:r w:rsidRPr="00AA5576">
        <w:rPr>
          <w:rStyle w:val="IntenseReference"/>
          <w:rFonts w:asciiTheme="minorHAnsi" w:hAnsiTheme="minorHAnsi"/>
        </w:rPr>
        <w:t>Admin &gt;&gt; ADP Schedule Payment</w:t>
      </w:r>
      <w:bookmarkEnd w:id="2751"/>
    </w:p>
    <w:p w:rsidR="002A4D00" w:rsidRPr="008E6B5A" w:rsidRDefault="00783519" w:rsidP="002A4D00">
      <w:pPr>
        <w:rPr>
          <w:rFonts w:asciiTheme="minorHAnsi" w:hAnsiTheme="minorHAnsi"/>
        </w:rPr>
      </w:pPr>
      <w:r>
        <w:rPr>
          <w:rFonts w:asciiTheme="minorHAnsi" w:hAnsiTheme="minorHAnsi"/>
          <w:noProof/>
          <w:lang w:val="en-US"/>
        </w:rPr>
        <w:drawing>
          <wp:inline distT="0" distB="0" distL="0" distR="0">
            <wp:extent cx="2867025" cy="26384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r="47924"/>
                    <a:stretch>
                      <a:fillRect/>
                    </a:stretch>
                  </pic:blipFill>
                  <pic:spPr bwMode="auto">
                    <a:xfrm>
                      <a:off x="0" y="0"/>
                      <a:ext cx="2867025" cy="2667000"/>
                    </a:xfrm>
                    <a:prstGeom prst="rect">
                      <a:avLst/>
                    </a:prstGeom>
                    <a:noFill/>
                    <a:ln w="9525">
                      <a:solidFill>
                        <a:schemeClr val="accent1"/>
                      </a:solidFill>
                      <a:miter lim="800000"/>
                      <a:headEnd/>
                      <a:tailEnd/>
                    </a:ln>
                  </pic:spPr>
                </pic:pic>
              </a:graphicData>
            </a:graphic>
          </wp:inline>
        </w:drawing>
      </w:r>
    </w:p>
    <w:p w:rsidR="00C464EA" w:rsidRPr="008E6B5A" w:rsidRDefault="00AA5576" w:rsidP="00C464EA">
      <w:pPr>
        <w:pStyle w:val="ListParagraph"/>
        <w:numPr>
          <w:ilvl w:val="0"/>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report to be available to users with Role ‘ADP Reports’</w:t>
      </w:r>
    </w:p>
    <w:p w:rsidR="00C464EA" w:rsidRPr="008E6B5A" w:rsidRDefault="00AA5576" w:rsidP="00C464EA">
      <w:pPr>
        <w:pStyle w:val="ListParagraph"/>
        <w:numPr>
          <w:ilvl w:val="0"/>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Through this form user will upload dates on which leave credit should happen for US</w:t>
      </w:r>
    </w:p>
    <w:p w:rsidR="00C464EA" w:rsidRPr="008E6B5A" w:rsidRDefault="00AA5576" w:rsidP="00C464EA">
      <w:pPr>
        <w:pStyle w:val="ListParagraph"/>
        <w:numPr>
          <w:ilvl w:val="0"/>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Following fields to be available on form</w:t>
      </w:r>
    </w:p>
    <w:p w:rsidR="00C464EA" w:rsidRPr="008E6B5A" w:rsidRDefault="00AA5576" w:rsidP="00C464EA">
      <w:pPr>
        <w:pStyle w:val="ListParagraph"/>
        <w:numPr>
          <w:ilvl w:val="1"/>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File Upload : Mandatory browse and upload control, allowing file upto 5mb</w:t>
      </w:r>
    </w:p>
    <w:p w:rsidR="00C464EA" w:rsidRPr="008E6B5A" w:rsidRDefault="00AA5576" w:rsidP="00C464EA">
      <w:pPr>
        <w:pStyle w:val="ListParagraph"/>
        <w:numPr>
          <w:ilvl w:val="1"/>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ADP Sample Format: link button directing to the file </w:t>
      </w:r>
    </w:p>
    <w:p w:rsidR="00C464EA" w:rsidRPr="008E6B5A" w:rsidRDefault="00AA5576" w:rsidP="00C464EA">
      <w:pPr>
        <w:pStyle w:val="ListParagraph"/>
        <w:numPr>
          <w:ilvl w:val="1"/>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ADP Schedule Year: dropdown field, list having all the years for which data is available</w:t>
      </w:r>
    </w:p>
    <w:p w:rsidR="00C464EA" w:rsidRPr="008E6B5A" w:rsidRDefault="00AA5576" w:rsidP="00C464EA">
      <w:pPr>
        <w:pStyle w:val="ListParagraph"/>
        <w:numPr>
          <w:ilvl w:val="1"/>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ADP Details table</w:t>
      </w:r>
    </w:p>
    <w:p w:rsidR="00C464EA" w:rsidRPr="008E6B5A" w:rsidRDefault="00AA5576" w:rsidP="00C464EA">
      <w:pPr>
        <w:pStyle w:val="ListParagraph"/>
        <w:numPr>
          <w:ilvl w:val="2"/>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Sr No</w:t>
      </w:r>
    </w:p>
    <w:p w:rsidR="00C464EA" w:rsidRPr="008E6B5A" w:rsidRDefault="00AA5576" w:rsidP="00C464EA">
      <w:pPr>
        <w:pStyle w:val="ListParagraph"/>
        <w:numPr>
          <w:ilvl w:val="2"/>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ADP Schedule Month</w:t>
      </w:r>
    </w:p>
    <w:p w:rsidR="00C464EA" w:rsidRPr="008E6B5A" w:rsidRDefault="00AA5576" w:rsidP="00C464EA">
      <w:pPr>
        <w:pStyle w:val="ListParagraph"/>
        <w:numPr>
          <w:ilvl w:val="2"/>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Date 1</w:t>
      </w:r>
    </w:p>
    <w:p w:rsidR="00C464EA" w:rsidRPr="008E6B5A" w:rsidRDefault="00AA5576" w:rsidP="00C464EA">
      <w:pPr>
        <w:pStyle w:val="ListParagraph"/>
        <w:numPr>
          <w:ilvl w:val="2"/>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Date 2</w:t>
      </w:r>
    </w:p>
    <w:p w:rsidR="00C464EA" w:rsidRPr="008E6B5A" w:rsidRDefault="00AA5576" w:rsidP="00C464EA">
      <w:pPr>
        <w:pStyle w:val="Cog-bullet"/>
        <w:numPr>
          <w:ilvl w:val="0"/>
          <w:numId w:val="40"/>
        </w:numPr>
        <w:tabs>
          <w:tab w:val="num" w:pos="360"/>
        </w:tabs>
        <w:rPr>
          <w:rFonts w:asciiTheme="minorHAnsi" w:eastAsia="Arial" w:hAnsiTheme="minorHAnsi"/>
          <w:sz w:val="22"/>
          <w:szCs w:val="22"/>
          <w:lang w:val="en-GB"/>
        </w:rPr>
      </w:pPr>
      <w:r w:rsidRPr="00AA5576">
        <w:rPr>
          <w:rFonts w:asciiTheme="minorHAnsi" w:eastAsia="Arial" w:hAnsiTheme="minorHAnsi"/>
          <w:sz w:val="22"/>
          <w:szCs w:val="22"/>
          <w:lang w:val="en-GB"/>
        </w:rPr>
        <w:t>When the file is uploaded, system should delete existing data if any for the year for which data is being uploaded.</w:t>
      </w:r>
    </w:p>
    <w:p w:rsidR="00C464EA" w:rsidRPr="008E6B5A" w:rsidRDefault="00AA5576" w:rsidP="00C464EA">
      <w:pPr>
        <w:pStyle w:val="Cog-bullet"/>
        <w:numPr>
          <w:ilvl w:val="0"/>
          <w:numId w:val="40"/>
        </w:numPr>
        <w:tabs>
          <w:tab w:val="num" w:pos="360"/>
        </w:tabs>
        <w:rPr>
          <w:rFonts w:asciiTheme="minorHAnsi" w:eastAsia="Arial" w:hAnsiTheme="minorHAnsi"/>
          <w:sz w:val="22"/>
          <w:szCs w:val="22"/>
          <w:lang w:val="en-GB"/>
        </w:rPr>
      </w:pPr>
      <w:r w:rsidRPr="00AA5576">
        <w:rPr>
          <w:rFonts w:asciiTheme="minorHAnsi" w:eastAsia="Arial" w:hAnsiTheme="minorHAnsi"/>
          <w:sz w:val="22"/>
          <w:szCs w:val="22"/>
          <w:lang w:val="en-GB"/>
        </w:rPr>
        <w:t>Once the file is successfully uploaded, appropriate message will be shown to user.</w:t>
      </w:r>
    </w:p>
    <w:p w:rsidR="00C464EA" w:rsidRPr="008E6B5A" w:rsidRDefault="00AA5576" w:rsidP="00C464EA">
      <w:pPr>
        <w:pStyle w:val="ListParagraph"/>
        <w:numPr>
          <w:ilvl w:val="0"/>
          <w:numId w:val="40"/>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While saving, it should be ensured that there are two dates available for each month.</w:t>
      </w:r>
    </w:p>
    <w:p w:rsidR="00DD1483" w:rsidRPr="008E6B5A" w:rsidRDefault="00DD1483" w:rsidP="00DD1483">
      <w:pPr>
        <w:rPr>
          <w:rFonts w:asciiTheme="minorHAnsi" w:hAnsiTheme="minorHAnsi" w:cs="Times New Roman"/>
          <w:lang w:val="en-US"/>
        </w:rPr>
      </w:pPr>
    </w:p>
    <w:p w:rsidR="00111505" w:rsidRDefault="00111505" w:rsidP="00CB6A29">
      <w:pPr>
        <w:pStyle w:val="Heading3"/>
        <w:numPr>
          <w:ilvl w:val="0"/>
          <w:numId w:val="0"/>
        </w:numPr>
        <w:ind w:left="936" w:hanging="936"/>
        <w:rPr>
          <w:ins w:id="2752" w:author="aljaykum" w:date="2016-11-04T10:21:00Z"/>
          <w:rStyle w:val="IntenseReference"/>
          <w:rFonts w:asciiTheme="minorHAnsi" w:hAnsiTheme="minorHAnsi"/>
        </w:rPr>
      </w:pPr>
      <w:bookmarkStart w:id="2753" w:name="_Toc463518013"/>
      <w:ins w:id="2754" w:author="aljaykum" w:date="2016-11-04T10:20:00Z">
        <w:r>
          <w:rPr>
            <w:rStyle w:val="IntenseReference"/>
            <w:rFonts w:asciiTheme="minorHAnsi" w:hAnsiTheme="minorHAnsi"/>
          </w:rPr>
          <w:t>Admin &gt;&gt; Exception Offer</w:t>
        </w:r>
      </w:ins>
    </w:p>
    <w:p w:rsidR="00BF6CA6" w:rsidRPr="00BF6CA6" w:rsidRDefault="000808AE">
      <w:pPr>
        <w:rPr>
          <w:ins w:id="2755" w:author="aljaykum" w:date="2016-11-04T10:20:00Z"/>
          <w:rPrChange w:id="2756" w:author="aljaykum" w:date="2016-11-04T10:21:00Z">
            <w:rPr>
              <w:ins w:id="2757" w:author="aljaykum" w:date="2016-11-04T10:20:00Z"/>
              <w:rStyle w:val="IntenseReference"/>
              <w:rFonts w:asciiTheme="minorHAnsi" w:hAnsiTheme="minorHAnsi"/>
              <w:b/>
              <w:bCs/>
              <w:sz w:val="20"/>
              <w:szCs w:val="20"/>
            </w:rPr>
          </w:rPrChange>
        </w:rPr>
        <w:pPrChange w:id="2758" w:author="aljaykum" w:date="2016-11-04T10:21:00Z">
          <w:pPr>
            <w:pStyle w:val="Heading3"/>
            <w:numPr>
              <w:ilvl w:val="0"/>
              <w:numId w:val="0"/>
            </w:numPr>
            <w:tabs>
              <w:tab w:val="clear" w:pos="936"/>
            </w:tabs>
            <w:ind w:left="0" w:firstLine="0"/>
          </w:pPr>
        </w:pPrChange>
      </w:pPr>
      <w:ins w:id="2759" w:author="aljaykum" w:date="2016-11-04T10:41:00Z">
        <w:r>
          <w:rPr>
            <w:noProof/>
            <w:lang w:val="en-US"/>
            <w:rPrChange w:id="2760" w:author="Unknown">
              <w:rPr>
                <w:smallCaps/>
                <w:noProof/>
                <w:color w:val="C0504D" w:themeColor="accent2"/>
                <w:spacing w:val="5"/>
                <w:u w:val="single"/>
                <w:lang w:val="en-US"/>
              </w:rPr>
            </w:rPrChange>
          </w:rPr>
          <w:drawing>
            <wp:inline distT="0" distB="0" distL="0" distR="0">
              <wp:extent cx="5504815" cy="1499345"/>
              <wp:effectExtent l="19050" t="19050" r="19685" b="246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504815" cy="1499345"/>
                      </a:xfrm>
                      <a:prstGeom prst="rect">
                        <a:avLst/>
                      </a:prstGeom>
                      <a:noFill/>
                      <a:ln w="9525">
                        <a:solidFill>
                          <a:schemeClr val="accent1"/>
                        </a:solidFill>
                        <a:miter lim="800000"/>
                        <a:headEnd/>
                        <a:tailEnd/>
                      </a:ln>
                    </pic:spPr>
                  </pic:pic>
                </a:graphicData>
              </a:graphic>
            </wp:inline>
          </w:drawing>
        </w:r>
      </w:ins>
    </w:p>
    <w:p w:rsidR="00BF6CA6" w:rsidRPr="00BF6CA6" w:rsidRDefault="00BF6CA6">
      <w:pPr>
        <w:pStyle w:val="ListParagraph"/>
        <w:numPr>
          <w:ilvl w:val="0"/>
          <w:numId w:val="74"/>
        </w:numPr>
        <w:rPr>
          <w:ins w:id="2761" w:author="aljaykum" w:date="2016-11-04T10:41:00Z"/>
          <w:rFonts w:asciiTheme="minorHAnsi" w:hAnsiTheme="minorHAnsi"/>
          <w:sz w:val="22"/>
          <w:rPrChange w:id="2762" w:author="aljaykum" w:date="2016-11-04T11:19:00Z">
            <w:rPr>
              <w:ins w:id="2763" w:author="aljaykum" w:date="2016-11-04T10:41:00Z"/>
            </w:rPr>
          </w:rPrChange>
        </w:rPr>
        <w:pPrChange w:id="2764" w:author="aljaykum" w:date="2016-11-04T10:21:00Z">
          <w:pPr>
            <w:pStyle w:val="Heading3"/>
            <w:numPr>
              <w:ilvl w:val="0"/>
              <w:numId w:val="0"/>
            </w:numPr>
            <w:tabs>
              <w:tab w:val="clear" w:pos="936"/>
            </w:tabs>
            <w:ind w:left="0" w:firstLine="0"/>
          </w:pPr>
        </w:pPrChange>
      </w:pPr>
      <w:ins w:id="2765" w:author="aljaykum" w:date="2016-11-04T10:41:00Z">
        <w:r w:rsidRPr="00BF6CA6">
          <w:rPr>
            <w:rFonts w:asciiTheme="minorHAnsi" w:eastAsia="Arial" w:hAnsiTheme="minorHAnsi" w:cs="Arial"/>
            <w:sz w:val="22"/>
            <w:szCs w:val="22"/>
            <w:lang w:val="en-GB"/>
            <w:rPrChange w:id="2766" w:author="aljaykum" w:date="2016-11-04T11:19:00Z">
              <w:rPr>
                <w:b w:val="0"/>
                <w:bCs w:val="0"/>
                <w:smallCaps/>
                <w:color w:val="C0504D" w:themeColor="accent2"/>
                <w:spacing w:val="5"/>
                <w:u w:val="single"/>
              </w:rPr>
            </w:rPrChange>
          </w:rPr>
          <w:t>This screen to be available to user with role US HR Admin</w:t>
        </w:r>
      </w:ins>
    </w:p>
    <w:p w:rsidR="00BF6CA6" w:rsidRPr="00BF6CA6" w:rsidRDefault="00BF6CA6">
      <w:pPr>
        <w:pStyle w:val="ListParagraph"/>
        <w:numPr>
          <w:ilvl w:val="0"/>
          <w:numId w:val="74"/>
        </w:numPr>
        <w:rPr>
          <w:ins w:id="2767" w:author="aljaykum" w:date="2016-11-04T10:42:00Z"/>
          <w:rFonts w:asciiTheme="minorHAnsi" w:hAnsiTheme="minorHAnsi"/>
          <w:sz w:val="22"/>
          <w:rPrChange w:id="2768" w:author="aljaykum" w:date="2016-11-04T11:19:00Z">
            <w:rPr>
              <w:ins w:id="2769" w:author="aljaykum" w:date="2016-11-04T10:42:00Z"/>
            </w:rPr>
          </w:rPrChange>
        </w:rPr>
        <w:pPrChange w:id="2770" w:author="aljaykum" w:date="2016-11-04T10:21:00Z">
          <w:pPr>
            <w:pStyle w:val="Heading3"/>
            <w:numPr>
              <w:ilvl w:val="0"/>
              <w:numId w:val="0"/>
            </w:numPr>
            <w:tabs>
              <w:tab w:val="clear" w:pos="936"/>
            </w:tabs>
            <w:ind w:left="0" w:firstLine="0"/>
          </w:pPr>
        </w:pPrChange>
      </w:pPr>
      <w:ins w:id="2771" w:author="aljaykum" w:date="2016-11-04T10:42:00Z">
        <w:r w:rsidRPr="00BF6CA6">
          <w:rPr>
            <w:rFonts w:asciiTheme="minorHAnsi" w:eastAsia="Arial" w:hAnsiTheme="minorHAnsi" w:cs="Arial"/>
            <w:sz w:val="22"/>
            <w:szCs w:val="22"/>
            <w:lang w:val="en-GB"/>
            <w:rPrChange w:id="2772" w:author="aljaykum" w:date="2016-11-04T11:19:00Z">
              <w:rPr>
                <w:b w:val="0"/>
                <w:bCs w:val="0"/>
                <w:smallCaps/>
                <w:color w:val="C0504D" w:themeColor="accent2"/>
                <w:spacing w:val="5"/>
                <w:u w:val="single"/>
              </w:rPr>
            </w:rPrChange>
          </w:rPr>
          <w:t>This form would allow admin to update the exception offer applicable to employee.</w:t>
        </w:r>
      </w:ins>
    </w:p>
    <w:p w:rsidR="00BF6CA6" w:rsidRPr="00BF6CA6" w:rsidRDefault="00BF6CA6">
      <w:pPr>
        <w:pStyle w:val="ListParagraph"/>
        <w:numPr>
          <w:ilvl w:val="0"/>
          <w:numId w:val="74"/>
        </w:numPr>
        <w:rPr>
          <w:ins w:id="2773" w:author="aljaykum" w:date="2016-11-04T11:11:00Z"/>
          <w:rFonts w:asciiTheme="minorHAnsi" w:hAnsiTheme="minorHAnsi"/>
          <w:sz w:val="22"/>
          <w:rPrChange w:id="2774" w:author="aljaykum" w:date="2016-11-04T11:19:00Z">
            <w:rPr>
              <w:ins w:id="2775" w:author="aljaykum" w:date="2016-11-04T11:11:00Z"/>
            </w:rPr>
          </w:rPrChange>
        </w:rPr>
        <w:pPrChange w:id="2776" w:author="aljaykum" w:date="2016-11-04T10:21:00Z">
          <w:pPr>
            <w:pStyle w:val="Heading3"/>
            <w:numPr>
              <w:ilvl w:val="0"/>
              <w:numId w:val="0"/>
            </w:numPr>
            <w:tabs>
              <w:tab w:val="clear" w:pos="936"/>
            </w:tabs>
            <w:ind w:left="0" w:firstLine="0"/>
          </w:pPr>
        </w:pPrChange>
      </w:pPr>
      <w:ins w:id="2777" w:author="aljaykum" w:date="2016-11-04T11:11:00Z">
        <w:r w:rsidRPr="00BF6CA6">
          <w:rPr>
            <w:rFonts w:asciiTheme="minorHAnsi" w:eastAsia="Arial" w:hAnsiTheme="minorHAnsi" w:cs="Arial"/>
            <w:sz w:val="22"/>
            <w:szCs w:val="22"/>
            <w:lang w:val="en-GB"/>
            <w:rPrChange w:id="2778" w:author="aljaykum" w:date="2016-11-04T11:19:00Z">
              <w:rPr>
                <w:b w:val="0"/>
                <w:bCs w:val="0"/>
                <w:smallCaps/>
                <w:color w:val="C0504D" w:themeColor="accent2"/>
                <w:spacing w:val="5"/>
                <w:u w:val="single"/>
              </w:rPr>
            </w:rPrChange>
          </w:rPr>
          <w:t>Following details to be available on form</w:t>
        </w:r>
      </w:ins>
    </w:p>
    <w:p w:rsidR="00BF6CA6" w:rsidRPr="00BF6CA6" w:rsidRDefault="00BF6CA6">
      <w:pPr>
        <w:pStyle w:val="ListParagraph"/>
        <w:numPr>
          <w:ilvl w:val="1"/>
          <w:numId w:val="74"/>
        </w:numPr>
        <w:rPr>
          <w:ins w:id="2779" w:author="aljaykum" w:date="2016-11-04T11:12:00Z"/>
          <w:rFonts w:asciiTheme="minorHAnsi" w:hAnsiTheme="minorHAnsi"/>
          <w:sz w:val="22"/>
          <w:rPrChange w:id="2780" w:author="aljaykum" w:date="2016-11-04T11:19:00Z">
            <w:rPr>
              <w:ins w:id="2781" w:author="aljaykum" w:date="2016-11-04T11:12:00Z"/>
            </w:rPr>
          </w:rPrChange>
        </w:rPr>
        <w:pPrChange w:id="2782" w:author="aljaykum" w:date="2016-11-04T11:11:00Z">
          <w:pPr>
            <w:pStyle w:val="Heading3"/>
            <w:numPr>
              <w:ilvl w:val="0"/>
              <w:numId w:val="0"/>
            </w:numPr>
            <w:tabs>
              <w:tab w:val="clear" w:pos="936"/>
            </w:tabs>
            <w:ind w:left="0" w:firstLine="0"/>
          </w:pPr>
        </w:pPrChange>
      </w:pPr>
      <w:ins w:id="2783" w:author="aljaykum" w:date="2016-11-04T11:11:00Z">
        <w:r w:rsidRPr="00BF6CA6">
          <w:rPr>
            <w:rFonts w:asciiTheme="minorHAnsi" w:eastAsia="Arial" w:hAnsiTheme="minorHAnsi" w:cs="Arial"/>
            <w:sz w:val="22"/>
            <w:szCs w:val="22"/>
            <w:lang w:val="en-GB"/>
            <w:rPrChange w:id="2784" w:author="aljaykum" w:date="2016-11-04T11:19:00Z">
              <w:rPr>
                <w:b w:val="0"/>
                <w:bCs w:val="0"/>
                <w:smallCaps/>
                <w:color w:val="C0504D" w:themeColor="accent2"/>
                <w:spacing w:val="5"/>
                <w:u w:val="single"/>
              </w:rPr>
            </w:rPrChange>
          </w:rPr>
          <w:t>Employee Name:</w:t>
        </w:r>
      </w:ins>
      <w:ins w:id="2785" w:author="aljaykum" w:date="2016-11-04T11:12:00Z">
        <w:r w:rsidRPr="00BF6CA6">
          <w:rPr>
            <w:rFonts w:asciiTheme="minorHAnsi" w:eastAsia="Arial" w:hAnsiTheme="minorHAnsi" w:cs="Arial"/>
            <w:sz w:val="22"/>
            <w:szCs w:val="22"/>
            <w:lang w:val="en-GB"/>
            <w:rPrChange w:id="2786" w:author="aljaykum" w:date="2016-11-04T11:19:00Z">
              <w:rPr>
                <w:b w:val="0"/>
                <w:bCs w:val="0"/>
                <w:smallCaps/>
                <w:color w:val="C0504D" w:themeColor="accent2"/>
                <w:spacing w:val="5"/>
                <w:u w:val="single"/>
              </w:rPr>
            </w:rPrChange>
          </w:rPr>
          <w:t xml:space="preserve"> mandatory</w:t>
        </w:r>
      </w:ins>
      <w:ins w:id="2787" w:author="aljaykum" w:date="2016-11-04T11:11:00Z">
        <w:r w:rsidRPr="00BF6CA6">
          <w:rPr>
            <w:rFonts w:asciiTheme="minorHAnsi" w:eastAsia="Arial" w:hAnsiTheme="minorHAnsi" w:cs="Arial"/>
            <w:sz w:val="22"/>
            <w:szCs w:val="22"/>
            <w:lang w:val="en-GB"/>
            <w:rPrChange w:id="2788" w:author="aljaykum" w:date="2016-11-04T11:19:00Z">
              <w:rPr>
                <w:b w:val="0"/>
                <w:bCs w:val="0"/>
                <w:smallCaps/>
                <w:color w:val="C0504D" w:themeColor="accent2"/>
                <w:spacing w:val="5"/>
                <w:u w:val="single"/>
              </w:rPr>
            </w:rPrChange>
          </w:rPr>
          <w:t xml:space="preserve"> auto extender control, allowing searching FS employee with </w:t>
        </w:r>
      </w:ins>
      <w:ins w:id="2789" w:author="aljaykum" w:date="2016-11-04T11:12:00Z">
        <w:r w:rsidRPr="00BF6CA6">
          <w:rPr>
            <w:rFonts w:asciiTheme="minorHAnsi" w:eastAsia="Arial" w:hAnsiTheme="minorHAnsi" w:cs="Arial"/>
            <w:sz w:val="22"/>
            <w:szCs w:val="22"/>
            <w:lang w:val="en-GB"/>
            <w:rPrChange w:id="2790" w:author="aljaykum" w:date="2016-11-04T11:19:00Z">
              <w:rPr>
                <w:b w:val="0"/>
                <w:bCs w:val="0"/>
                <w:smallCaps/>
                <w:color w:val="C0504D" w:themeColor="accent2"/>
                <w:spacing w:val="5"/>
                <w:u w:val="single"/>
              </w:rPr>
            </w:rPrChange>
          </w:rPr>
          <w:t xml:space="preserve">location as </w:t>
        </w:r>
      </w:ins>
      <w:ins w:id="2791" w:author="aljaykum" w:date="2016-11-04T11:11:00Z">
        <w:r w:rsidRPr="00BF6CA6">
          <w:rPr>
            <w:rFonts w:asciiTheme="minorHAnsi" w:eastAsia="Arial" w:hAnsiTheme="minorHAnsi" w:cs="Arial"/>
            <w:sz w:val="22"/>
            <w:szCs w:val="22"/>
            <w:lang w:val="en-GB"/>
            <w:rPrChange w:id="2792" w:author="aljaykum" w:date="2016-11-04T11:19:00Z">
              <w:rPr>
                <w:b w:val="0"/>
                <w:bCs w:val="0"/>
                <w:smallCaps/>
                <w:color w:val="C0504D" w:themeColor="accent2"/>
                <w:spacing w:val="5"/>
                <w:u w:val="single"/>
              </w:rPr>
            </w:rPrChange>
          </w:rPr>
          <w:t>US</w:t>
        </w:r>
      </w:ins>
    </w:p>
    <w:p w:rsidR="00BF6CA6" w:rsidRPr="00BF6CA6" w:rsidRDefault="00BF6CA6">
      <w:pPr>
        <w:pStyle w:val="ListParagraph"/>
        <w:numPr>
          <w:ilvl w:val="1"/>
          <w:numId w:val="74"/>
        </w:numPr>
        <w:rPr>
          <w:ins w:id="2793" w:author="aljaykum" w:date="2016-11-04T11:16:00Z"/>
          <w:rFonts w:asciiTheme="minorHAnsi" w:hAnsiTheme="minorHAnsi"/>
          <w:sz w:val="22"/>
          <w:rPrChange w:id="2794" w:author="aljaykum" w:date="2016-11-04T11:19:00Z">
            <w:rPr>
              <w:ins w:id="2795" w:author="aljaykum" w:date="2016-11-04T11:16:00Z"/>
            </w:rPr>
          </w:rPrChange>
        </w:rPr>
        <w:pPrChange w:id="2796" w:author="aljaykum" w:date="2016-11-04T11:11:00Z">
          <w:pPr>
            <w:pStyle w:val="Heading3"/>
            <w:numPr>
              <w:ilvl w:val="0"/>
              <w:numId w:val="0"/>
            </w:numPr>
            <w:tabs>
              <w:tab w:val="clear" w:pos="936"/>
            </w:tabs>
            <w:ind w:left="0" w:firstLine="0"/>
          </w:pPr>
        </w:pPrChange>
      </w:pPr>
      <w:ins w:id="2797" w:author="aljaykum" w:date="2016-11-04T11:12:00Z">
        <w:r w:rsidRPr="00BF6CA6">
          <w:rPr>
            <w:rFonts w:asciiTheme="minorHAnsi" w:eastAsia="Arial" w:hAnsiTheme="minorHAnsi" w:cs="Arial"/>
            <w:sz w:val="22"/>
            <w:szCs w:val="22"/>
            <w:lang w:val="en-GB"/>
            <w:rPrChange w:id="2798" w:author="aljaykum" w:date="2016-11-04T11:19:00Z">
              <w:rPr>
                <w:b w:val="0"/>
                <w:bCs w:val="0"/>
                <w:smallCaps/>
                <w:color w:val="C0504D" w:themeColor="accent2"/>
                <w:spacing w:val="5"/>
                <w:u w:val="single"/>
              </w:rPr>
            </w:rPrChange>
          </w:rPr>
          <w:t xml:space="preserve">Leave Accrued: mandatory text box control, </w:t>
        </w:r>
      </w:ins>
      <w:ins w:id="2799" w:author="aljaykum" w:date="2016-11-04T11:14:00Z">
        <w:r w:rsidRPr="00BF6CA6">
          <w:rPr>
            <w:rFonts w:asciiTheme="minorHAnsi" w:eastAsia="Arial" w:hAnsiTheme="minorHAnsi" w:cs="Arial"/>
            <w:sz w:val="22"/>
            <w:szCs w:val="22"/>
            <w:lang w:val="en-GB"/>
            <w:rPrChange w:id="2800" w:author="aljaykum" w:date="2016-11-04T11:19:00Z">
              <w:rPr>
                <w:b w:val="0"/>
                <w:bCs w:val="0"/>
                <w:smallCaps/>
                <w:color w:val="C0504D" w:themeColor="accent2"/>
                <w:spacing w:val="5"/>
                <w:u w:val="single"/>
              </w:rPr>
            </w:rPrChange>
          </w:rPr>
          <w:t>4 digit fractional</w:t>
        </w:r>
      </w:ins>
      <w:ins w:id="2801" w:author="aljaykum" w:date="2016-11-04T11:13:00Z">
        <w:r w:rsidRPr="00BF6CA6">
          <w:rPr>
            <w:rFonts w:asciiTheme="minorHAnsi" w:eastAsia="Arial" w:hAnsiTheme="minorHAnsi" w:cs="Arial"/>
            <w:sz w:val="22"/>
            <w:szCs w:val="22"/>
            <w:lang w:val="en-GB"/>
            <w:rPrChange w:id="2802" w:author="aljaykum" w:date="2016-11-04T11:19:00Z">
              <w:rPr>
                <w:b w:val="0"/>
                <w:bCs w:val="0"/>
                <w:smallCaps/>
                <w:color w:val="C0504D" w:themeColor="accent2"/>
                <w:spacing w:val="5"/>
                <w:u w:val="single"/>
              </w:rPr>
            </w:rPrChange>
          </w:rPr>
          <w:t xml:space="preserve"> numbers should be allowed in the text box</w:t>
        </w:r>
      </w:ins>
      <w:ins w:id="2803" w:author="aljaykum" w:date="2016-11-04T11:14:00Z">
        <w:r w:rsidRPr="00BF6CA6">
          <w:rPr>
            <w:rFonts w:asciiTheme="minorHAnsi" w:eastAsia="Arial" w:hAnsiTheme="minorHAnsi" w:cs="Arial"/>
            <w:sz w:val="22"/>
            <w:szCs w:val="22"/>
            <w:lang w:val="en-GB"/>
            <w:rPrChange w:id="2804" w:author="aljaykum" w:date="2016-11-04T11:19:00Z">
              <w:rPr>
                <w:b w:val="0"/>
                <w:bCs w:val="0"/>
                <w:smallCaps/>
                <w:color w:val="C0504D" w:themeColor="accent2"/>
                <w:spacing w:val="5"/>
                <w:u w:val="single"/>
              </w:rPr>
            </w:rPrChange>
          </w:rPr>
          <w:t xml:space="preserve"> </w:t>
        </w:r>
      </w:ins>
    </w:p>
    <w:p w:rsidR="00BF6CA6" w:rsidRDefault="00BF6CA6">
      <w:pPr>
        <w:pStyle w:val="ListParagraph"/>
        <w:numPr>
          <w:ilvl w:val="1"/>
          <w:numId w:val="74"/>
        </w:numPr>
        <w:rPr>
          <w:ins w:id="2805" w:author="aljaykum" w:date="2016-11-04T11:19:00Z"/>
          <w:rFonts w:asciiTheme="minorHAnsi" w:hAnsiTheme="minorHAnsi"/>
          <w:sz w:val="22"/>
        </w:rPr>
        <w:pPrChange w:id="2806" w:author="aljaykum" w:date="2016-11-04T11:16:00Z">
          <w:pPr>
            <w:pStyle w:val="Heading3"/>
            <w:numPr>
              <w:ilvl w:val="0"/>
              <w:numId w:val="0"/>
            </w:numPr>
            <w:tabs>
              <w:tab w:val="clear" w:pos="936"/>
            </w:tabs>
            <w:ind w:left="0" w:firstLine="0"/>
          </w:pPr>
        </w:pPrChange>
      </w:pPr>
      <w:ins w:id="2807" w:author="aljaykum" w:date="2016-11-04T11:16:00Z">
        <w:r w:rsidRPr="00BF6CA6">
          <w:rPr>
            <w:rFonts w:asciiTheme="minorHAnsi" w:eastAsia="Arial" w:hAnsiTheme="minorHAnsi" w:cs="Arial"/>
            <w:sz w:val="22"/>
            <w:szCs w:val="22"/>
            <w:lang w:val="en-GB"/>
            <w:rPrChange w:id="2808" w:author="aljaykum" w:date="2016-11-04T11:19:00Z">
              <w:rPr>
                <w:b w:val="0"/>
                <w:bCs w:val="0"/>
                <w:smallCaps/>
                <w:color w:val="C0504D" w:themeColor="accent2"/>
                <w:spacing w:val="5"/>
                <w:u w:val="single"/>
              </w:rPr>
            </w:rPrChange>
          </w:rPr>
          <w:t xml:space="preserve">Submit: button </w:t>
        </w:r>
      </w:ins>
      <w:ins w:id="2809" w:author="aljaykum" w:date="2016-11-04T11:19:00Z">
        <w:r w:rsidRPr="00BF6CA6">
          <w:rPr>
            <w:rFonts w:asciiTheme="minorHAnsi" w:eastAsia="Arial" w:hAnsiTheme="minorHAnsi" w:cs="Arial"/>
            <w:sz w:val="22"/>
            <w:szCs w:val="22"/>
            <w:lang w:val="en-GB"/>
            <w:rPrChange w:id="2810" w:author="aljaykum" w:date="2016-11-04T11:19:00Z">
              <w:rPr>
                <w:b w:val="0"/>
                <w:bCs w:val="0"/>
                <w:smallCaps/>
                <w:color w:val="C0504D" w:themeColor="accent2"/>
                <w:spacing w:val="5"/>
                <w:u w:val="single"/>
              </w:rPr>
            </w:rPrChange>
          </w:rPr>
          <w:t>control, on click of which, the leave accrued input should be saved for the selected employee</w:t>
        </w:r>
      </w:ins>
    </w:p>
    <w:p w:rsidR="00BF6CA6" w:rsidRDefault="00916694">
      <w:pPr>
        <w:pStyle w:val="ListParagraph"/>
        <w:numPr>
          <w:ilvl w:val="2"/>
          <w:numId w:val="74"/>
        </w:numPr>
        <w:rPr>
          <w:ins w:id="2811" w:author="aljaykum" w:date="2016-11-04T11:22:00Z"/>
          <w:rFonts w:asciiTheme="minorHAnsi" w:hAnsiTheme="minorHAnsi"/>
          <w:sz w:val="22"/>
        </w:rPr>
        <w:pPrChange w:id="2812" w:author="aljaykum" w:date="2016-11-04T11:20:00Z">
          <w:pPr>
            <w:pStyle w:val="Heading3"/>
            <w:numPr>
              <w:ilvl w:val="0"/>
              <w:numId w:val="0"/>
            </w:numPr>
            <w:tabs>
              <w:tab w:val="clear" w:pos="936"/>
            </w:tabs>
            <w:ind w:left="0" w:firstLine="0"/>
          </w:pPr>
        </w:pPrChange>
      </w:pPr>
      <w:ins w:id="2813" w:author="aljaykum" w:date="2016-11-04T11:20:00Z">
        <w:r>
          <w:rPr>
            <w:rFonts w:asciiTheme="minorHAnsi" w:eastAsia="Arial" w:hAnsiTheme="minorHAnsi" w:cs="Arial"/>
            <w:sz w:val="22"/>
            <w:szCs w:val="22"/>
            <w:lang w:val="en-GB"/>
          </w:rPr>
          <w:t>If an input is already available for an employee, then error should come as ‘Exception Offer input</w:t>
        </w:r>
      </w:ins>
      <w:ins w:id="2814" w:author="aljaykum" w:date="2016-11-04T11:22:00Z">
        <w:r w:rsidR="00761669">
          <w:rPr>
            <w:rFonts w:asciiTheme="minorHAnsi" w:eastAsia="Arial" w:hAnsiTheme="minorHAnsi" w:cs="Arial"/>
            <w:sz w:val="22"/>
            <w:szCs w:val="22"/>
            <w:lang w:val="en-GB"/>
          </w:rPr>
          <w:t xml:space="preserve"> already available.</w:t>
        </w:r>
      </w:ins>
      <w:ins w:id="2815" w:author="aljaykum" w:date="2016-11-04T11:23:00Z">
        <w:r w:rsidR="00761669">
          <w:rPr>
            <w:rFonts w:asciiTheme="minorHAnsi" w:eastAsia="Arial" w:hAnsiTheme="minorHAnsi" w:cs="Arial"/>
            <w:sz w:val="22"/>
            <w:szCs w:val="22"/>
            <w:lang w:val="en-GB"/>
          </w:rPr>
          <w:t xml:space="preserve"> Please remove the available input and re-enter updated details.</w:t>
        </w:r>
      </w:ins>
      <w:ins w:id="2816" w:author="aljaykum" w:date="2016-11-04T11:20:00Z">
        <w:r>
          <w:rPr>
            <w:rFonts w:asciiTheme="minorHAnsi" w:eastAsia="Arial" w:hAnsiTheme="minorHAnsi" w:cs="Arial"/>
            <w:sz w:val="22"/>
            <w:szCs w:val="22"/>
            <w:lang w:val="en-GB"/>
          </w:rPr>
          <w:t xml:space="preserve"> ’</w:t>
        </w:r>
      </w:ins>
    </w:p>
    <w:p w:rsidR="00BF6CA6" w:rsidRDefault="00761669">
      <w:pPr>
        <w:pStyle w:val="ListParagraph"/>
        <w:numPr>
          <w:ilvl w:val="1"/>
          <w:numId w:val="74"/>
        </w:numPr>
        <w:rPr>
          <w:ins w:id="2817" w:author="aljaykum" w:date="2016-11-04T11:22:00Z"/>
          <w:rFonts w:asciiTheme="minorHAnsi" w:hAnsiTheme="minorHAnsi"/>
          <w:sz w:val="22"/>
        </w:rPr>
        <w:pPrChange w:id="2818" w:author="aljaykum" w:date="2016-11-04T11:22:00Z">
          <w:pPr>
            <w:pStyle w:val="Heading3"/>
            <w:numPr>
              <w:ilvl w:val="0"/>
              <w:numId w:val="0"/>
            </w:numPr>
            <w:tabs>
              <w:tab w:val="clear" w:pos="936"/>
            </w:tabs>
            <w:ind w:left="0" w:firstLine="0"/>
          </w:pPr>
        </w:pPrChange>
      </w:pPr>
      <w:ins w:id="2819" w:author="aljaykum" w:date="2016-11-04T11:22:00Z">
        <w:r>
          <w:rPr>
            <w:rFonts w:asciiTheme="minorHAnsi" w:eastAsia="Arial" w:hAnsiTheme="minorHAnsi" w:cs="Arial"/>
            <w:sz w:val="22"/>
            <w:szCs w:val="22"/>
            <w:lang w:val="en-GB"/>
          </w:rPr>
          <w:t>Exception Offer table</w:t>
        </w:r>
      </w:ins>
    </w:p>
    <w:p w:rsidR="00BF6CA6" w:rsidRDefault="00761669">
      <w:pPr>
        <w:pStyle w:val="ListParagraph"/>
        <w:numPr>
          <w:ilvl w:val="2"/>
          <w:numId w:val="74"/>
        </w:numPr>
        <w:rPr>
          <w:ins w:id="2820" w:author="aljaykum" w:date="2016-11-04T11:22:00Z"/>
          <w:rFonts w:asciiTheme="minorHAnsi" w:hAnsiTheme="minorHAnsi"/>
          <w:sz w:val="22"/>
        </w:rPr>
        <w:pPrChange w:id="2821" w:author="aljaykum" w:date="2016-11-04T11:22:00Z">
          <w:pPr>
            <w:pStyle w:val="Heading3"/>
            <w:numPr>
              <w:ilvl w:val="0"/>
              <w:numId w:val="0"/>
            </w:numPr>
            <w:tabs>
              <w:tab w:val="clear" w:pos="936"/>
            </w:tabs>
            <w:ind w:left="0" w:firstLine="0"/>
          </w:pPr>
        </w:pPrChange>
      </w:pPr>
      <w:ins w:id="2822" w:author="aljaykum" w:date="2016-11-04T11:22:00Z">
        <w:r>
          <w:rPr>
            <w:rFonts w:asciiTheme="minorHAnsi" w:eastAsia="Arial" w:hAnsiTheme="minorHAnsi" w:cs="Arial"/>
            <w:sz w:val="22"/>
            <w:szCs w:val="22"/>
            <w:lang w:val="en-GB"/>
          </w:rPr>
          <w:t>Employee Name (ID)</w:t>
        </w:r>
      </w:ins>
    </w:p>
    <w:p w:rsidR="00BF6CA6" w:rsidRDefault="00761669">
      <w:pPr>
        <w:pStyle w:val="ListParagraph"/>
        <w:numPr>
          <w:ilvl w:val="2"/>
          <w:numId w:val="74"/>
        </w:numPr>
        <w:rPr>
          <w:ins w:id="2823" w:author="aljaykum" w:date="2016-11-04T11:23:00Z"/>
          <w:rFonts w:asciiTheme="minorHAnsi" w:hAnsiTheme="minorHAnsi"/>
          <w:sz w:val="22"/>
        </w:rPr>
        <w:pPrChange w:id="2824" w:author="aljaykum" w:date="2016-11-04T11:22:00Z">
          <w:pPr>
            <w:pStyle w:val="Heading3"/>
            <w:numPr>
              <w:ilvl w:val="0"/>
              <w:numId w:val="0"/>
            </w:numPr>
            <w:tabs>
              <w:tab w:val="clear" w:pos="936"/>
            </w:tabs>
            <w:ind w:left="0" w:firstLine="0"/>
          </w:pPr>
        </w:pPrChange>
      </w:pPr>
      <w:ins w:id="2825" w:author="aljaykum" w:date="2016-11-04T11:23:00Z">
        <w:r>
          <w:rPr>
            <w:rFonts w:asciiTheme="minorHAnsi" w:eastAsia="Arial" w:hAnsiTheme="minorHAnsi" w:cs="Arial"/>
            <w:sz w:val="22"/>
            <w:szCs w:val="22"/>
            <w:lang w:val="en-GB"/>
          </w:rPr>
          <w:t>Leave Accrued</w:t>
        </w:r>
      </w:ins>
    </w:p>
    <w:p w:rsidR="00BF6CA6" w:rsidRDefault="00761669">
      <w:pPr>
        <w:pStyle w:val="ListParagraph"/>
        <w:numPr>
          <w:ilvl w:val="2"/>
          <w:numId w:val="74"/>
        </w:numPr>
        <w:rPr>
          <w:ins w:id="2826" w:author="aljaykum" w:date="2016-11-04T11:24:00Z"/>
          <w:rFonts w:asciiTheme="minorHAnsi" w:hAnsiTheme="minorHAnsi"/>
          <w:sz w:val="22"/>
        </w:rPr>
        <w:pPrChange w:id="2827" w:author="aljaykum" w:date="2016-11-04T11:22:00Z">
          <w:pPr>
            <w:pStyle w:val="Heading3"/>
            <w:numPr>
              <w:ilvl w:val="0"/>
              <w:numId w:val="0"/>
            </w:numPr>
            <w:tabs>
              <w:tab w:val="clear" w:pos="936"/>
            </w:tabs>
            <w:ind w:left="0" w:firstLine="0"/>
          </w:pPr>
        </w:pPrChange>
      </w:pPr>
      <w:ins w:id="2828" w:author="aljaykum" w:date="2016-11-04T11:23:00Z">
        <w:r>
          <w:rPr>
            <w:rFonts w:asciiTheme="minorHAnsi" w:eastAsia="Arial" w:hAnsiTheme="minorHAnsi" w:cs="Arial"/>
            <w:sz w:val="22"/>
            <w:szCs w:val="22"/>
            <w:lang w:val="en-GB"/>
          </w:rPr>
          <w:t>Action: Remove link to be available, to remove the leave accrual input provided for employee.</w:t>
        </w:r>
      </w:ins>
    </w:p>
    <w:p w:rsidR="00BF6CA6" w:rsidRPr="00BF6CA6" w:rsidRDefault="00761669">
      <w:pPr>
        <w:pStyle w:val="ListParagraph"/>
        <w:numPr>
          <w:ilvl w:val="0"/>
          <w:numId w:val="74"/>
        </w:numPr>
        <w:rPr>
          <w:ins w:id="2829" w:author="aljaykum" w:date="2016-11-04T10:20:00Z"/>
          <w:rFonts w:cs="Arial"/>
          <w:sz w:val="22"/>
          <w:szCs w:val="22"/>
          <w:lang w:val="en-GB"/>
          <w:rPrChange w:id="2830" w:author="aljaykum" w:date="2016-11-04T11:19:00Z">
            <w:rPr>
              <w:ins w:id="2831" w:author="aljaykum" w:date="2016-11-04T10:20:00Z"/>
              <w:rStyle w:val="IntenseReference"/>
              <w:rFonts w:asciiTheme="minorHAnsi" w:hAnsiTheme="minorHAnsi" w:cs="Times New Roman"/>
              <w:b/>
              <w:bCs/>
              <w:sz w:val="20"/>
              <w:szCs w:val="20"/>
              <w:lang w:val="en-US"/>
            </w:rPr>
          </w:rPrChange>
        </w:rPr>
        <w:pPrChange w:id="2832" w:author="aljaykum" w:date="2016-11-04T11:25:00Z">
          <w:pPr>
            <w:pStyle w:val="Heading3"/>
            <w:numPr>
              <w:ilvl w:val="0"/>
              <w:numId w:val="0"/>
            </w:numPr>
            <w:tabs>
              <w:tab w:val="clear" w:pos="936"/>
            </w:tabs>
            <w:ind w:left="0" w:firstLine="0"/>
          </w:pPr>
        </w:pPrChange>
      </w:pPr>
      <w:ins w:id="2833" w:author="aljaykum" w:date="2016-11-04T11:25:00Z">
        <w:r>
          <w:rPr>
            <w:rFonts w:asciiTheme="minorHAnsi" w:eastAsia="Arial" w:hAnsiTheme="minorHAnsi" w:cs="Arial"/>
            <w:sz w:val="22"/>
            <w:szCs w:val="22"/>
            <w:lang w:val="en-GB"/>
          </w:rPr>
          <w:t>The updated Leave accrual should be applicable to employee when the next accrual job runs.</w:t>
        </w:r>
      </w:ins>
    </w:p>
    <w:p w:rsidR="008E6B5A" w:rsidRDefault="008E6B5A" w:rsidP="00CB6A29">
      <w:pPr>
        <w:pStyle w:val="Heading3"/>
        <w:numPr>
          <w:ilvl w:val="0"/>
          <w:numId w:val="0"/>
        </w:numPr>
        <w:ind w:left="936" w:hanging="936"/>
        <w:rPr>
          <w:rStyle w:val="IntenseReference"/>
          <w:rFonts w:asciiTheme="minorHAnsi" w:hAnsiTheme="minorHAnsi"/>
        </w:rPr>
      </w:pPr>
      <w:r>
        <w:rPr>
          <w:rStyle w:val="IntenseReference"/>
          <w:rFonts w:asciiTheme="minorHAnsi" w:hAnsiTheme="minorHAnsi"/>
        </w:rPr>
        <w:t>Reports &gt;&gt; View Holiday List</w:t>
      </w:r>
      <w:bookmarkEnd w:id="2753"/>
    </w:p>
    <w:p w:rsidR="00783519" w:rsidRDefault="00AA5576">
      <w:r w:rsidRPr="00AA5576">
        <w:rPr>
          <w:highlight w:val="yellow"/>
        </w:rPr>
        <w:t xml:space="preserve">&lt;Screenshot would be shared once final </w:t>
      </w:r>
      <w:r w:rsidRPr="00AA5576">
        <w:rPr>
          <w:highlight w:val="yellow"/>
        </w:rPr>
        <w:sym w:font="Wingdings" w:char="F0E0"/>
      </w:r>
      <w:r w:rsidRPr="00AA5576">
        <w:rPr>
          <w:highlight w:val="yellow"/>
        </w:rPr>
        <w:t xml:space="preserve"> aligned with India implementations&gt;</w:t>
      </w:r>
    </w:p>
    <w:p w:rsidR="008E6B5A" w:rsidRPr="008E6B5A" w:rsidRDefault="00AA5576" w:rsidP="008E6B5A">
      <w:pPr>
        <w:pStyle w:val="ListParagraph"/>
        <w:numPr>
          <w:ilvl w:val="0"/>
          <w:numId w:val="73"/>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Default HL is for logged </w:t>
      </w:r>
      <w:r w:rsidR="008E6B5A">
        <w:rPr>
          <w:rFonts w:asciiTheme="minorHAnsi" w:eastAsia="Arial" w:hAnsiTheme="minorHAnsi" w:cs="Arial"/>
          <w:sz w:val="22"/>
          <w:szCs w:val="22"/>
          <w:lang w:val="en-GB"/>
        </w:rPr>
        <w:t>i</w:t>
      </w:r>
      <w:r w:rsidRPr="00AA5576">
        <w:rPr>
          <w:rFonts w:asciiTheme="minorHAnsi" w:eastAsia="Arial" w:hAnsiTheme="minorHAnsi" w:cs="Arial"/>
          <w:sz w:val="22"/>
          <w:szCs w:val="22"/>
          <w:lang w:val="en-GB"/>
        </w:rPr>
        <w:t>n user’s current location HRMS.</w:t>
      </w:r>
    </w:p>
    <w:p w:rsidR="008E6B5A" w:rsidRPr="008E6B5A" w:rsidRDefault="00AA5576" w:rsidP="008E6B5A">
      <w:pPr>
        <w:pStyle w:val="ListParagraph"/>
        <w:numPr>
          <w:ilvl w:val="0"/>
          <w:numId w:val="73"/>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Select year option available (from 2017 onwards). Default is current year.</w:t>
      </w:r>
    </w:p>
    <w:p w:rsidR="008E6B5A" w:rsidRPr="008E6B5A" w:rsidRDefault="00AA5576" w:rsidP="008E6B5A">
      <w:pPr>
        <w:pStyle w:val="ListParagraph"/>
        <w:numPr>
          <w:ilvl w:val="0"/>
          <w:numId w:val="73"/>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User will be able to view current location HL on this screen.</w:t>
      </w:r>
    </w:p>
    <w:p w:rsidR="00783519" w:rsidRDefault="00783519"/>
    <w:p w:rsidR="004049E9" w:rsidRPr="008E6B5A" w:rsidRDefault="00AA5576" w:rsidP="00CB6A29">
      <w:pPr>
        <w:pStyle w:val="Heading3"/>
        <w:numPr>
          <w:ilvl w:val="0"/>
          <w:numId w:val="0"/>
        </w:numPr>
        <w:ind w:left="936" w:hanging="936"/>
        <w:rPr>
          <w:rStyle w:val="IntenseReference"/>
          <w:rFonts w:asciiTheme="minorHAnsi" w:hAnsiTheme="minorHAnsi"/>
        </w:rPr>
      </w:pPr>
      <w:bookmarkStart w:id="2834" w:name="_Toc463518014"/>
      <w:r w:rsidRPr="00AA5576">
        <w:rPr>
          <w:rStyle w:val="IntenseReference"/>
          <w:rFonts w:asciiTheme="minorHAnsi" w:hAnsiTheme="minorHAnsi"/>
        </w:rPr>
        <w:t>Reports &gt;&gt; Leave Details</w:t>
      </w:r>
      <w:bookmarkEnd w:id="2834"/>
    </w:p>
    <w:p w:rsidR="004049E9" w:rsidRPr="008E6B5A" w:rsidRDefault="004049E9" w:rsidP="004049E9">
      <w:pPr>
        <w:rPr>
          <w:rFonts w:asciiTheme="minorHAnsi" w:hAnsiTheme="minorHAnsi"/>
        </w:rPr>
      </w:pPr>
    </w:p>
    <w:p w:rsidR="004049E9" w:rsidRPr="008E6B5A" w:rsidRDefault="00783519" w:rsidP="004049E9">
      <w:pPr>
        <w:rPr>
          <w:rFonts w:asciiTheme="minorHAnsi" w:hAnsiTheme="minorHAnsi"/>
        </w:rPr>
      </w:pPr>
      <w:r>
        <w:rPr>
          <w:rFonts w:asciiTheme="minorHAnsi" w:hAnsiTheme="minorHAnsi"/>
          <w:noProof/>
          <w:lang w:val="en-US"/>
        </w:rPr>
        <w:drawing>
          <wp:inline distT="0" distB="0" distL="0" distR="0">
            <wp:extent cx="5486400" cy="31242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5486400" cy="3124200"/>
                    </a:xfrm>
                    <a:prstGeom prst="rect">
                      <a:avLst/>
                    </a:prstGeom>
                    <a:noFill/>
                    <a:ln w="9525">
                      <a:solidFill>
                        <a:schemeClr val="accent1"/>
                      </a:solidFill>
                      <a:miter lim="800000"/>
                      <a:headEnd/>
                      <a:tailEnd/>
                    </a:ln>
                  </pic:spPr>
                </pic:pic>
              </a:graphicData>
            </a:graphic>
          </wp:inline>
        </w:drawing>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Display radio button for user to select required leave details view.</w:t>
      </w:r>
    </w:p>
    <w:p w:rsidR="004049E9" w:rsidRPr="008E6B5A" w:rsidRDefault="00AA5576" w:rsidP="004049E9">
      <w:pPr>
        <w:pStyle w:val="ListParagraph"/>
        <w:numPr>
          <w:ilvl w:val="0"/>
          <w:numId w:val="66"/>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“View leave details for” radio button options:</w:t>
      </w:r>
    </w:p>
    <w:p w:rsidR="004049E9" w:rsidRPr="008E6B5A" w:rsidRDefault="00AA5576" w:rsidP="004049E9">
      <w:pPr>
        <w:pStyle w:val="ListParagraph"/>
        <w:numPr>
          <w:ilvl w:val="0"/>
          <w:numId w:val="66"/>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Self - to view leave details only for self, available to L0, L1 and L2</w:t>
      </w:r>
    </w:p>
    <w:p w:rsidR="004049E9" w:rsidRPr="008E6B5A" w:rsidRDefault="00AA5576" w:rsidP="004049E9">
      <w:pPr>
        <w:pStyle w:val="ListParagraph"/>
        <w:numPr>
          <w:ilvl w:val="0"/>
          <w:numId w:val="66"/>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Supervisor - to view leave details for self and direct reports, available to L1 and L2 users</w:t>
      </w:r>
    </w:p>
    <w:p w:rsidR="004049E9" w:rsidRPr="008E6B5A" w:rsidRDefault="00AA5576" w:rsidP="004049E9">
      <w:pPr>
        <w:pStyle w:val="ListParagraph"/>
        <w:numPr>
          <w:ilvl w:val="0"/>
          <w:numId w:val="66"/>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Indirect Reports - to view leave details for indirect reports, available to L1 and L2 users</w:t>
      </w:r>
    </w:p>
    <w:p w:rsidR="004049E9" w:rsidRPr="008E6B5A" w:rsidRDefault="00AA5576" w:rsidP="004049E9">
      <w:pPr>
        <w:pStyle w:val="ListParagraph"/>
        <w:numPr>
          <w:ilvl w:val="0"/>
          <w:numId w:val="66"/>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HR Admin - allow L2 users to view leave details for selected employees</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These radio buttons are available for selection based on user’s access level in LMS.</w:t>
      </w:r>
    </w:p>
    <w:p w:rsidR="004049E9" w:rsidRPr="008E6B5A" w:rsidRDefault="00AA5576" w:rsidP="004049E9">
      <w:pPr>
        <w:pStyle w:val="ListParagraph"/>
        <w:numPr>
          <w:ilvl w:val="0"/>
          <w:numId w:val="67"/>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does not have direct and indirect reports, and is not HR Admin user, then only the Self radio button is available (default selection)</w:t>
      </w:r>
    </w:p>
    <w:p w:rsidR="004049E9" w:rsidRPr="008E6B5A" w:rsidRDefault="00AA5576" w:rsidP="004049E9">
      <w:pPr>
        <w:pStyle w:val="ListParagraph"/>
        <w:numPr>
          <w:ilvl w:val="0"/>
          <w:numId w:val="67"/>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employee has direct reports, then Supervisor radio button is available for selection</w:t>
      </w:r>
    </w:p>
    <w:p w:rsidR="004049E9" w:rsidRPr="008E6B5A" w:rsidRDefault="00AA5576" w:rsidP="004049E9">
      <w:pPr>
        <w:pStyle w:val="ListParagraph"/>
        <w:numPr>
          <w:ilvl w:val="0"/>
          <w:numId w:val="67"/>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user has indirect reports, then indirect reports radio button is available for selection</w:t>
      </w:r>
    </w:p>
    <w:p w:rsidR="004049E9" w:rsidRPr="008E6B5A" w:rsidRDefault="00AA5576" w:rsidP="004049E9">
      <w:pPr>
        <w:pStyle w:val="ListParagraph"/>
        <w:numPr>
          <w:ilvl w:val="0"/>
          <w:numId w:val="67"/>
        </w:numPr>
        <w:spacing w:after="200" w:line="276" w:lineRule="auto"/>
        <w:ind w:left="540"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user is HR Admin user, the HR Admin radio button will be available for selection</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 selection of HR Admin radio button,</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User will be able to search for employees in the employee field and add them one by one to the scrollable list box</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User can add up to 50 employees at a time to the scrollable list box</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Selected employees can be unselected using the delete option in the scrollable list box</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section is hidden by default and is visible only if user has selected the HR Admin radio button</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Dropdowns:</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Country - US default if US employee / supervisor / Admin has logged in</w:t>
      </w:r>
    </w:p>
    <w:p w:rsidR="00783519" w:rsidRDefault="00AA5576">
      <w:pPr>
        <w:pStyle w:val="ListParagraph"/>
        <w:numPr>
          <w:ilvl w:val="0"/>
          <w:numId w:val="67"/>
        </w:numPr>
        <w:spacing w:after="200" w:line="276" w:lineRule="auto"/>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type - 10 leave types for US, Vacation leave default, and Holidays</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Year - from 2017 till current year, default current year</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To see leave details for the selected employees/options, click on Refresh Report button.</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Export to excel allows user to download the data displayed in the data grid section into excel file.</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data grid section:</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One record for each employee will appear in data grid for the selected leave</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Self radio button is selected, only one record for logged in user will be displayed and this record can be exported to excel</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Clicking on EYE will open the Ledger screen with entire history for selected leave type in ledger format</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All transactions for each request including submitted, approved, rejected, cancelled, cancel approved, etc. for selected year will appear on the Ledger screen.</w:t>
      </w:r>
    </w:p>
    <w:p w:rsidR="004049E9" w:rsidRPr="008E6B5A" w:rsidRDefault="00AA5576" w:rsidP="004049E9">
      <w:pPr>
        <w:pStyle w:val="ListParagraph"/>
        <w:numPr>
          <w:ilvl w:val="0"/>
          <w:numId w:val="67"/>
        </w:numPr>
        <w:spacing w:after="200" w:line="276" w:lineRule="auto"/>
        <w:ind w:hanging="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Export to excel will save the ledger details to excel.</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For employees to see the Holidays availed by them, we need data pull from clarity as employee does not apply for holiday in LMS.</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Proposed solution without pulling Clarity holiday data is as follows:</w:t>
      </w:r>
    </w:p>
    <w:p w:rsidR="004049E9" w:rsidRPr="00481A55" w:rsidRDefault="00AA5576" w:rsidP="004049E9">
      <w:pPr>
        <w:pStyle w:val="ListParagraph"/>
        <w:numPr>
          <w:ilvl w:val="0"/>
          <w:numId w:val="68"/>
        </w:numPr>
        <w:rPr>
          <w:rFonts w:asciiTheme="minorHAnsi" w:eastAsia="Arial" w:hAnsiTheme="minorHAnsi" w:cs="Arial"/>
          <w:color w:val="F79646" w:themeColor="accent6"/>
          <w:sz w:val="22"/>
          <w:szCs w:val="22"/>
          <w:lang w:val="en-GB"/>
          <w:rPrChange w:id="2835"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36" w:author="anamisin" w:date="2016-12-22T17:05:00Z">
            <w:rPr>
              <w:rFonts w:asciiTheme="minorHAnsi" w:eastAsia="Arial" w:hAnsiTheme="minorHAnsi" w:cs="Arial"/>
              <w:sz w:val="22"/>
              <w:szCs w:val="22"/>
              <w:lang w:val="en-GB"/>
            </w:rPr>
          </w:rPrChange>
        </w:rPr>
        <w:t xml:space="preserve">For each employee, identify duration of each holiday mapped in selected year, </w:t>
      </w:r>
    </w:p>
    <w:p w:rsidR="004049E9" w:rsidRPr="00481A55" w:rsidRDefault="00AA5576" w:rsidP="004049E9">
      <w:pPr>
        <w:pStyle w:val="ListParagraph"/>
        <w:numPr>
          <w:ilvl w:val="0"/>
          <w:numId w:val="68"/>
        </w:numPr>
        <w:rPr>
          <w:rFonts w:asciiTheme="minorHAnsi" w:eastAsia="Arial" w:hAnsiTheme="minorHAnsi" w:cs="Arial"/>
          <w:color w:val="F79646" w:themeColor="accent6"/>
          <w:sz w:val="22"/>
          <w:szCs w:val="22"/>
          <w:lang w:val="en-GB"/>
          <w:rPrChange w:id="2837"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38" w:author="anamisin" w:date="2016-12-22T17:05:00Z">
            <w:rPr>
              <w:rFonts w:asciiTheme="minorHAnsi" w:eastAsia="Arial" w:hAnsiTheme="minorHAnsi" w:cs="Arial"/>
              <w:sz w:val="22"/>
              <w:szCs w:val="22"/>
              <w:lang w:val="en-GB"/>
            </w:rPr>
          </w:rPrChange>
        </w:rPr>
        <w:t>This duration should cover 365 days of selected year, or till today’s date if current year is selected (default)</w:t>
      </w:r>
    </w:p>
    <w:p w:rsidR="004049E9" w:rsidRPr="00481A55" w:rsidRDefault="00AA5576" w:rsidP="004049E9">
      <w:pPr>
        <w:pStyle w:val="ListParagraph"/>
        <w:numPr>
          <w:ilvl w:val="0"/>
          <w:numId w:val="68"/>
        </w:numPr>
        <w:rPr>
          <w:rFonts w:asciiTheme="minorHAnsi" w:eastAsia="Arial" w:hAnsiTheme="minorHAnsi" w:cs="Arial"/>
          <w:color w:val="F79646" w:themeColor="accent6"/>
          <w:sz w:val="22"/>
          <w:szCs w:val="22"/>
          <w:lang w:val="en-GB"/>
          <w:rPrChange w:id="2839"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40" w:author="anamisin" w:date="2016-12-22T17:05:00Z">
            <w:rPr>
              <w:rFonts w:asciiTheme="minorHAnsi" w:eastAsia="Arial" w:hAnsiTheme="minorHAnsi" w:cs="Arial"/>
              <w:sz w:val="22"/>
              <w:szCs w:val="22"/>
              <w:lang w:val="en-GB"/>
            </w:rPr>
          </w:rPrChange>
        </w:rPr>
        <w:t>Add the holidays for selected year, or till today’s date for current year</w:t>
      </w:r>
    </w:p>
    <w:p w:rsidR="00783519" w:rsidRPr="00481A55" w:rsidRDefault="00AA5576">
      <w:pPr>
        <w:pStyle w:val="ListParagraph"/>
        <w:numPr>
          <w:ilvl w:val="0"/>
          <w:numId w:val="68"/>
        </w:numPr>
        <w:rPr>
          <w:rFonts w:asciiTheme="minorHAnsi" w:eastAsia="Arial" w:hAnsiTheme="minorHAnsi" w:cs="Arial"/>
          <w:color w:val="F79646" w:themeColor="accent6"/>
          <w:sz w:val="22"/>
          <w:szCs w:val="22"/>
          <w:lang w:val="en-GB"/>
          <w:rPrChange w:id="2841"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42" w:author="anamisin" w:date="2016-12-22T17:05:00Z">
            <w:rPr>
              <w:rFonts w:asciiTheme="minorHAnsi" w:eastAsia="Arial" w:hAnsiTheme="minorHAnsi" w:cs="Arial"/>
              <w:sz w:val="22"/>
              <w:szCs w:val="22"/>
              <w:lang w:val="en-GB"/>
            </w:rPr>
          </w:rPrChange>
        </w:rPr>
        <w:t>Holidays selection will show one row per employee on the Leave Details Report.</w:t>
      </w:r>
    </w:p>
    <w:p w:rsidR="004049E9" w:rsidRPr="00481A55" w:rsidRDefault="00AA5576" w:rsidP="004049E9">
      <w:pPr>
        <w:pStyle w:val="ListParagraph"/>
        <w:numPr>
          <w:ilvl w:val="0"/>
          <w:numId w:val="68"/>
        </w:numPr>
        <w:rPr>
          <w:rFonts w:asciiTheme="minorHAnsi" w:eastAsia="Arial" w:hAnsiTheme="minorHAnsi" w:cs="Arial"/>
          <w:color w:val="F79646" w:themeColor="accent6"/>
          <w:sz w:val="22"/>
          <w:szCs w:val="22"/>
          <w:lang w:val="en-GB"/>
          <w:rPrChange w:id="2843"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44" w:author="anamisin" w:date="2016-12-22T17:05:00Z">
            <w:rPr>
              <w:rFonts w:asciiTheme="minorHAnsi" w:eastAsia="Arial" w:hAnsiTheme="minorHAnsi" w:cs="Arial"/>
              <w:sz w:val="22"/>
              <w:szCs w:val="22"/>
              <w:lang w:val="en-GB"/>
            </w:rPr>
          </w:rPrChange>
        </w:rPr>
        <w:t>When user opens EYE (view details), the Holidays details should have complete transactions for each change of HL mapping on each row for each holiday availed in selected year, or till today for current year.</w:t>
      </w:r>
    </w:p>
    <w:p w:rsidR="00783519" w:rsidRPr="00481A55" w:rsidRDefault="00AA5576">
      <w:pPr>
        <w:pStyle w:val="ListParagraph"/>
        <w:numPr>
          <w:ilvl w:val="0"/>
          <w:numId w:val="68"/>
        </w:numPr>
        <w:rPr>
          <w:rFonts w:asciiTheme="minorHAnsi" w:eastAsia="Arial" w:hAnsiTheme="minorHAnsi" w:cs="Arial"/>
          <w:color w:val="F79646" w:themeColor="accent6"/>
          <w:sz w:val="22"/>
          <w:szCs w:val="22"/>
          <w:lang w:val="en-GB"/>
          <w:rPrChange w:id="2845" w:author="anamisin" w:date="2016-12-22T17:05:00Z">
            <w:rPr>
              <w:rFonts w:asciiTheme="minorHAnsi" w:eastAsia="Arial" w:hAnsiTheme="minorHAnsi" w:cs="Arial"/>
              <w:sz w:val="22"/>
              <w:szCs w:val="22"/>
              <w:lang w:val="en-GB"/>
            </w:rPr>
          </w:rPrChange>
        </w:rPr>
      </w:pPr>
      <w:r w:rsidRPr="00481A55">
        <w:rPr>
          <w:rFonts w:asciiTheme="minorHAnsi" w:eastAsia="Arial" w:hAnsiTheme="minorHAnsi" w:cs="Arial"/>
          <w:color w:val="F79646" w:themeColor="accent6"/>
          <w:sz w:val="22"/>
          <w:szCs w:val="22"/>
          <w:lang w:val="en-GB"/>
          <w:rPrChange w:id="2846" w:author="anamisin" w:date="2016-12-22T17:05:00Z">
            <w:rPr>
              <w:rFonts w:asciiTheme="minorHAnsi" w:eastAsia="Arial" w:hAnsiTheme="minorHAnsi" w:cs="Arial"/>
              <w:sz w:val="22"/>
              <w:szCs w:val="22"/>
              <w:lang w:val="en-GB"/>
            </w:rPr>
          </w:rPrChange>
        </w:rPr>
        <w:t>These records will be exported to excel as well.</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Include BU/Entity and Country in grid and reports</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fields will be displayed in leave data grid for Privilege Leave type</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Global ID</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Local ID</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Name</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Carry forward from last year</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lapsed for last year</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accrual for year</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availed in year</w:t>
      </w:r>
    </w:p>
    <w:p w:rsidR="009836B0"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Projected leave balance</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Leave balance</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Unit (whether leave is calculated in days or hours)</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BU (default FS for US employees)</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Country</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EYE for View details</w:t>
      </w:r>
    </w:p>
    <w:p w:rsidR="004049E9" w:rsidRPr="008E6B5A" w:rsidRDefault="004049E9" w:rsidP="004049E9">
      <w:pPr>
        <w:spacing w:line="240" w:lineRule="auto"/>
        <w:rPr>
          <w:rFonts w:asciiTheme="minorHAnsi" w:hAnsiTheme="minorHAnsi"/>
          <w:sz w:val="22"/>
          <w:szCs w:val="22"/>
        </w:rPr>
      </w:pP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fields will be displayed in leave data grid for “Holidays”</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Global ID</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Local ID</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Name</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No. of times Holiday mapping changed in year</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Total no. of Holidays availed in year</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Unit</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BU</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Country</w:t>
      </w:r>
    </w:p>
    <w:p w:rsidR="004049E9" w:rsidRPr="008E6B5A" w:rsidRDefault="00AA5576" w:rsidP="004049E9">
      <w:pPr>
        <w:pStyle w:val="ListParagraph"/>
        <w:numPr>
          <w:ilvl w:val="0"/>
          <w:numId w:val="65"/>
        </w:numPr>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EYE for View details</w:t>
      </w:r>
    </w:p>
    <w:p w:rsidR="004049E9" w:rsidRPr="008E6B5A" w:rsidRDefault="00AA5576" w:rsidP="004049E9">
      <w:pPr>
        <w:ind w:firstLine="360"/>
        <w:rPr>
          <w:rFonts w:asciiTheme="minorHAnsi" w:hAnsiTheme="minorHAnsi"/>
          <w:sz w:val="22"/>
          <w:szCs w:val="22"/>
        </w:rPr>
      </w:pPr>
      <w:r w:rsidRPr="00AA5576">
        <w:rPr>
          <w:rFonts w:asciiTheme="minorHAnsi" w:hAnsiTheme="minorHAnsi"/>
          <w:sz w:val="22"/>
          <w:szCs w:val="22"/>
        </w:rPr>
        <w:t>Note: In report (ledger details) provide details of all occurrences for all years available.</w:t>
      </w:r>
    </w:p>
    <w:p w:rsidR="004049E9" w:rsidRPr="008E6B5A" w:rsidRDefault="00AA5576" w:rsidP="004049E9">
      <w:pPr>
        <w:pStyle w:val="ListParagraph"/>
        <w:numPr>
          <w:ilvl w:val="6"/>
          <w:numId w:val="70"/>
        </w:numPr>
        <w:spacing w:after="200" w:line="276" w:lineRule="auto"/>
        <w:ind w:left="270"/>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Following fields will be displayed in leave data grid for the remaining leave types</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Global ID</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Local ID</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Name</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No. of occurrences in year</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Total days availed in year (add leave days for selected year)</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Unit</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BU (default FS for US employees)</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Current Country</w:t>
      </w:r>
    </w:p>
    <w:p w:rsidR="004049E9" w:rsidRPr="008E6B5A" w:rsidRDefault="00AA5576" w:rsidP="004049E9">
      <w:pPr>
        <w:pStyle w:val="ListParagraph"/>
        <w:numPr>
          <w:ilvl w:val="0"/>
          <w:numId w:val="69"/>
        </w:numPr>
        <w:ind w:left="720"/>
        <w:rPr>
          <w:rFonts w:asciiTheme="minorHAnsi" w:eastAsia="Arial" w:hAnsiTheme="minorHAnsi" w:cs="Arial"/>
          <w:sz w:val="22"/>
          <w:szCs w:val="22"/>
          <w:lang w:val="en-GB"/>
        </w:rPr>
      </w:pPr>
      <w:r w:rsidRPr="00AA5576">
        <w:rPr>
          <w:rFonts w:asciiTheme="minorHAnsi" w:eastAsia="Arial" w:hAnsiTheme="minorHAnsi" w:cs="Arial"/>
          <w:sz w:val="22"/>
          <w:szCs w:val="22"/>
          <w:lang w:val="en-GB"/>
        </w:rPr>
        <w:t>EYE for View details</w:t>
      </w:r>
    </w:p>
    <w:p w:rsidR="004049E9" w:rsidRPr="008E6B5A" w:rsidRDefault="00AA5576" w:rsidP="004049E9">
      <w:pPr>
        <w:ind w:firstLine="360"/>
        <w:rPr>
          <w:rFonts w:asciiTheme="minorHAnsi" w:hAnsiTheme="minorHAnsi"/>
          <w:sz w:val="22"/>
          <w:szCs w:val="22"/>
        </w:rPr>
      </w:pPr>
      <w:r w:rsidRPr="00AA5576">
        <w:rPr>
          <w:rFonts w:asciiTheme="minorHAnsi" w:hAnsiTheme="minorHAnsi"/>
          <w:sz w:val="22"/>
          <w:szCs w:val="22"/>
        </w:rPr>
        <w:t>Note: In report (ledger details) provide details of all occurrences for all years available.</w:t>
      </w:r>
    </w:p>
    <w:p w:rsidR="004049E9" w:rsidRPr="008E6B5A" w:rsidRDefault="00AA5576" w:rsidP="004049E9">
      <w:pPr>
        <w:ind w:firstLine="360"/>
        <w:rPr>
          <w:rFonts w:asciiTheme="minorHAnsi" w:hAnsiTheme="minorHAnsi"/>
          <w:sz w:val="22"/>
          <w:szCs w:val="22"/>
        </w:rPr>
      </w:pPr>
      <w:r w:rsidRPr="00AA5576">
        <w:rPr>
          <w:rFonts w:asciiTheme="minorHAnsi" w:hAnsiTheme="minorHAnsi"/>
          <w:sz w:val="22"/>
          <w:szCs w:val="22"/>
        </w:rPr>
        <w:t xml:space="preserve">Export to excel fields: </w:t>
      </w:r>
      <w:r w:rsidR="004049E9" w:rsidRPr="008E6B5A">
        <w:rPr>
          <w:rFonts w:asciiTheme="minorHAnsi" w:hAnsiTheme="minorHAnsi"/>
          <w:sz w:val="22"/>
          <w:szCs w:val="22"/>
        </w:rPr>
        <w:object w:dxaOrig="1531" w:dyaOrig="1002">
          <v:shape id="_x0000_i1031" type="#_x0000_t75" style="width:76.5pt;height:50.25pt" o:ole="">
            <v:imagedata r:id="rId54" o:title=""/>
          </v:shape>
          <o:OLEObject Type="Embed" ProgID="Excel.Sheet.12" ShapeID="_x0000_i1031" DrawAspect="Icon" ObjectID="_1597674724" r:id="rId55"/>
        </w:object>
      </w:r>
    </w:p>
    <w:p w:rsidR="004049E9" w:rsidRPr="008E6B5A" w:rsidRDefault="004049E9" w:rsidP="004049E9">
      <w:pPr>
        <w:ind w:firstLine="360"/>
        <w:rPr>
          <w:rFonts w:asciiTheme="minorHAnsi" w:hAnsiTheme="minorHAnsi"/>
          <w:sz w:val="22"/>
          <w:szCs w:val="22"/>
        </w:rPr>
      </w:pPr>
    </w:p>
    <w:p w:rsidR="004049E9" w:rsidRPr="008E6B5A" w:rsidRDefault="00AA5576" w:rsidP="004049E9">
      <w:pPr>
        <w:rPr>
          <w:rFonts w:asciiTheme="minorHAnsi" w:hAnsiTheme="minorHAnsi"/>
          <w:sz w:val="22"/>
          <w:szCs w:val="22"/>
        </w:rPr>
      </w:pPr>
      <w:r w:rsidRPr="00AA5576">
        <w:rPr>
          <w:rFonts w:asciiTheme="minorHAnsi" w:hAnsiTheme="minorHAnsi"/>
          <w:sz w:val="22"/>
          <w:szCs w:val="22"/>
        </w:rPr>
        <w:t>Ledger screen will display following details, export will extract same data into excel:</w:t>
      </w:r>
    </w:p>
    <w:p w:rsidR="004049E9" w:rsidRPr="008E6B5A" w:rsidRDefault="00AA5576" w:rsidP="004049E9">
      <w:pPr>
        <w:pStyle w:val="ListParagraph"/>
        <w:ind w:left="360"/>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Selected leave type requests to be extracted in the ledger report for the selected employee/s.</w:t>
      </w:r>
    </w:p>
    <w:p w:rsidR="004049E9" w:rsidRPr="008E6B5A" w:rsidRDefault="00AA5576" w:rsidP="004049E9">
      <w:pPr>
        <w:pStyle w:val="ListParagraph"/>
        <w:ind w:left="360"/>
        <w:contextualSpacing w:val="0"/>
        <w:rPr>
          <w:rFonts w:asciiTheme="minorHAnsi" w:eastAsia="Arial" w:hAnsiTheme="minorHAnsi" w:cs="Arial"/>
          <w:sz w:val="22"/>
          <w:szCs w:val="22"/>
          <w:lang w:val="en-GB"/>
        </w:rPr>
      </w:pPr>
      <w:r w:rsidRPr="00AA5576">
        <w:rPr>
          <w:rFonts w:asciiTheme="minorHAnsi" w:eastAsia="Arial" w:hAnsiTheme="minorHAnsi" w:cs="Arial"/>
          <w:sz w:val="22"/>
          <w:szCs w:val="22"/>
          <w:lang w:val="en-GB"/>
        </w:rPr>
        <w:t>Include applicable BU/Entity and Country in grid and reports based on each duration for each record, sort actions for each request in ascending.</w:t>
      </w:r>
    </w:p>
    <w:p w:rsidR="004049E9" w:rsidRPr="008E6B5A" w:rsidRDefault="00AA5576" w:rsidP="004049E9">
      <w:pPr>
        <w:ind w:firstLine="360"/>
        <w:rPr>
          <w:rFonts w:asciiTheme="minorHAnsi" w:hAnsiTheme="minorHAnsi"/>
          <w:sz w:val="22"/>
          <w:szCs w:val="22"/>
        </w:rPr>
      </w:pPr>
      <w:r w:rsidRPr="00AA5576">
        <w:rPr>
          <w:rFonts w:asciiTheme="minorHAnsi" w:hAnsiTheme="minorHAnsi"/>
          <w:sz w:val="22"/>
          <w:szCs w:val="22"/>
        </w:rPr>
        <w:t xml:space="preserve">Refer attached: </w:t>
      </w:r>
      <w:bookmarkStart w:id="2847" w:name="_MON_1537184321"/>
      <w:bookmarkEnd w:id="2847"/>
      <w:r w:rsidR="004049E9" w:rsidRPr="008E6B5A">
        <w:rPr>
          <w:rFonts w:asciiTheme="minorHAnsi" w:hAnsiTheme="minorHAnsi"/>
          <w:sz w:val="22"/>
          <w:szCs w:val="22"/>
        </w:rPr>
        <w:object w:dxaOrig="1531" w:dyaOrig="1002">
          <v:shape id="_x0000_i1032" type="#_x0000_t75" style="width:76.5pt;height:50.25pt" o:ole="">
            <v:imagedata r:id="rId56" o:title=""/>
          </v:shape>
          <o:OLEObject Type="Embed" ProgID="Excel.Sheet.12" ShapeID="_x0000_i1032" DrawAspect="Icon" ObjectID="_1597674725" r:id="rId57"/>
        </w:object>
      </w:r>
    </w:p>
    <w:p w:rsidR="00783519" w:rsidRDefault="00783519">
      <w:pPr>
        <w:rPr>
          <w:rFonts w:asciiTheme="minorHAnsi" w:hAnsiTheme="minorHAnsi"/>
        </w:rPr>
      </w:pPr>
    </w:p>
    <w:p w:rsidR="00DD1483" w:rsidRPr="008E6B5A" w:rsidRDefault="00AA5576" w:rsidP="00CB6A29">
      <w:pPr>
        <w:pStyle w:val="Heading3"/>
        <w:numPr>
          <w:ilvl w:val="0"/>
          <w:numId w:val="0"/>
        </w:numPr>
        <w:ind w:left="936" w:hanging="936"/>
        <w:rPr>
          <w:rStyle w:val="IntenseReference"/>
          <w:rFonts w:asciiTheme="minorHAnsi" w:hAnsiTheme="minorHAnsi"/>
        </w:rPr>
      </w:pPr>
      <w:bookmarkStart w:id="2848" w:name="_Toc463518015"/>
      <w:r w:rsidRPr="00AA5576">
        <w:rPr>
          <w:rStyle w:val="IntenseReference"/>
          <w:rFonts w:asciiTheme="minorHAnsi" w:hAnsiTheme="minorHAnsi"/>
        </w:rPr>
        <w:lastRenderedPageBreak/>
        <w:t>Reports &gt;&gt; Unpaid Payroll Report For US</w:t>
      </w:r>
      <w:bookmarkEnd w:id="2848"/>
    </w:p>
    <w:p w:rsidR="00CB6A29" w:rsidRPr="008E6B5A" w:rsidRDefault="00783519" w:rsidP="00CB6A29">
      <w:pPr>
        <w:rPr>
          <w:rFonts w:asciiTheme="minorHAnsi" w:hAnsiTheme="minorHAnsi"/>
        </w:rPr>
      </w:pPr>
      <w:r>
        <w:rPr>
          <w:rFonts w:asciiTheme="minorHAnsi" w:hAnsiTheme="minorHAnsi"/>
          <w:noProof/>
          <w:lang w:val="en-US"/>
        </w:rPr>
        <w:drawing>
          <wp:inline distT="0" distB="0" distL="0" distR="0">
            <wp:extent cx="5505450" cy="2819400"/>
            <wp:effectExtent l="19050" t="19050" r="19050"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8" cstate="print"/>
                    <a:srcRect/>
                    <a:stretch>
                      <a:fillRect/>
                    </a:stretch>
                  </pic:blipFill>
                  <pic:spPr bwMode="auto">
                    <a:xfrm>
                      <a:off x="0" y="0"/>
                      <a:ext cx="5505450" cy="2819400"/>
                    </a:xfrm>
                    <a:prstGeom prst="rect">
                      <a:avLst/>
                    </a:prstGeom>
                    <a:noFill/>
                    <a:ln w="9525">
                      <a:solidFill>
                        <a:schemeClr val="accent1"/>
                      </a:solidFill>
                      <a:miter lim="800000"/>
                      <a:headEnd/>
                      <a:tailEnd/>
                    </a:ln>
                  </pic:spPr>
                </pic:pic>
              </a:graphicData>
            </a:graphic>
          </wp:inline>
        </w:drawing>
      </w:r>
    </w:p>
    <w:p w:rsidR="00CB6A29"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report should be available only for the user with role ADP Reports</w:t>
      </w:r>
    </w:p>
    <w:p w:rsidR="00A611A2"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report gives payroll details as per year month and bi-month cycle  and details fetched in the report are Unpaid leave dates, action taken and ADP file number.</w:t>
      </w:r>
    </w:p>
    <w:p w:rsidR="00A611A2"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Report to have following details</w:t>
      </w:r>
    </w:p>
    <w:p w:rsidR="00A611A2"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Payroll year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A611A2"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to contain the years for which data is available</w:t>
      </w:r>
    </w:p>
    <w:p w:rsidR="00A611A2"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Payroll month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A611A2"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to contain the months for which the leave accrual is done based on the year selected</w:t>
      </w:r>
    </w:p>
    <w:p w:rsidR="00A611A2"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Month cycle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653ACD"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to contain ‘First half of the Month’ and ‘Second half of the Month’</w:t>
      </w:r>
    </w:p>
    <w:p w:rsidR="00DC5ECB"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for a selected month the accrual is not yet done for second half of the month then that would not be available in the dropdown</w:t>
      </w:r>
    </w:p>
    <w:p w:rsidR="002723C5"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Report fields</w:t>
      </w:r>
    </w:p>
    <w:p w:rsidR="002723C5"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ID</w:t>
      </w:r>
    </w:p>
    <w:p w:rsidR="002723C5"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Start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Leave start date</w:t>
      </w:r>
    </w:p>
    <w:p w:rsidR="002723C5"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End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Leave end date</w:t>
      </w:r>
    </w:p>
    <w:p w:rsidR="002723C5"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Effective Hours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effective hours between start date and end date including the start hours and end hours.</w:t>
      </w:r>
    </w:p>
    <w:p w:rsidR="002723C5"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Action Taken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Action taken would be either ‘Deduct from Employee’ or ‘Refund to Employee’</w:t>
      </w:r>
    </w:p>
    <w:p w:rsidR="00DC5ECB"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ADP File number </w:t>
      </w:r>
    </w:p>
    <w:p w:rsidR="008710B6" w:rsidRDefault="00AA5576" w:rsidP="006913E0">
      <w:pPr>
        <w:pStyle w:val="ListParagraph"/>
        <w:numPr>
          <w:ilvl w:val="0"/>
          <w:numId w:val="27"/>
        </w:numPr>
        <w:rPr>
          <w:ins w:id="2849" w:author="aljaykum" w:date="2016-11-09T09:27:00Z"/>
          <w:rFonts w:asciiTheme="minorHAnsi" w:eastAsia="Arial" w:hAnsiTheme="minorHAnsi" w:cs="Arial"/>
          <w:sz w:val="22"/>
          <w:szCs w:val="22"/>
          <w:lang w:val="en-GB"/>
        </w:rPr>
      </w:pPr>
      <w:r w:rsidRPr="00AA5576">
        <w:rPr>
          <w:rFonts w:asciiTheme="minorHAnsi" w:eastAsia="Arial" w:hAnsiTheme="minorHAnsi" w:cs="Arial"/>
          <w:sz w:val="22"/>
          <w:szCs w:val="22"/>
          <w:lang w:val="en-GB"/>
        </w:rPr>
        <w:t>This is a batch wise report, which displays the unpaid leave information applied by employee between the cut-off of dates provided in ADP Schedule.</w:t>
      </w:r>
    </w:p>
    <w:p w:rsidR="004F07B3" w:rsidRDefault="004F07B3" w:rsidP="004F07B3">
      <w:pPr>
        <w:autoSpaceDE w:val="0"/>
        <w:autoSpaceDN w:val="0"/>
        <w:rPr>
          <w:ins w:id="2850" w:author="aljaykum" w:date="2016-11-09T09:29:00Z"/>
          <w:rFonts w:ascii="Candara" w:hAnsi="Candara"/>
          <w:color w:val="1F497D"/>
          <w:sz w:val="21"/>
          <w:szCs w:val="21"/>
        </w:rPr>
      </w:pPr>
      <w:ins w:id="2851" w:author="aljaykum" w:date="2016-11-09T09:29:00Z">
        <w:r>
          <w:rPr>
            <w:rFonts w:ascii="Candara" w:hAnsi="Candara"/>
            <w:color w:val="1F497D"/>
            <w:sz w:val="21"/>
            <w:szCs w:val="21"/>
          </w:rPr>
          <w:t xml:space="preserve">Current SP to </w:t>
        </w:r>
      </w:ins>
      <w:ins w:id="2852" w:author="aljaykum" w:date="2016-11-09T09:33:00Z">
        <w:r w:rsidR="00467022">
          <w:rPr>
            <w:rFonts w:ascii="Candara" w:hAnsi="Candara"/>
            <w:color w:val="1F497D"/>
            <w:sz w:val="21"/>
            <w:szCs w:val="21"/>
          </w:rPr>
          <w:t>refer:</w:t>
        </w:r>
      </w:ins>
      <w:ins w:id="2853" w:author="aljaykum" w:date="2016-11-09T09:29:00Z">
        <w:r>
          <w:rPr>
            <w:rFonts w:ascii="Candara" w:hAnsi="Candara"/>
            <w:color w:val="1F497D"/>
            <w:sz w:val="21"/>
            <w:szCs w:val="21"/>
          </w:rPr>
          <w:t xml:space="preserve"> </w:t>
        </w:r>
        <w:r>
          <w:rPr>
            <w:rFonts w:ascii="Candara" w:hAnsi="Candara"/>
            <w:color w:val="1F497D"/>
            <w:sz w:val="21"/>
            <w:szCs w:val="21"/>
            <w:u w:val="single"/>
          </w:rPr>
          <w:t>rpt_UnpaidLeavePayrollReportForUS</w:t>
        </w:r>
      </w:ins>
    </w:p>
    <w:p w:rsidR="004F07B3" w:rsidRDefault="004F07B3" w:rsidP="004F07B3">
      <w:pPr>
        <w:rPr>
          <w:ins w:id="2854" w:author="aljaykum" w:date="2016-11-09T09:29:00Z"/>
          <w:rFonts w:ascii="Candara" w:hAnsi="Candara"/>
          <w:color w:val="1F497D"/>
          <w:sz w:val="21"/>
          <w:szCs w:val="21"/>
        </w:rPr>
      </w:pPr>
    </w:p>
    <w:p w:rsidR="004F07B3" w:rsidRDefault="004F07B3" w:rsidP="004F07B3">
      <w:pPr>
        <w:rPr>
          <w:ins w:id="2855" w:author="aljaykum" w:date="2016-11-09T09:29:00Z"/>
          <w:rFonts w:ascii="Candara" w:hAnsi="Candara"/>
          <w:color w:val="1F497D"/>
          <w:sz w:val="21"/>
          <w:szCs w:val="21"/>
        </w:rPr>
      </w:pPr>
      <w:ins w:id="2856" w:author="aljaykum" w:date="2016-11-09T09:29:00Z">
        <w:r>
          <w:rPr>
            <w:rFonts w:ascii="Candara" w:hAnsi="Candara"/>
            <w:color w:val="1F497D"/>
            <w:sz w:val="21"/>
            <w:szCs w:val="21"/>
          </w:rPr>
          <w:t xml:space="preserve">All US employees will be considered for this report. Only employees who have been granted access to the “ADP Reports” role will be able to view this report. The format of this report is very specific to the US Payroll team and hence any changes to this report should be done only after their approval. The actual leave taken data is considered for this report. The leaves that are </w:t>
        </w:r>
        <w:r>
          <w:rPr>
            <w:rFonts w:ascii="Candara" w:hAnsi="Candara"/>
            <w:color w:val="1F497D"/>
            <w:sz w:val="21"/>
            <w:szCs w:val="21"/>
          </w:rPr>
          <w:lastRenderedPageBreak/>
          <w:t>considered as unpaid leave are: Sabbatical Leave, Family Medical Leave of Absence (FMLA), Unpaid Personal Leave of Absence and Military Leave.</w:t>
        </w:r>
      </w:ins>
    </w:p>
    <w:p w:rsidR="004F07B3" w:rsidRDefault="004F07B3" w:rsidP="004F07B3">
      <w:pPr>
        <w:pStyle w:val="Cog-H3"/>
        <w:numPr>
          <w:ilvl w:val="0"/>
          <w:numId w:val="0"/>
        </w:numPr>
        <w:rPr>
          <w:ins w:id="2857" w:author="aljaykum" w:date="2016-11-09T09:29:00Z"/>
          <w:rFonts w:ascii="Candara" w:hAnsi="Candara"/>
          <w:b w:val="0"/>
          <w:bCs w:val="0"/>
          <w:color w:val="1F497D"/>
          <w:sz w:val="21"/>
          <w:szCs w:val="21"/>
        </w:rPr>
      </w:pPr>
    </w:p>
    <w:p w:rsidR="004F07B3" w:rsidRDefault="004F07B3" w:rsidP="004F07B3">
      <w:pPr>
        <w:rPr>
          <w:ins w:id="2858" w:author="aljaykum" w:date="2016-11-09T09:29:00Z"/>
          <w:rFonts w:ascii="Candara" w:hAnsi="Candara"/>
          <w:color w:val="1F497D"/>
          <w:sz w:val="21"/>
          <w:szCs w:val="21"/>
        </w:rPr>
      </w:pPr>
      <w:ins w:id="2859" w:author="aljaykum" w:date="2016-11-09T09:29:00Z">
        <w:r>
          <w:rPr>
            <w:rFonts w:ascii="Candara" w:hAnsi="Candara"/>
            <w:color w:val="1F497D"/>
            <w:sz w:val="21"/>
            <w:szCs w:val="21"/>
          </w:rPr>
          <w:t>Following are the steps to be performed:</w:t>
        </w:r>
      </w:ins>
    </w:p>
    <w:p w:rsidR="004F07B3" w:rsidRDefault="004F07B3" w:rsidP="004F07B3">
      <w:pPr>
        <w:numPr>
          <w:ilvl w:val="0"/>
          <w:numId w:val="77"/>
        </w:numPr>
        <w:kinsoku/>
        <w:spacing w:before="0" w:line="240" w:lineRule="auto"/>
        <w:rPr>
          <w:ins w:id="2860" w:author="aljaykum" w:date="2016-11-09T09:29:00Z"/>
          <w:rFonts w:ascii="Candara" w:eastAsia="Times New Roman" w:hAnsi="Candara"/>
          <w:color w:val="1F497D"/>
          <w:sz w:val="21"/>
          <w:szCs w:val="21"/>
        </w:rPr>
      </w:pPr>
      <w:ins w:id="2861" w:author="aljaykum" w:date="2016-11-09T09:29:00Z">
        <w:r>
          <w:rPr>
            <w:rFonts w:ascii="Candara" w:eastAsia="Times New Roman" w:hAnsi="Candara"/>
            <w:color w:val="1F497D"/>
            <w:sz w:val="21"/>
            <w:szCs w:val="21"/>
          </w:rPr>
          <w:t>Based on the payroll year, month and semi-month selected, check whether there is a report already generated for the same or not. If not, then proceed with the next step. If yes, then show that report data directly.</w:t>
        </w:r>
      </w:ins>
    </w:p>
    <w:p w:rsidR="004F07B3" w:rsidRDefault="004F07B3" w:rsidP="004F07B3">
      <w:pPr>
        <w:numPr>
          <w:ilvl w:val="0"/>
          <w:numId w:val="77"/>
        </w:numPr>
        <w:kinsoku/>
        <w:spacing w:before="0" w:line="240" w:lineRule="auto"/>
        <w:rPr>
          <w:ins w:id="2862" w:author="aljaykum" w:date="2016-11-09T09:29:00Z"/>
          <w:rFonts w:ascii="Candara" w:eastAsia="Times New Roman" w:hAnsi="Candara"/>
          <w:color w:val="1F497D"/>
          <w:sz w:val="21"/>
          <w:szCs w:val="21"/>
        </w:rPr>
      </w:pPr>
      <w:ins w:id="2863" w:author="aljaykum" w:date="2016-11-09T09:29:00Z">
        <w:r>
          <w:rPr>
            <w:rFonts w:ascii="Candara" w:eastAsia="Times New Roman" w:hAnsi="Candara"/>
            <w:color w:val="1F497D"/>
            <w:sz w:val="21"/>
            <w:szCs w:val="21"/>
          </w:rPr>
          <w:t>Consider all employees who have taken / modified leave without pay in the month, year &amp; semi-month for which the report is generated. However, the leave taken date should not be after the last day of the semi-month.</w:t>
        </w:r>
      </w:ins>
    </w:p>
    <w:p w:rsidR="004F07B3" w:rsidRDefault="004F07B3" w:rsidP="004F07B3">
      <w:pPr>
        <w:numPr>
          <w:ilvl w:val="0"/>
          <w:numId w:val="77"/>
        </w:numPr>
        <w:kinsoku/>
        <w:spacing w:before="0" w:line="240" w:lineRule="auto"/>
        <w:rPr>
          <w:ins w:id="2864" w:author="aljaykum" w:date="2016-11-09T09:29:00Z"/>
          <w:rFonts w:ascii="Candara" w:eastAsia="Times New Roman" w:hAnsi="Candara"/>
          <w:color w:val="1F497D"/>
          <w:sz w:val="21"/>
          <w:szCs w:val="21"/>
        </w:rPr>
      </w:pPr>
      <w:ins w:id="2865" w:author="aljaykum" w:date="2016-11-09T09:29:00Z">
        <w:r>
          <w:rPr>
            <w:rFonts w:ascii="Candara" w:eastAsia="Times New Roman" w:hAnsi="Candara"/>
            <w:color w:val="1F497D"/>
            <w:sz w:val="21"/>
            <w:szCs w:val="21"/>
          </w:rPr>
          <w:t>The cut-off dates for the semi-month are: 1st – 15th of the month for “First half of month” and 16th – end of month for “Second half of month”.</w:t>
        </w:r>
      </w:ins>
    </w:p>
    <w:p w:rsidR="004F07B3" w:rsidRDefault="004F07B3" w:rsidP="004F07B3">
      <w:pPr>
        <w:numPr>
          <w:ilvl w:val="0"/>
          <w:numId w:val="77"/>
        </w:numPr>
        <w:kinsoku/>
        <w:spacing w:before="0" w:line="240" w:lineRule="auto"/>
        <w:rPr>
          <w:ins w:id="2866" w:author="aljaykum" w:date="2016-11-09T09:29:00Z"/>
          <w:rFonts w:ascii="Candara" w:eastAsia="Times New Roman" w:hAnsi="Candara"/>
          <w:color w:val="1F497D"/>
          <w:sz w:val="21"/>
          <w:szCs w:val="21"/>
        </w:rPr>
      </w:pPr>
      <w:ins w:id="2867" w:author="aljaykum" w:date="2016-11-09T09:29:00Z">
        <w:r>
          <w:rPr>
            <w:rFonts w:ascii="Candara" w:eastAsia="Times New Roman" w:hAnsi="Candara"/>
            <w:color w:val="1F497D"/>
            <w:sz w:val="21"/>
            <w:szCs w:val="21"/>
          </w:rPr>
          <w:t>Out of this list, remove all those entries which have already appeared in the previous payroll reports.</w:t>
        </w:r>
      </w:ins>
    </w:p>
    <w:p w:rsidR="004F07B3" w:rsidRDefault="004F07B3" w:rsidP="004F07B3">
      <w:pPr>
        <w:numPr>
          <w:ilvl w:val="0"/>
          <w:numId w:val="77"/>
        </w:numPr>
        <w:kinsoku/>
        <w:spacing w:before="0" w:line="240" w:lineRule="auto"/>
        <w:rPr>
          <w:ins w:id="2868" w:author="aljaykum" w:date="2016-11-09T09:29:00Z"/>
          <w:rFonts w:ascii="Candara" w:eastAsia="Times New Roman" w:hAnsi="Candara"/>
          <w:color w:val="1F497D"/>
          <w:sz w:val="21"/>
          <w:szCs w:val="21"/>
        </w:rPr>
      </w:pPr>
      <w:ins w:id="2869" w:author="aljaykum" w:date="2016-11-09T09:29:00Z">
        <w:r>
          <w:rPr>
            <w:rFonts w:ascii="Candara" w:eastAsia="Times New Roman" w:hAnsi="Candara"/>
            <w:color w:val="1F497D"/>
            <w:sz w:val="21"/>
            <w:szCs w:val="21"/>
          </w:rPr>
          <w:t>Convert the remaining entries into continuous block of days.</w:t>
        </w:r>
      </w:ins>
    </w:p>
    <w:p w:rsidR="00BF6CA6" w:rsidRDefault="004F07B3">
      <w:pPr>
        <w:numPr>
          <w:ilvl w:val="0"/>
          <w:numId w:val="77"/>
        </w:numPr>
        <w:kinsoku/>
        <w:spacing w:before="0" w:line="240" w:lineRule="auto"/>
        <w:rPr>
          <w:ins w:id="2870" w:author="aljaykum" w:date="2016-11-09T09:32:00Z"/>
          <w:rFonts w:ascii="Candara" w:hAnsi="Candara"/>
          <w:color w:val="1F497D"/>
          <w:sz w:val="21"/>
          <w:szCs w:val="21"/>
        </w:rPr>
        <w:pPrChange w:id="2871" w:author="aljaykum" w:date="2016-11-09T09:32:00Z">
          <w:pPr>
            <w:pStyle w:val="ListParagraph"/>
            <w:numPr>
              <w:numId w:val="27"/>
            </w:numPr>
            <w:ind w:left="360" w:hanging="360"/>
          </w:pPr>
        </w:pPrChange>
      </w:pPr>
      <w:ins w:id="2872" w:author="aljaykum" w:date="2016-11-09T09:29:00Z">
        <w:r>
          <w:rPr>
            <w:rFonts w:ascii="Candara" w:eastAsia="Times New Roman" w:hAnsi="Candara"/>
            <w:color w:val="1F497D"/>
            <w:sz w:val="21"/>
            <w:szCs w:val="21"/>
          </w:rPr>
          <w:t>Calculate the no. of hours = sum of no of hours for each date between the start and end dates.</w:t>
        </w:r>
      </w:ins>
    </w:p>
    <w:p w:rsidR="00BF6CA6" w:rsidRDefault="00BF6CA6">
      <w:pPr>
        <w:numPr>
          <w:ilvl w:val="0"/>
          <w:numId w:val="77"/>
        </w:numPr>
        <w:kinsoku/>
        <w:spacing w:before="0" w:line="240" w:lineRule="auto"/>
        <w:rPr>
          <w:ins w:id="2873" w:author="aljaykum" w:date="2016-11-09T09:32:00Z"/>
          <w:rFonts w:ascii="Candara" w:hAnsi="Candara"/>
          <w:color w:val="1F497D"/>
          <w:sz w:val="21"/>
          <w:szCs w:val="21"/>
        </w:rPr>
        <w:pPrChange w:id="2874" w:author="aljaykum" w:date="2016-11-09T09:32:00Z">
          <w:pPr>
            <w:pStyle w:val="ListParagraph"/>
            <w:numPr>
              <w:numId w:val="27"/>
            </w:numPr>
            <w:ind w:left="360" w:hanging="360"/>
          </w:pPr>
        </w:pPrChange>
      </w:pPr>
      <w:ins w:id="2875" w:author="aljaykum" w:date="2016-11-09T09:29:00Z">
        <w:r w:rsidRPr="00BF6CA6">
          <w:rPr>
            <w:rFonts w:ascii="Candara" w:eastAsia="Times New Roman" w:hAnsi="Candara"/>
            <w:color w:val="1F497D"/>
            <w:sz w:val="21"/>
            <w:szCs w:val="21"/>
            <w:rPrChange w:id="2876" w:author="aljaykum" w:date="2016-11-09T09:32:00Z">
              <w:rPr>
                <w:rFonts w:ascii="Candara" w:hAnsi="Candara"/>
                <w:b/>
                <w:bCs/>
                <w:smallCaps/>
                <w:color w:val="1F497D"/>
                <w:spacing w:val="5"/>
                <w:sz w:val="21"/>
                <w:szCs w:val="21"/>
                <w:u w:val="single"/>
              </w:rPr>
            </w:rPrChange>
          </w:rPr>
          <w:t>If the employee has applied for leave, then the status should be “Deduct from employee”. If the leave is cancelled, then the status should be “Refund to employee”.</w:t>
        </w:r>
      </w:ins>
    </w:p>
    <w:p w:rsidR="00BF6CA6" w:rsidRPr="00BF6CA6" w:rsidRDefault="00BF6CA6">
      <w:pPr>
        <w:numPr>
          <w:ilvl w:val="0"/>
          <w:numId w:val="77"/>
        </w:numPr>
        <w:kinsoku/>
        <w:spacing w:before="0" w:line="240" w:lineRule="auto"/>
        <w:rPr>
          <w:rFonts w:ascii="Candara" w:eastAsia="Times New Roman" w:hAnsi="Candara"/>
          <w:color w:val="1F497D"/>
          <w:sz w:val="21"/>
          <w:szCs w:val="21"/>
          <w:rPrChange w:id="2877" w:author="aljaykum" w:date="2016-11-09T09:32:00Z">
            <w:rPr>
              <w:rFonts w:asciiTheme="minorHAnsi" w:eastAsia="Arial" w:hAnsiTheme="minorHAnsi"/>
              <w:sz w:val="22"/>
              <w:szCs w:val="22"/>
              <w:lang w:val="en-GB"/>
            </w:rPr>
          </w:rPrChange>
        </w:rPr>
        <w:pPrChange w:id="2878" w:author="aljaykum" w:date="2016-11-09T09:32:00Z">
          <w:pPr>
            <w:pStyle w:val="ListParagraph"/>
            <w:numPr>
              <w:numId w:val="27"/>
            </w:numPr>
            <w:ind w:left="360" w:hanging="360"/>
          </w:pPr>
        </w:pPrChange>
      </w:pPr>
      <w:ins w:id="2879" w:author="aljaykum" w:date="2016-11-09T09:29:00Z">
        <w:r w:rsidRPr="00BF6CA6">
          <w:rPr>
            <w:rFonts w:ascii="Candara" w:hAnsi="Candara"/>
            <w:color w:val="1F497D"/>
            <w:sz w:val="21"/>
            <w:szCs w:val="21"/>
            <w:rPrChange w:id="2880" w:author="aljaykum" w:date="2016-11-09T09:32:00Z">
              <w:rPr>
                <w:b/>
                <w:bCs/>
                <w:smallCaps/>
                <w:color w:val="C0504D" w:themeColor="accent2"/>
                <w:spacing w:val="5"/>
                <w:u w:val="single"/>
              </w:rPr>
            </w:rPrChange>
          </w:rPr>
          <w:t>Once the report is completed, store the snapshot of the report.</w:t>
        </w:r>
      </w:ins>
    </w:p>
    <w:p w:rsidR="008710B6" w:rsidRPr="008E6B5A" w:rsidRDefault="008710B6" w:rsidP="008710B6">
      <w:pPr>
        <w:rPr>
          <w:rFonts w:asciiTheme="minorHAnsi" w:hAnsiTheme="minorHAnsi"/>
          <w:sz w:val="22"/>
          <w:szCs w:val="22"/>
        </w:rPr>
      </w:pPr>
    </w:p>
    <w:p w:rsidR="001624CD" w:rsidRPr="008E6B5A" w:rsidRDefault="00AA5576" w:rsidP="008710B6">
      <w:pPr>
        <w:pStyle w:val="Heading3"/>
        <w:numPr>
          <w:ilvl w:val="0"/>
          <w:numId w:val="0"/>
        </w:numPr>
        <w:ind w:left="936" w:hanging="936"/>
        <w:rPr>
          <w:rStyle w:val="IntenseReference"/>
          <w:rFonts w:asciiTheme="minorHAnsi" w:hAnsiTheme="minorHAnsi"/>
        </w:rPr>
      </w:pPr>
      <w:bookmarkStart w:id="2881" w:name="_Toc463518016"/>
      <w:r w:rsidRPr="00AA5576">
        <w:rPr>
          <w:rStyle w:val="IntenseReference"/>
          <w:rFonts w:asciiTheme="minorHAnsi" w:hAnsiTheme="minorHAnsi"/>
        </w:rPr>
        <w:t>Reports &gt;&gt; Unpaid Disability Payroll Report For US</w:t>
      </w:r>
      <w:bookmarkEnd w:id="2881"/>
    </w:p>
    <w:p w:rsidR="008710B6" w:rsidRPr="008E6B5A" w:rsidRDefault="00783519" w:rsidP="008710B6">
      <w:pPr>
        <w:rPr>
          <w:rFonts w:asciiTheme="minorHAnsi" w:hAnsiTheme="minorHAnsi"/>
        </w:rPr>
      </w:pPr>
      <w:r>
        <w:rPr>
          <w:rFonts w:asciiTheme="minorHAnsi" w:hAnsiTheme="minorHAnsi"/>
          <w:noProof/>
          <w:lang w:val="en-US"/>
        </w:rPr>
        <w:drawing>
          <wp:inline distT="0" distB="0" distL="0" distR="0">
            <wp:extent cx="5505450" cy="28194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9" cstate="print"/>
                    <a:srcRect/>
                    <a:stretch>
                      <a:fillRect/>
                    </a:stretch>
                  </pic:blipFill>
                  <pic:spPr bwMode="auto">
                    <a:xfrm>
                      <a:off x="0" y="0"/>
                      <a:ext cx="5505450" cy="2819400"/>
                    </a:xfrm>
                    <a:prstGeom prst="rect">
                      <a:avLst/>
                    </a:prstGeom>
                    <a:noFill/>
                    <a:ln w="9525">
                      <a:solidFill>
                        <a:schemeClr val="accent1"/>
                      </a:solidFill>
                      <a:miter lim="800000"/>
                      <a:headEnd/>
                      <a:tailEnd/>
                    </a:ln>
                  </pic:spPr>
                </pic:pic>
              </a:graphicData>
            </a:graphic>
          </wp:inline>
        </w:drawing>
      </w:r>
    </w:p>
    <w:p w:rsidR="008710B6"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report should be available only for the user with role ADP Reports</w:t>
      </w:r>
    </w:p>
    <w:p w:rsidR="008710B6"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report gives payroll details as per year month and bi-month cycle  and details fetched in the report are Unpaid disability leave dates, action taken and ADP file number.</w:t>
      </w:r>
    </w:p>
    <w:p w:rsidR="008710B6"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Report to have following details</w:t>
      </w:r>
    </w:p>
    <w:p w:rsidR="008710B6"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Payroll year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to contain the years for which data is available</w:t>
      </w:r>
    </w:p>
    <w:p w:rsidR="008710B6"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Payroll month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list to contain the months for which the leave accrual is done based on the year selected</w:t>
      </w:r>
    </w:p>
    <w:p w:rsidR="008710B6"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Month cycle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mandatory dropdown field</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The list to contain ‘First half of the Month’ and ‘Second half of the Month’</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for a selected month the accrual is not yet done for second half of the month then that would not be available in the dropdown</w:t>
      </w:r>
    </w:p>
    <w:p w:rsidR="008710B6" w:rsidRPr="008E6B5A" w:rsidRDefault="00AA5576" w:rsidP="006913E0">
      <w:pPr>
        <w:pStyle w:val="ListParagraph"/>
        <w:numPr>
          <w:ilvl w:val="1"/>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Report fields</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ID</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Start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Leave start date</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End Date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Leave end date</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Effective Hours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effective hours between start date and end date including the start hours and end hours.</w:t>
      </w:r>
    </w:p>
    <w:p w:rsidR="008710B6"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Action Taken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Action taken would be either ‘Deduct from Employee’ or ‘Refund to Employee’</w:t>
      </w:r>
    </w:p>
    <w:p w:rsidR="001E7BD8" w:rsidRPr="008E6B5A" w:rsidRDefault="00AA5576" w:rsidP="006913E0">
      <w:pPr>
        <w:pStyle w:val="ListParagraph"/>
        <w:numPr>
          <w:ilvl w:val="2"/>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ADP File number </w:t>
      </w:r>
    </w:p>
    <w:p w:rsidR="008710B6" w:rsidRPr="008E6B5A" w:rsidRDefault="00AA5576" w:rsidP="006913E0">
      <w:pPr>
        <w:pStyle w:val="ListParagraph"/>
        <w:numPr>
          <w:ilvl w:val="0"/>
          <w:numId w:val="27"/>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This is a batch wise report, which displays the unpaid disability leave information applied by employee between the cut-off of dates provided in ADP Schedule.</w:t>
      </w:r>
    </w:p>
    <w:p w:rsidR="00783519" w:rsidRDefault="00AA5576">
      <w:pPr>
        <w:pStyle w:val="Heading3"/>
        <w:numPr>
          <w:ilvl w:val="0"/>
          <w:numId w:val="0"/>
        </w:numPr>
        <w:ind w:left="936" w:hanging="936"/>
        <w:rPr>
          <w:rStyle w:val="IntenseReference"/>
          <w:rFonts w:asciiTheme="minorHAnsi" w:hAnsiTheme="minorHAnsi"/>
        </w:rPr>
      </w:pPr>
      <w:bookmarkStart w:id="2882" w:name="_Toc463518017"/>
      <w:r w:rsidRPr="00AA5576">
        <w:rPr>
          <w:rStyle w:val="IntenseReference"/>
        </w:rPr>
        <w:t>Admin &gt;&gt; Role Management</w:t>
      </w:r>
      <w:bookmarkEnd w:id="2882"/>
    </w:p>
    <w:p w:rsidR="001266A5" w:rsidRPr="008E6B5A" w:rsidRDefault="00783519" w:rsidP="001266A5">
      <w:pPr>
        <w:rPr>
          <w:rFonts w:asciiTheme="minorHAnsi" w:hAnsiTheme="minorHAnsi"/>
        </w:rPr>
      </w:pPr>
      <w:r>
        <w:rPr>
          <w:rFonts w:asciiTheme="minorHAnsi" w:hAnsiTheme="minorHAnsi"/>
          <w:noProof/>
          <w:lang w:val="en-US"/>
        </w:rPr>
        <w:drawing>
          <wp:inline distT="0" distB="0" distL="0" distR="0">
            <wp:extent cx="5943600" cy="3021607"/>
            <wp:effectExtent l="19050" t="19050" r="19050" b="26393"/>
            <wp:docPr id="40" name="Picture 40" descr="D:\Users\rosroy\Desktop\Projects\Leave screenshots Latest\ApplyLeave\role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rosroy\Desktop\Projects\Leave screenshots Latest\ApplyLeave\rolemanagement.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021607"/>
                    </a:xfrm>
                    <a:prstGeom prst="rect">
                      <a:avLst/>
                    </a:prstGeom>
                    <a:noFill/>
                    <a:ln>
                      <a:solidFill>
                        <a:schemeClr val="accent1"/>
                      </a:solidFill>
                    </a:ln>
                  </pic:spPr>
                </pic:pic>
              </a:graphicData>
            </a:graphic>
          </wp:inline>
        </w:drawing>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There are 3 roles for US</w:t>
      </w:r>
    </w:p>
    <w:p w:rsidR="001266A5" w:rsidRPr="008E6B5A" w:rsidRDefault="00AA5576" w:rsidP="001266A5">
      <w:pPr>
        <w:pStyle w:val="ListParagraph"/>
        <w:numPr>
          <w:ilvl w:val="1"/>
          <w:numId w:val="71"/>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Role Manager = Super user to grant and revoke LMS roles to employees</w:t>
      </w:r>
    </w:p>
    <w:p w:rsidR="001266A5" w:rsidRPr="008E6B5A" w:rsidRDefault="00AA5576" w:rsidP="001266A5">
      <w:pPr>
        <w:pStyle w:val="ListParagraph"/>
        <w:numPr>
          <w:ilvl w:val="1"/>
          <w:numId w:val="71"/>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US HR Admin = HR role to decision LMS requests that require HR verifications/approval</w:t>
      </w:r>
    </w:p>
    <w:p w:rsidR="001266A5" w:rsidRPr="008E6B5A" w:rsidRDefault="00AA5576" w:rsidP="001266A5">
      <w:pPr>
        <w:pStyle w:val="ListParagraph"/>
        <w:numPr>
          <w:ilvl w:val="1"/>
          <w:numId w:val="71"/>
        </w:numPr>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ADP Admin = Admin to input ADP schedule and extract ADP reports</w:t>
      </w:r>
    </w:p>
    <w:p w:rsidR="00783519" w:rsidRDefault="00AA5576">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Only the Role Manager will have access to Role management screen to assign LMS roles.</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Role Manager (RM) will select the Country</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RM will enter required employee name and submit. Name of employee should be searchable along with GGID, Local_Emp_ID, NT_user_ID, First_name, Last_Name, etc.</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will be able to perform assigned role with immediate effect.</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List of previously assigned roles (refer screen) is available, delete option allows Role Manager to delete previously assigned roles.</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Deleting employee from the role management history section will delete all roles assigned to that employee with immediate effect.</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The selected employee will get notification on role assigned or deleted, copy to RM.</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List of assigned roles with details will be sorted by employee name.</w:t>
      </w:r>
    </w:p>
    <w:p w:rsidR="001266A5" w:rsidRPr="008E6B5A" w:rsidRDefault="00AA5576" w:rsidP="001266A5">
      <w:pPr>
        <w:pStyle w:val="ListParagraph"/>
        <w:numPr>
          <w:ilvl w:val="0"/>
          <w:numId w:val="71"/>
        </w:numPr>
        <w:tabs>
          <w:tab w:val="num" w:pos="360"/>
        </w:tabs>
        <w:jc w:val="both"/>
        <w:rPr>
          <w:rFonts w:asciiTheme="minorHAnsi" w:eastAsia="Arial" w:hAnsiTheme="minorHAnsi" w:cs="Arial"/>
          <w:sz w:val="22"/>
          <w:szCs w:val="22"/>
          <w:lang w:val="en-GB"/>
        </w:rPr>
      </w:pPr>
      <w:r w:rsidRPr="00AA5576">
        <w:rPr>
          <w:rFonts w:asciiTheme="minorHAnsi" w:eastAsia="Arial" w:hAnsiTheme="minorHAnsi" w:cs="Arial"/>
          <w:sz w:val="22"/>
          <w:szCs w:val="22"/>
          <w:lang w:val="en-GB"/>
        </w:rPr>
        <w:t>Mail to be sent post role addition</w:t>
      </w:r>
    </w:p>
    <w:tbl>
      <w:tblPr>
        <w:tblStyle w:val="TableGrid"/>
        <w:tblW w:w="0" w:type="auto"/>
        <w:tblLook w:val="04A0" w:firstRow="1" w:lastRow="0" w:firstColumn="1" w:lastColumn="0" w:noHBand="0" w:noVBand="1"/>
      </w:tblPr>
      <w:tblGrid>
        <w:gridCol w:w="8885"/>
      </w:tblGrid>
      <w:tr w:rsidR="001266A5" w:rsidRPr="008E6B5A" w:rsidTr="001266A5">
        <w:tc>
          <w:tcPr>
            <w:tcW w:w="8885" w:type="dxa"/>
          </w:tcPr>
          <w:p w:rsidR="00783519" w:rsidRDefault="00AA5576">
            <w:pPr>
              <w:pStyle w:val="NoSpacing"/>
              <w:rPr>
                <w:rFonts w:eastAsia="Arial" w:cs="Arial"/>
                <w:lang w:val="en-GB"/>
              </w:rPr>
            </w:pPr>
            <w:r w:rsidRPr="00AA5576">
              <w:rPr>
                <w:rFonts w:eastAsia="Arial" w:cs="Arial"/>
                <w:lang w:val="en-GB"/>
              </w:rPr>
              <w:lastRenderedPageBreak/>
              <w:t>From: &lt;LMS system generated ID&gt;</w:t>
            </w:r>
          </w:p>
          <w:p w:rsidR="00783519" w:rsidRDefault="00AA5576">
            <w:pPr>
              <w:pStyle w:val="NoSpacing"/>
              <w:rPr>
                <w:rFonts w:eastAsia="Arial" w:cs="Arial"/>
                <w:lang w:val="en-GB"/>
              </w:rPr>
            </w:pPr>
            <w:r w:rsidRPr="00AA5576">
              <w:rPr>
                <w:rFonts w:eastAsia="Arial" w:cs="Arial"/>
                <w:lang w:val="en-GB"/>
              </w:rPr>
              <w:t>To: Employee</w:t>
            </w:r>
          </w:p>
          <w:p w:rsidR="00783519" w:rsidRDefault="00AA5576">
            <w:pPr>
              <w:pStyle w:val="NoSpacing"/>
              <w:rPr>
                <w:rFonts w:eastAsia="Arial" w:cs="Arial"/>
                <w:lang w:val="en-GB"/>
              </w:rPr>
            </w:pPr>
            <w:r w:rsidRPr="00AA5576">
              <w:rPr>
                <w:rFonts w:eastAsia="Arial" w:cs="Arial"/>
                <w:lang w:val="en-GB"/>
              </w:rPr>
              <w:t>Cc: Role manager</w:t>
            </w:r>
          </w:p>
          <w:p w:rsidR="00783519" w:rsidRDefault="00AA5576">
            <w:pPr>
              <w:pStyle w:val="NoSpacing"/>
              <w:rPr>
                <w:rFonts w:eastAsia="Arial" w:cs="Arial"/>
                <w:lang w:val="en-GB"/>
              </w:rPr>
            </w:pPr>
            <w:r w:rsidRPr="00AA5576">
              <w:rPr>
                <w:rFonts w:eastAsia="Arial" w:cs="Arial"/>
                <w:lang w:val="en-GB"/>
              </w:rPr>
              <w:t>Subject: Role assigned in LMS by &lt;name of submitter&gt;</w:t>
            </w:r>
          </w:p>
          <w:p w:rsidR="00783519" w:rsidRDefault="00783519">
            <w:pPr>
              <w:pStyle w:val="NoSpacing"/>
              <w:rPr>
                <w:rFonts w:eastAsia="Arial" w:cs="Arial"/>
                <w:lang w:val="en-GB"/>
              </w:rPr>
            </w:pPr>
          </w:p>
          <w:p w:rsidR="00783519" w:rsidRDefault="00AA5576">
            <w:pPr>
              <w:pStyle w:val="NoSpacing"/>
              <w:rPr>
                <w:rFonts w:eastAsia="Arial" w:cs="Arial"/>
                <w:lang w:val="en-GB"/>
              </w:rPr>
            </w:pPr>
            <w:r w:rsidRPr="00AA5576">
              <w:rPr>
                <w:rFonts w:eastAsia="Arial" w:cs="Arial"/>
                <w:lang w:val="en-GB"/>
              </w:rPr>
              <w:t>Hi,</w:t>
            </w:r>
            <w:r w:rsidRPr="00AA5576">
              <w:rPr>
                <w:rFonts w:eastAsia="Arial" w:cs="Arial"/>
                <w:lang w:val="en-GB"/>
              </w:rPr>
              <w:br/>
            </w:r>
            <w:r w:rsidRPr="00AA5576">
              <w:rPr>
                <w:rFonts w:eastAsia="Arial" w:cs="Arial"/>
                <w:lang w:val="en-GB"/>
              </w:rPr>
              <w:br/>
              <w:t>This is to inform you that the following role has been assigned to you in LMS with immediate effect.</w:t>
            </w:r>
          </w:p>
          <w:p w:rsidR="00783519" w:rsidRDefault="00783519">
            <w:pPr>
              <w:pStyle w:val="NoSpacing"/>
              <w:rPr>
                <w:rFonts w:eastAsia="Arial" w:cs="Arial"/>
                <w:lang w:val="en-GB"/>
              </w:rPr>
            </w:pPr>
          </w:p>
          <w:tbl>
            <w:tblPr>
              <w:tblW w:w="4770" w:type="dxa"/>
              <w:tblInd w:w="98"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880"/>
              <w:gridCol w:w="1890"/>
            </w:tblGrid>
            <w:tr w:rsidR="001266A5" w:rsidRPr="008E6B5A" w:rsidTr="00EF7442">
              <w:tc>
                <w:tcPr>
                  <w:tcW w:w="2880" w:type="dxa"/>
                  <w:tcBorders>
                    <w:top w:val="outset" w:sz="6" w:space="0" w:color="111111"/>
                    <w:left w:val="outset" w:sz="6" w:space="0" w:color="111111"/>
                    <w:bottom w:val="outset" w:sz="6" w:space="0" w:color="111111"/>
                    <w:right w:val="outset" w:sz="6" w:space="0" w:color="111111"/>
                  </w:tcBorders>
                  <w:shd w:val="clear" w:color="auto" w:fill="C0C0C0"/>
                  <w:vAlign w:val="center"/>
                </w:tcPr>
                <w:p w:rsidR="001266A5" w:rsidRPr="008E6B5A" w:rsidRDefault="00AA5576" w:rsidP="0087137F">
                  <w:pPr>
                    <w:pStyle w:val="NoSpacing"/>
                    <w:kinsoku w:val="0"/>
                    <w:spacing w:before="120" w:line="264" w:lineRule="auto"/>
                    <w:rPr>
                      <w:rFonts w:eastAsia="Arial" w:cs="Arial"/>
                      <w:lang w:val="en-GB"/>
                    </w:rPr>
                  </w:pPr>
                  <w:r w:rsidRPr="00AA5576">
                    <w:rPr>
                      <w:rFonts w:eastAsia="Arial" w:cs="Arial"/>
                      <w:lang w:val="en-GB"/>
                    </w:rPr>
                    <w:t>Role</w:t>
                  </w:r>
                </w:p>
              </w:tc>
              <w:tc>
                <w:tcPr>
                  <w:tcW w:w="1890" w:type="dxa"/>
                  <w:tcBorders>
                    <w:top w:val="outset" w:sz="6" w:space="0" w:color="111111"/>
                    <w:left w:val="outset" w:sz="6" w:space="0" w:color="111111"/>
                    <w:bottom w:val="outset" w:sz="6" w:space="0" w:color="111111"/>
                    <w:right w:val="outset" w:sz="6" w:space="0" w:color="111111"/>
                  </w:tcBorders>
                  <w:shd w:val="clear" w:color="auto" w:fill="C0C0C0"/>
                  <w:vAlign w:val="center"/>
                </w:tcPr>
                <w:p w:rsidR="001266A5" w:rsidRPr="008E6B5A" w:rsidRDefault="00AA5576" w:rsidP="0087137F">
                  <w:pPr>
                    <w:pStyle w:val="NoSpacing"/>
                    <w:kinsoku w:val="0"/>
                    <w:spacing w:before="120" w:line="264" w:lineRule="auto"/>
                    <w:rPr>
                      <w:rFonts w:eastAsia="Arial" w:cs="Arial"/>
                      <w:lang w:val="en-GB"/>
                    </w:rPr>
                  </w:pPr>
                  <w:r w:rsidRPr="00AA5576">
                    <w:rPr>
                      <w:rFonts w:eastAsia="Arial" w:cs="Arial"/>
                      <w:lang w:val="en-GB"/>
                    </w:rPr>
                    <w:t>Start Date</w:t>
                  </w:r>
                </w:p>
              </w:tc>
            </w:tr>
            <w:tr w:rsidR="001266A5" w:rsidRPr="008E6B5A" w:rsidTr="00EF7442">
              <w:tc>
                <w:tcPr>
                  <w:tcW w:w="2880" w:type="dxa"/>
                  <w:tcBorders>
                    <w:top w:val="outset" w:sz="6" w:space="0" w:color="111111"/>
                    <w:left w:val="outset" w:sz="6" w:space="0" w:color="111111"/>
                    <w:bottom w:val="outset" w:sz="6" w:space="0" w:color="111111"/>
                    <w:right w:val="outset" w:sz="6" w:space="0" w:color="111111"/>
                  </w:tcBorders>
                  <w:shd w:val="clear" w:color="auto" w:fill="F9F8F7"/>
                  <w:vAlign w:val="center"/>
                </w:tcPr>
                <w:p w:rsidR="001266A5" w:rsidRPr="008E6B5A" w:rsidRDefault="00AA5576" w:rsidP="0087137F">
                  <w:pPr>
                    <w:pStyle w:val="NoSpacing"/>
                    <w:kinsoku w:val="0"/>
                    <w:spacing w:before="120" w:line="264" w:lineRule="auto"/>
                    <w:rPr>
                      <w:rFonts w:eastAsia="Arial" w:cs="Arial"/>
                      <w:lang w:val="en-GB"/>
                    </w:rPr>
                  </w:pPr>
                  <w:r w:rsidRPr="00AA5576">
                    <w:rPr>
                      <w:rFonts w:eastAsia="Arial" w:cs="Arial"/>
                      <w:lang w:val="en-GB"/>
                    </w:rPr>
                    <w:t>&lt;Role Name&gt;</w:t>
                  </w:r>
                </w:p>
              </w:tc>
              <w:tc>
                <w:tcPr>
                  <w:tcW w:w="1890" w:type="dxa"/>
                  <w:tcBorders>
                    <w:top w:val="outset" w:sz="6" w:space="0" w:color="111111"/>
                    <w:left w:val="outset" w:sz="6" w:space="0" w:color="111111"/>
                    <w:bottom w:val="outset" w:sz="6" w:space="0" w:color="111111"/>
                    <w:right w:val="outset" w:sz="6" w:space="0" w:color="111111"/>
                  </w:tcBorders>
                  <w:shd w:val="clear" w:color="auto" w:fill="F9F8F7"/>
                  <w:vAlign w:val="center"/>
                </w:tcPr>
                <w:p w:rsidR="001266A5" w:rsidRPr="008E6B5A" w:rsidRDefault="00AA5576" w:rsidP="0087137F">
                  <w:pPr>
                    <w:pStyle w:val="NoSpacing"/>
                    <w:kinsoku w:val="0"/>
                    <w:spacing w:before="120" w:line="264" w:lineRule="auto"/>
                    <w:rPr>
                      <w:rFonts w:eastAsia="Arial" w:cs="Arial"/>
                      <w:lang w:val="en-GB"/>
                    </w:rPr>
                  </w:pPr>
                  <w:r w:rsidRPr="00AA5576">
                    <w:rPr>
                      <w:rFonts w:eastAsia="Arial" w:cs="Arial"/>
                      <w:lang w:val="en-GB"/>
                    </w:rPr>
                    <w:t>&lt;Date&gt;</w:t>
                  </w:r>
                </w:p>
              </w:tc>
            </w:tr>
          </w:tbl>
          <w:p w:rsidR="00783519" w:rsidRDefault="00783519">
            <w:pPr>
              <w:pStyle w:val="NoSpacing"/>
              <w:rPr>
                <w:rFonts w:eastAsia="Arial" w:cs="Arial"/>
                <w:lang w:val="en-GB"/>
              </w:rPr>
            </w:pPr>
          </w:p>
          <w:p w:rsidR="00783519" w:rsidRDefault="00AA5576">
            <w:pPr>
              <w:pStyle w:val="NoSpacing"/>
              <w:rPr>
                <w:rFonts w:eastAsia="Arial" w:cs="Arial"/>
                <w:lang w:val="en-GB"/>
              </w:rPr>
            </w:pPr>
            <w:r w:rsidRPr="00AA5576">
              <w:rPr>
                <w:rFonts w:eastAsia="Arial" w:cs="Arial"/>
                <w:lang w:val="en-GB"/>
              </w:rPr>
              <w:t xml:space="preserve">Note: </w:t>
            </w:r>
          </w:p>
          <w:p w:rsidR="00783519" w:rsidRDefault="00AA5576">
            <w:pPr>
              <w:pStyle w:val="NoSpacing"/>
              <w:numPr>
                <w:ilvl w:val="0"/>
                <w:numId w:val="72"/>
              </w:numPr>
              <w:ind w:left="360"/>
              <w:rPr>
                <w:rFonts w:eastAsia="Arial" w:cs="Arial"/>
                <w:lang w:val="en-GB"/>
              </w:rPr>
            </w:pPr>
            <w:r w:rsidRPr="00AA5576">
              <w:rPr>
                <w:rFonts w:eastAsia="Arial" w:cs="Arial"/>
                <w:lang w:val="en-GB"/>
              </w:rPr>
              <w:t xml:space="preserve">Please login to </w:t>
            </w:r>
            <w:hyperlink r:id="rId61" w:history="1">
              <w:r w:rsidRPr="00AA5576">
                <w:rPr>
                  <w:rFonts w:eastAsia="Arial"/>
                  <w:lang w:val="en-GB"/>
                </w:rPr>
                <w:t>&lt;URL for LMS&gt;</w:t>
              </w:r>
            </w:hyperlink>
            <w:r w:rsidRPr="00AA5576">
              <w:rPr>
                <w:rFonts w:eastAsia="Arial" w:cs="Arial"/>
                <w:lang w:val="en-GB"/>
              </w:rPr>
              <w:t xml:space="preserve"> to access LMS application </w:t>
            </w:r>
          </w:p>
          <w:p w:rsidR="00783519" w:rsidRDefault="00AA5576">
            <w:pPr>
              <w:pStyle w:val="NoSpacing"/>
              <w:numPr>
                <w:ilvl w:val="0"/>
                <w:numId w:val="72"/>
              </w:numPr>
              <w:ind w:left="360"/>
              <w:rPr>
                <w:rFonts w:eastAsia="Arial" w:cs="Arial"/>
                <w:lang w:val="en-GB"/>
              </w:rPr>
            </w:pPr>
            <w:r w:rsidRPr="00AA5576">
              <w:rPr>
                <w:rFonts w:eastAsia="Arial" w:cs="Arial"/>
                <w:lang w:val="en-GB"/>
              </w:rPr>
              <w:t xml:space="preserve">For any technical/functional issues, kindly raise your service request using : </w:t>
            </w:r>
            <w:hyperlink r:id="rId62" w:history="1">
              <w:r w:rsidRPr="00AA5576">
                <w:rPr>
                  <w:rFonts w:eastAsia="Arial"/>
                  <w:lang w:val="en-GB"/>
                </w:rPr>
                <w:t>&lt;Service desk portal</w:t>
              </w:r>
            </w:hyperlink>
            <w:r w:rsidRPr="00AA5576">
              <w:rPr>
                <w:rFonts w:eastAsia="Arial"/>
                <w:lang w:val="en-GB"/>
              </w:rPr>
              <w:t>&gt;</w:t>
            </w:r>
            <w:r w:rsidRPr="00AA5576">
              <w:rPr>
                <w:rFonts w:eastAsia="Arial" w:cs="Arial"/>
                <w:lang w:val="en-GB"/>
              </w:rPr>
              <w:t xml:space="preserve"> (Employee Management &gt;&gt; Leave Management System). </w:t>
            </w:r>
          </w:p>
          <w:p w:rsidR="00783519" w:rsidRDefault="00AA5576">
            <w:pPr>
              <w:pStyle w:val="NoSpacing"/>
              <w:rPr>
                <w:rFonts w:eastAsia="Arial" w:cs="Arial"/>
                <w:lang w:val="en-GB"/>
              </w:rPr>
            </w:pPr>
            <w:r w:rsidRPr="00AA5576">
              <w:rPr>
                <w:rFonts w:eastAsia="Arial" w:cs="Arial"/>
                <w:lang w:val="en-GB"/>
              </w:rPr>
              <w:br/>
              <w:t>Regards,</w:t>
            </w:r>
            <w:r w:rsidRPr="00AA5576">
              <w:rPr>
                <w:rFonts w:eastAsia="Arial" w:cs="Arial"/>
                <w:lang w:val="en-GB"/>
              </w:rPr>
              <w:br/>
              <w:t>&lt;Role manager Name (employee ID)&gt;</w:t>
            </w:r>
          </w:p>
          <w:p w:rsidR="001266A5" w:rsidRPr="008E6B5A" w:rsidRDefault="001266A5" w:rsidP="001266A5">
            <w:pPr>
              <w:jc w:val="both"/>
              <w:rPr>
                <w:rFonts w:asciiTheme="minorHAnsi" w:hAnsiTheme="minorHAnsi"/>
              </w:rPr>
            </w:pPr>
          </w:p>
        </w:tc>
      </w:tr>
    </w:tbl>
    <w:p w:rsidR="00783519" w:rsidRDefault="00AA5576">
      <w:pPr>
        <w:jc w:val="both"/>
        <w:rPr>
          <w:rFonts w:asciiTheme="minorHAnsi" w:hAnsiTheme="minorHAnsi"/>
          <w:sz w:val="22"/>
          <w:szCs w:val="22"/>
        </w:rPr>
      </w:pPr>
      <w:r w:rsidRPr="00AA5576">
        <w:rPr>
          <w:rFonts w:asciiTheme="minorHAnsi" w:hAnsiTheme="minorHAnsi"/>
          <w:sz w:val="22"/>
          <w:szCs w:val="22"/>
        </w:rPr>
        <w:t>Mail to be sent post role revoke</w:t>
      </w:r>
    </w:p>
    <w:tbl>
      <w:tblPr>
        <w:tblStyle w:val="TableGrid"/>
        <w:tblW w:w="0" w:type="auto"/>
        <w:tblLook w:val="04A0" w:firstRow="1" w:lastRow="0" w:firstColumn="1" w:lastColumn="0" w:noHBand="0" w:noVBand="1"/>
      </w:tblPr>
      <w:tblGrid>
        <w:gridCol w:w="8885"/>
      </w:tblGrid>
      <w:tr w:rsidR="0088187E" w:rsidRPr="008E6B5A" w:rsidTr="00EF7442">
        <w:tc>
          <w:tcPr>
            <w:tcW w:w="8885" w:type="dxa"/>
          </w:tcPr>
          <w:p w:rsidR="00783519" w:rsidRDefault="00AA5576">
            <w:pPr>
              <w:pStyle w:val="NoSpacing"/>
              <w:rPr>
                <w:rFonts w:eastAsia="Arial" w:cs="Arial"/>
                <w:lang w:val="en-GB"/>
              </w:rPr>
            </w:pPr>
            <w:r w:rsidRPr="00AA5576">
              <w:rPr>
                <w:rFonts w:eastAsia="Arial" w:cs="Arial"/>
                <w:lang w:val="en-GB"/>
              </w:rPr>
              <w:t>From: &lt;LMS system generated mail ID&gt;</w:t>
            </w:r>
          </w:p>
          <w:p w:rsidR="00783519" w:rsidRDefault="00AA5576">
            <w:pPr>
              <w:pStyle w:val="NoSpacing"/>
              <w:rPr>
                <w:rFonts w:eastAsia="Arial" w:cs="Arial"/>
                <w:lang w:val="en-GB"/>
              </w:rPr>
            </w:pPr>
            <w:r w:rsidRPr="00AA5576">
              <w:rPr>
                <w:rFonts w:eastAsia="Arial" w:cs="Arial"/>
                <w:lang w:val="en-GB"/>
              </w:rPr>
              <w:t>To: Employee</w:t>
            </w:r>
          </w:p>
          <w:p w:rsidR="00783519" w:rsidRDefault="00AA5576">
            <w:pPr>
              <w:pStyle w:val="NoSpacing"/>
              <w:rPr>
                <w:rFonts w:eastAsia="Arial" w:cs="Arial"/>
                <w:lang w:val="en-GB"/>
              </w:rPr>
            </w:pPr>
            <w:r w:rsidRPr="00AA5576">
              <w:rPr>
                <w:rFonts w:eastAsia="Arial" w:cs="Arial"/>
                <w:lang w:val="en-GB"/>
              </w:rPr>
              <w:t>Cc: Role manager</w:t>
            </w:r>
          </w:p>
          <w:p w:rsidR="00783519" w:rsidRDefault="00AA5576">
            <w:pPr>
              <w:pStyle w:val="NoSpacing"/>
              <w:rPr>
                <w:rFonts w:eastAsia="Arial" w:cs="Arial"/>
                <w:lang w:val="en-GB"/>
              </w:rPr>
            </w:pPr>
            <w:r w:rsidRPr="00AA5576">
              <w:rPr>
                <w:rFonts w:eastAsia="Arial" w:cs="Arial"/>
                <w:lang w:val="en-GB"/>
              </w:rPr>
              <w:t>Subject: Role revoked in LMS by &lt;submitter&gt;</w:t>
            </w:r>
          </w:p>
          <w:p w:rsidR="00783519" w:rsidRDefault="00783519">
            <w:pPr>
              <w:pStyle w:val="NoSpacing"/>
              <w:rPr>
                <w:rFonts w:eastAsia="Arial" w:cs="Arial"/>
                <w:lang w:val="en-GB"/>
              </w:rPr>
            </w:pPr>
          </w:p>
          <w:p w:rsidR="00783519" w:rsidRDefault="00AA5576">
            <w:pPr>
              <w:pStyle w:val="NoSpacing"/>
              <w:rPr>
                <w:rFonts w:eastAsia="Arial" w:cs="Arial"/>
                <w:lang w:val="en-GB"/>
              </w:rPr>
            </w:pPr>
            <w:r w:rsidRPr="00AA5576">
              <w:rPr>
                <w:rFonts w:eastAsia="Arial" w:cs="Arial"/>
                <w:lang w:val="en-GB"/>
              </w:rPr>
              <w:t>Hi,</w:t>
            </w:r>
            <w:r w:rsidRPr="00AA5576">
              <w:rPr>
                <w:rFonts w:eastAsia="Arial" w:cs="Arial"/>
                <w:lang w:val="en-GB"/>
              </w:rPr>
              <w:br/>
            </w:r>
            <w:r w:rsidRPr="00AA5576">
              <w:rPr>
                <w:rFonts w:eastAsia="Arial" w:cs="Arial"/>
                <w:lang w:val="en-GB"/>
              </w:rPr>
              <w:br/>
              <w:t>This is to inform you that the following role has been revoked for you in LMS with immediate effect.</w:t>
            </w:r>
          </w:p>
          <w:p w:rsidR="00783519" w:rsidRDefault="00783519">
            <w:pPr>
              <w:pStyle w:val="NoSpacing"/>
              <w:rPr>
                <w:rFonts w:eastAsia="Arial" w:cs="Arial"/>
                <w:lang w:val="en-GB"/>
              </w:rPr>
            </w:pPr>
          </w:p>
          <w:tbl>
            <w:tblPr>
              <w:tblW w:w="4770" w:type="dxa"/>
              <w:tblInd w:w="98" w:type="dxa"/>
              <w:tblBorders>
                <w:top w:val="outset" w:sz="6" w:space="0" w:color="111111"/>
                <w:left w:val="outset" w:sz="6" w:space="0" w:color="111111"/>
                <w:bottom w:val="outset" w:sz="6" w:space="0" w:color="111111"/>
                <w:right w:val="outset" w:sz="6" w:space="0" w:color="111111"/>
              </w:tblBorders>
              <w:shd w:val="clear" w:color="auto" w:fill="C0C0C0"/>
              <w:tblCellMar>
                <w:left w:w="0" w:type="dxa"/>
                <w:right w:w="0" w:type="dxa"/>
              </w:tblCellMar>
              <w:tblLook w:val="04A0" w:firstRow="1" w:lastRow="0" w:firstColumn="1" w:lastColumn="0" w:noHBand="0" w:noVBand="1"/>
            </w:tblPr>
            <w:tblGrid>
              <w:gridCol w:w="2880"/>
              <w:gridCol w:w="1890"/>
            </w:tblGrid>
            <w:tr w:rsidR="0088187E" w:rsidRPr="008E6B5A" w:rsidTr="00EF7442">
              <w:tc>
                <w:tcPr>
                  <w:tcW w:w="288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8187E" w:rsidRPr="008E6B5A" w:rsidRDefault="00AA5576" w:rsidP="0087137F">
                  <w:pPr>
                    <w:pStyle w:val="NoSpacing"/>
                    <w:kinsoku w:val="0"/>
                    <w:spacing w:before="120" w:line="276" w:lineRule="auto"/>
                    <w:rPr>
                      <w:rFonts w:eastAsia="Arial" w:cs="Arial"/>
                      <w:lang w:val="en-GB"/>
                    </w:rPr>
                  </w:pPr>
                  <w:r w:rsidRPr="00AA5576">
                    <w:rPr>
                      <w:rFonts w:eastAsia="Arial" w:cs="Arial"/>
                      <w:lang w:val="en-GB"/>
                    </w:rPr>
                    <w:t>Role</w:t>
                  </w:r>
                </w:p>
              </w:tc>
              <w:tc>
                <w:tcPr>
                  <w:tcW w:w="1890" w:type="dxa"/>
                  <w:tcBorders>
                    <w:top w:val="outset" w:sz="6" w:space="0" w:color="111111"/>
                    <w:left w:val="outset" w:sz="6" w:space="0" w:color="111111"/>
                    <w:bottom w:val="outset" w:sz="6" w:space="0" w:color="111111"/>
                    <w:right w:val="outset" w:sz="6" w:space="0" w:color="111111"/>
                  </w:tcBorders>
                  <w:shd w:val="clear" w:color="auto" w:fill="C0C0C0"/>
                  <w:vAlign w:val="center"/>
                  <w:hideMark/>
                </w:tcPr>
                <w:p w:rsidR="0088187E" w:rsidRPr="008E6B5A" w:rsidRDefault="00AA5576" w:rsidP="0087137F">
                  <w:pPr>
                    <w:pStyle w:val="NoSpacing"/>
                    <w:kinsoku w:val="0"/>
                    <w:spacing w:before="120" w:line="276" w:lineRule="auto"/>
                    <w:rPr>
                      <w:rFonts w:eastAsia="Arial" w:cs="Arial"/>
                      <w:lang w:val="en-GB"/>
                    </w:rPr>
                  </w:pPr>
                  <w:r w:rsidRPr="00AA5576">
                    <w:rPr>
                      <w:rFonts w:eastAsia="Arial" w:cs="Arial"/>
                      <w:lang w:val="en-GB"/>
                    </w:rPr>
                    <w:t>Revoked Date</w:t>
                  </w:r>
                </w:p>
              </w:tc>
            </w:tr>
            <w:tr w:rsidR="0088187E" w:rsidRPr="008E6B5A" w:rsidTr="00EF7442">
              <w:tc>
                <w:tcPr>
                  <w:tcW w:w="2880" w:type="dxa"/>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8187E" w:rsidRPr="008E6B5A" w:rsidRDefault="00AA5576" w:rsidP="0087137F">
                  <w:pPr>
                    <w:pStyle w:val="NoSpacing"/>
                    <w:kinsoku w:val="0"/>
                    <w:spacing w:before="120" w:line="276" w:lineRule="auto"/>
                    <w:rPr>
                      <w:rFonts w:eastAsia="Arial" w:cs="Arial"/>
                      <w:lang w:val="en-GB"/>
                    </w:rPr>
                  </w:pPr>
                  <w:r w:rsidRPr="00AA5576">
                    <w:rPr>
                      <w:rFonts w:eastAsia="Arial" w:cs="Arial"/>
                      <w:lang w:val="en-GB"/>
                    </w:rPr>
                    <w:t>&lt;Role Name&gt;</w:t>
                  </w:r>
                </w:p>
              </w:tc>
              <w:tc>
                <w:tcPr>
                  <w:tcW w:w="1890" w:type="dxa"/>
                  <w:tcBorders>
                    <w:top w:val="outset" w:sz="6" w:space="0" w:color="111111"/>
                    <w:left w:val="outset" w:sz="6" w:space="0" w:color="111111"/>
                    <w:bottom w:val="outset" w:sz="6" w:space="0" w:color="111111"/>
                    <w:right w:val="outset" w:sz="6" w:space="0" w:color="111111"/>
                  </w:tcBorders>
                  <w:shd w:val="clear" w:color="auto" w:fill="F9F8F7"/>
                  <w:vAlign w:val="center"/>
                  <w:hideMark/>
                </w:tcPr>
                <w:p w:rsidR="0088187E" w:rsidRPr="008E6B5A" w:rsidRDefault="00AA5576" w:rsidP="0087137F">
                  <w:pPr>
                    <w:pStyle w:val="NoSpacing"/>
                    <w:kinsoku w:val="0"/>
                    <w:spacing w:before="120" w:line="276" w:lineRule="auto"/>
                    <w:rPr>
                      <w:rFonts w:eastAsia="Arial" w:cs="Arial"/>
                      <w:lang w:val="en-GB"/>
                    </w:rPr>
                  </w:pPr>
                  <w:r w:rsidRPr="00AA5576">
                    <w:rPr>
                      <w:rFonts w:eastAsia="Arial" w:cs="Arial"/>
                      <w:lang w:val="en-GB"/>
                    </w:rPr>
                    <w:t>&lt;Date&gt;</w:t>
                  </w:r>
                </w:p>
              </w:tc>
            </w:tr>
          </w:tbl>
          <w:p w:rsidR="00783519" w:rsidRDefault="00783519">
            <w:pPr>
              <w:pStyle w:val="NoSpacing"/>
              <w:rPr>
                <w:rFonts w:eastAsia="Arial" w:cs="Arial"/>
                <w:lang w:val="en-GB"/>
              </w:rPr>
            </w:pPr>
          </w:p>
          <w:p w:rsidR="00783519" w:rsidRDefault="00AA5576">
            <w:pPr>
              <w:pStyle w:val="NoSpacing"/>
              <w:rPr>
                <w:rFonts w:eastAsia="Arial" w:cs="Arial"/>
                <w:lang w:val="en-GB"/>
              </w:rPr>
            </w:pPr>
            <w:r w:rsidRPr="00AA5576">
              <w:rPr>
                <w:rFonts w:eastAsia="Arial" w:cs="Arial"/>
                <w:lang w:val="en-GB"/>
              </w:rPr>
              <w:lastRenderedPageBreak/>
              <w:t xml:space="preserve">Note: </w:t>
            </w:r>
          </w:p>
          <w:p w:rsidR="00783519" w:rsidRDefault="00AA5576">
            <w:pPr>
              <w:pStyle w:val="NoSpacing"/>
              <w:numPr>
                <w:ilvl w:val="0"/>
                <w:numId w:val="72"/>
              </w:numPr>
              <w:ind w:left="360"/>
              <w:rPr>
                <w:rFonts w:eastAsia="Arial" w:cs="Arial"/>
                <w:lang w:val="en-GB"/>
              </w:rPr>
            </w:pPr>
            <w:r w:rsidRPr="00AA5576">
              <w:rPr>
                <w:rFonts w:eastAsia="Arial" w:cs="Arial"/>
                <w:lang w:val="en-GB"/>
              </w:rPr>
              <w:t xml:space="preserve">Please login to </w:t>
            </w:r>
            <w:hyperlink r:id="rId63" w:history="1">
              <w:r w:rsidRPr="00AA5576">
                <w:rPr>
                  <w:rFonts w:eastAsia="Arial" w:cs="Arial"/>
                  <w:lang w:val="en-GB"/>
                </w:rPr>
                <w:t>&lt;URL for LMS&gt;</w:t>
              </w:r>
            </w:hyperlink>
            <w:r w:rsidRPr="00AA5576">
              <w:rPr>
                <w:rFonts w:eastAsia="Arial" w:cs="Arial"/>
                <w:lang w:val="en-GB"/>
              </w:rPr>
              <w:t xml:space="preserve"> to access LMS application </w:t>
            </w:r>
          </w:p>
          <w:p w:rsidR="00783519" w:rsidRDefault="00AA5576">
            <w:pPr>
              <w:pStyle w:val="NoSpacing"/>
              <w:numPr>
                <w:ilvl w:val="0"/>
                <w:numId w:val="72"/>
              </w:numPr>
              <w:ind w:left="360"/>
              <w:rPr>
                <w:rFonts w:eastAsia="Arial" w:cs="Arial"/>
                <w:lang w:val="en-GB"/>
              </w:rPr>
            </w:pPr>
            <w:r w:rsidRPr="00AA5576">
              <w:rPr>
                <w:rFonts w:eastAsia="Arial" w:cs="Arial"/>
                <w:lang w:val="en-GB"/>
              </w:rPr>
              <w:t xml:space="preserve">For any technical/functional issues, kindly raise your service request using : </w:t>
            </w:r>
            <w:hyperlink r:id="rId64" w:history="1">
              <w:r w:rsidRPr="00AA5576">
                <w:rPr>
                  <w:rFonts w:eastAsia="Arial" w:cs="Arial"/>
                  <w:lang w:val="en-GB"/>
                </w:rPr>
                <w:t>&lt;Service desk portal</w:t>
              </w:r>
            </w:hyperlink>
            <w:r w:rsidRPr="00AA5576">
              <w:rPr>
                <w:rFonts w:eastAsia="Arial" w:cs="Arial"/>
                <w:lang w:val="en-GB"/>
              </w:rPr>
              <w:t xml:space="preserve">&gt; (Employee Management &gt;&gt; Leave Management System). </w:t>
            </w:r>
          </w:p>
          <w:p w:rsidR="00783519" w:rsidRDefault="00AA5576">
            <w:pPr>
              <w:pStyle w:val="NoSpacing"/>
              <w:rPr>
                <w:rFonts w:eastAsia="Arial" w:cs="Arial"/>
                <w:lang w:val="en-GB"/>
              </w:rPr>
            </w:pPr>
            <w:r w:rsidRPr="00AA5576">
              <w:rPr>
                <w:rFonts w:eastAsia="Arial" w:cs="Arial"/>
                <w:lang w:val="en-GB"/>
              </w:rPr>
              <w:br/>
              <w:t>Regards,</w:t>
            </w:r>
            <w:r w:rsidRPr="00AA5576">
              <w:rPr>
                <w:rFonts w:eastAsia="Arial" w:cs="Arial"/>
                <w:lang w:val="en-GB"/>
              </w:rPr>
              <w:br/>
              <w:t>Role manager Name (employee ID)</w:t>
            </w:r>
          </w:p>
          <w:p w:rsidR="0088187E" w:rsidRPr="008E6B5A" w:rsidRDefault="0088187E" w:rsidP="001266A5">
            <w:pPr>
              <w:jc w:val="both"/>
              <w:rPr>
                <w:rFonts w:asciiTheme="minorHAnsi" w:hAnsiTheme="minorHAnsi"/>
                <w:sz w:val="22"/>
                <w:szCs w:val="22"/>
              </w:rPr>
            </w:pPr>
          </w:p>
        </w:tc>
      </w:tr>
    </w:tbl>
    <w:p w:rsidR="00783519" w:rsidRDefault="00783519">
      <w:pPr>
        <w:jc w:val="both"/>
        <w:rPr>
          <w:ins w:id="2883" w:author="aljaykum" w:date="2016-11-09T09:41:00Z"/>
          <w:rFonts w:asciiTheme="minorHAnsi" w:hAnsiTheme="minorHAnsi"/>
        </w:rPr>
      </w:pPr>
    </w:p>
    <w:p w:rsidR="00BF6CA6" w:rsidRPr="00BF6CA6" w:rsidRDefault="00BF6CA6">
      <w:pPr>
        <w:pStyle w:val="Heading3"/>
        <w:numPr>
          <w:ilvl w:val="0"/>
          <w:numId w:val="0"/>
        </w:numPr>
        <w:ind w:left="936" w:hanging="936"/>
        <w:rPr>
          <w:rStyle w:val="SubtleReference"/>
          <w:rPrChange w:id="2884" w:author="aljaykum" w:date="2016-11-09T09:42:00Z">
            <w:rPr/>
          </w:rPrChange>
        </w:rPr>
        <w:pPrChange w:id="2885" w:author="aljaykum" w:date="2016-11-09T09:42:00Z">
          <w:pPr>
            <w:jc w:val="both"/>
          </w:pPr>
        </w:pPrChange>
      </w:pPr>
      <w:ins w:id="2886" w:author="aljaykum" w:date="2016-11-09T09:41:00Z">
        <w:r w:rsidRPr="00BF6CA6">
          <w:rPr>
            <w:rStyle w:val="SubtleReference"/>
            <w:rPrChange w:id="2887" w:author="aljaykum" w:date="2016-11-09T09:42:00Z">
              <w:rPr>
                <w:b/>
                <w:bCs/>
                <w:smallCaps/>
                <w:color w:val="C0504D" w:themeColor="accent2"/>
                <w:spacing w:val="5"/>
                <w:u w:val="single"/>
              </w:rPr>
            </w:rPrChange>
          </w:rPr>
          <w:t>Statuses maintained for US LMS</w:t>
        </w:r>
      </w:ins>
      <w:ins w:id="2888" w:author="aljaykum" w:date="2016-11-09T09:45:00Z">
        <w:r w:rsidR="00364E34">
          <w:rPr>
            <w:rStyle w:val="SubtleReference"/>
          </w:rPr>
          <w:t xml:space="preserve"> </w:t>
        </w:r>
        <w:r w:rsidR="00364E34" w:rsidRPr="00364E34">
          <w:rPr>
            <w:rStyle w:val="SubtleReference"/>
          </w:rPr>
          <w:sym w:font="Wingdings" w:char="F0E0"/>
        </w:r>
        <w:r w:rsidR="00364E34">
          <w:rPr>
            <w:rStyle w:val="SubtleReference"/>
          </w:rPr>
          <w:t>(</w:t>
        </w:r>
        <w:r w:rsidRPr="00BF6CA6">
          <w:rPr>
            <w:rStyle w:val="SubtleReference"/>
            <w:highlight w:val="yellow"/>
            <w:rPrChange w:id="2889" w:author="aljaykum" w:date="2016-11-09T09:45:00Z">
              <w:rPr>
                <w:rStyle w:val="SubtleReference"/>
                <w:b/>
                <w:bCs/>
              </w:rPr>
            </w:rPrChange>
          </w:rPr>
          <w:t>take confirmation</w:t>
        </w:r>
        <w:r w:rsidR="00364E34">
          <w:rPr>
            <w:rStyle w:val="SubtleReference"/>
          </w:rPr>
          <w:t>)</w:t>
        </w:r>
      </w:ins>
    </w:p>
    <w:tbl>
      <w:tblPr>
        <w:tblW w:w="8945" w:type="dxa"/>
        <w:tblInd w:w="-23" w:type="dxa"/>
        <w:tblCellMar>
          <w:left w:w="0" w:type="dxa"/>
          <w:right w:w="0" w:type="dxa"/>
        </w:tblCellMar>
        <w:tblLook w:val="04A0" w:firstRow="1" w:lastRow="0" w:firstColumn="1" w:lastColumn="0" w:noHBand="0" w:noVBand="1"/>
        <w:tblPrChange w:id="2890" w:author="aljaykum" w:date="2016-11-09T09:43:00Z">
          <w:tblPr>
            <w:tblW w:w="9973" w:type="dxa"/>
            <w:tblInd w:w="-23" w:type="dxa"/>
            <w:tblCellMar>
              <w:left w:w="0" w:type="dxa"/>
              <w:right w:w="0" w:type="dxa"/>
            </w:tblCellMar>
            <w:tblLook w:val="04A0" w:firstRow="1" w:lastRow="0" w:firstColumn="1" w:lastColumn="0" w:noHBand="0" w:noVBand="1"/>
          </w:tblPr>
        </w:tblPrChange>
      </w:tblPr>
      <w:tblGrid>
        <w:gridCol w:w="2185"/>
        <w:gridCol w:w="3620"/>
        <w:gridCol w:w="3140"/>
        <w:tblGridChange w:id="2891">
          <w:tblGrid>
            <w:gridCol w:w="2185"/>
            <w:gridCol w:w="3620"/>
            <w:gridCol w:w="3140"/>
          </w:tblGrid>
        </w:tblGridChange>
      </w:tblGrid>
      <w:tr w:rsidR="00364E34" w:rsidTr="00364E34">
        <w:trPr>
          <w:trHeight w:val="300"/>
          <w:ins w:id="2892" w:author="aljaykum" w:date="2016-11-09T09:42:00Z"/>
          <w:trPrChange w:id="2893" w:author="aljaykum" w:date="2016-11-09T09:43:00Z">
            <w:trPr>
              <w:trHeight w:val="300"/>
            </w:trPr>
          </w:trPrChange>
        </w:trPr>
        <w:tc>
          <w:tcPr>
            <w:tcW w:w="2185"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Change w:id="2894" w:author="aljaykum" w:date="2016-11-09T09:43:00Z">
              <w:tcPr>
                <w:tcW w:w="2185"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tcPrChange>
          </w:tcPr>
          <w:p w:rsidR="00364E34" w:rsidRDefault="00364E34">
            <w:pPr>
              <w:rPr>
                <w:ins w:id="2895" w:author="aljaykum" w:date="2016-11-09T09:42:00Z"/>
                <w:rFonts w:ascii="Calibri" w:eastAsiaTheme="minorHAnsi" w:hAnsi="Calibri"/>
                <w:b/>
                <w:bCs/>
                <w:color w:val="000000"/>
                <w:sz w:val="22"/>
                <w:szCs w:val="22"/>
              </w:rPr>
            </w:pPr>
            <w:ins w:id="2896" w:author="aljaykum" w:date="2016-11-09T09:42:00Z">
              <w:r>
                <w:rPr>
                  <w:b/>
                  <w:bCs/>
                  <w:color w:val="000000"/>
                </w:rPr>
                <w:t>StatusName</w:t>
              </w:r>
            </w:ins>
          </w:p>
        </w:tc>
        <w:tc>
          <w:tcPr>
            <w:tcW w:w="362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Change w:id="2897" w:author="aljaykum" w:date="2016-11-09T09:43:00Z">
              <w:tcPr>
                <w:tcW w:w="362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tcPrChange>
          </w:tcPr>
          <w:p w:rsidR="00364E34" w:rsidRDefault="00364E34">
            <w:pPr>
              <w:rPr>
                <w:ins w:id="2898" w:author="aljaykum" w:date="2016-11-09T09:42:00Z"/>
                <w:rFonts w:ascii="Calibri" w:eastAsiaTheme="minorHAnsi" w:hAnsi="Calibri"/>
                <w:b/>
                <w:bCs/>
                <w:color w:val="000000"/>
                <w:sz w:val="22"/>
                <w:szCs w:val="22"/>
              </w:rPr>
            </w:pPr>
            <w:ins w:id="2899" w:author="aljaykum" w:date="2016-11-09T09:42:00Z">
              <w:r>
                <w:rPr>
                  <w:b/>
                  <w:bCs/>
                  <w:color w:val="000000"/>
                </w:rPr>
                <w:t>StatusDescription</w:t>
              </w:r>
            </w:ins>
          </w:p>
        </w:tc>
        <w:tc>
          <w:tcPr>
            <w:tcW w:w="314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Change w:id="2900" w:author="aljaykum" w:date="2016-11-09T09:43:00Z">
              <w:tcPr>
                <w:tcW w:w="314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tcPrChange>
          </w:tcPr>
          <w:p w:rsidR="00364E34" w:rsidRDefault="00364E34">
            <w:pPr>
              <w:rPr>
                <w:ins w:id="2901" w:author="aljaykum" w:date="2016-11-09T09:42:00Z"/>
                <w:rFonts w:ascii="Calibri" w:eastAsiaTheme="minorHAnsi" w:hAnsi="Calibri"/>
                <w:b/>
                <w:bCs/>
                <w:color w:val="000000"/>
                <w:sz w:val="22"/>
                <w:szCs w:val="22"/>
              </w:rPr>
            </w:pPr>
            <w:ins w:id="2902" w:author="aljaykum" w:date="2016-11-09T09:42:00Z">
              <w:r>
                <w:rPr>
                  <w:b/>
                  <w:bCs/>
                  <w:color w:val="000000"/>
                </w:rPr>
                <w:t>PendingStatusDescription</w:t>
              </w:r>
            </w:ins>
          </w:p>
        </w:tc>
      </w:tr>
      <w:tr w:rsidR="00364E34" w:rsidTr="00364E34">
        <w:trPr>
          <w:trHeight w:val="300"/>
          <w:ins w:id="2903" w:author="aljaykum" w:date="2016-11-09T09:42:00Z"/>
          <w:trPrChange w:id="2904"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05"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06" w:author="aljaykum" w:date="2016-11-09T09:42:00Z"/>
                <w:rFonts w:ascii="Calibri" w:eastAsiaTheme="minorHAnsi" w:hAnsi="Calibri"/>
                <w:color w:val="000000"/>
                <w:sz w:val="22"/>
                <w:szCs w:val="22"/>
              </w:rPr>
            </w:pPr>
            <w:ins w:id="2907" w:author="aljaykum" w:date="2016-11-09T09:42:00Z">
              <w:r>
                <w:rPr>
                  <w:color w:val="000000"/>
                </w:rPr>
                <w:t>Submit</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08"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09" w:author="aljaykum" w:date="2016-11-09T09:42:00Z"/>
                <w:rFonts w:ascii="Calibri" w:eastAsiaTheme="minorHAnsi" w:hAnsi="Calibri"/>
                <w:color w:val="000000"/>
                <w:sz w:val="22"/>
                <w:szCs w:val="22"/>
              </w:rPr>
            </w:pPr>
            <w:ins w:id="2910" w:author="aljaykum" w:date="2016-11-09T09:42:00Z">
              <w:r>
                <w:rPr>
                  <w:color w:val="000000"/>
                </w:rPr>
                <w:t>Employee Submit</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11"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12" w:author="aljaykum" w:date="2016-11-09T09:42:00Z"/>
                <w:rFonts w:ascii="Calibri" w:eastAsiaTheme="minorHAnsi" w:hAnsi="Calibri"/>
                <w:color w:val="000000"/>
                <w:sz w:val="22"/>
                <w:szCs w:val="22"/>
              </w:rPr>
            </w:pPr>
            <w:ins w:id="2913" w:author="aljaykum" w:date="2016-11-09T09:42:00Z">
              <w:r>
                <w:rPr>
                  <w:color w:val="000000"/>
                </w:rPr>
                <w:t>NULL</w:t>
              </w:r>
            </w:ins>
          </w:p>
        </w:tc>
      </w:tr>
      <w:tr w:rsidR="00364E34" w:rsidTr="00364E34">
        <w:trPr>
          <w:trHeight w:val="300"/>
          <w:ins w:id="2914" w:author="aljaykum" w:date="2016-11-09T09:42:00Z"/>
          <w:trPrChange w:id="2915"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16"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17" w:author="aljaykum" w:date="2016-11-09T09:42:00Z"/>
                <w:rFonts w:ascii="Calibri" w:eastAsiaTheme="minorHAnsi" w:hAnsi="Calibri"/>
                <w:color w:val="000000"/>
                <w:sz w:val="22"/>
                <w:szCs w:val="22"/>
              </w:rPr>
            </w:pPr>
            <w:ins w:id="2918" w:author="aljaykum" w:date="2016-11-09T09:42:00Z">
              <w:r>
                <w:rPr>
                  <w:color w:val="000000"/>
                </w:rPr>
                <w:t>L1Approved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19"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20" w:author="aljaykum" w:date="2016-11-09T09:42:00Z"/>
                <w:rFonts w:ascii="Calibri" w:eastAsiaTheme="minorHAnsi" w:hAnsi="Calibri"/>
                <w:color w:val="000000"/>
                <w:sz w:val="22"/>
                <w:szCs w:val="22"/>
              </w:rPr>
            </w:pPr>
            <w:ins w:id="2921" w:author="aljaykum" w:date="2016-11-09T09:42:00Z">
              <w:r>
                <w:rPr>
                  <w:color w:val="000000"/>
                </w:rPr>
                <w:t>Approved by Supervisor</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22"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BF6CA6" w:rsidRDefault="00364E34">
            <w:pPr>
              <w:rPr>
                <w:ins w:id="2923" w:author="aljaykum" w:date="2016-11-09T09:42:00Z"/>
                <w:rFonts w:ascii="Calibri" w:eastAsiaTheme="minorHAnsi" w:hAnsi="Calibri"/>
                <w:color w:val="000000"/>
                <w:sz w:val="22"/>
                <w:szCs w:val="22"/>
              </w:rPr>
            </w:pPr>
            <w:ins w:id="2924" w:author="aljaykum" w:date="2016-11-09T09:42:00Z">
              <w:r>
                <w:rPr>
                  <w:color w:val="000000"/>
                </w:rPr>
                <w:t>Pending US HR Admin Approval</w:t>
              </w:r>
            </w:ins>
          </w:p>
        </w:tc>
      </w:tr>
      <w:tr w:rsidR="00364E34" w:rsidTr="00364E34">
        <w:trPr>
          <w:trHeight w:val="300"/>
          <w:ins w:id="2925" w:author="aljaykum" w:date="2016-11-09T09:42:00Z"/>
          <w:trPrChange w:id="2926"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27"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28" w:author="aljaykum" w:date="2016-11-09T09:42:00Z"/>
                <w:rFonts w:ascii="Calibri" w:eastAsiaTheme="minorHAnsi" w:hAnsi="Calibri"/>
                <w:color w:val="000000"/>
                <w:sz w:val="22"/>
                <w:szCs w:val="22"/>
              </w:rPr>
            </w:pPr>
            <w:ins w:id="2929" w:author="aljaykum" w:date="2016-11-09T09:42:00Z">
              <w:r>
                <w:rPr>
                  <w:color w:val="000000"/>
                </w:rPr>
                <w:t>L1Rejected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30"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31" w:author="aljaykum" w:date="2016-11-09T09:42:00Z"/>
                <w:rFonts w:ascii="Calibri" w:eastAsiaTheme="minorHAnsi" w:hAnsi="Calibri"/>
                <w:color w:val="000000"/>
                <w:sz w:val="22"/>
                <w:szCs w:val="22"/>
              </w:rPr>
            </w:pPr>
            <w:ins w:id="2932" w:author="aljaykum" w:date="2016-11-09T09:42:00Z">
              <w:r>
                <w:rPr>
                  <w:color w:val="000000"/>
                </w:rPr>
                <w:t>Rejected by Supervisor</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33"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34" w:author="aljaykum" w:date="2016-11-09T09:42:00Z"/>
                <w:rFonts w:ascii="Calibri" w:eastAsiaTheme="minorHAnsi" w:hAnsi="Calibri"/>
                <w:color w:val="000000"/>
                <w:sz w:val="22"/>
                <w:szCs w:val="22"/>
              </w:rPr>
            </w:pPr>
            <w:ins w:id="2935" w:author="aljaykum" w:date="2016-11-09T09:42:00Z">
              <w:r>
                <w:rPr>
                  <w:color w:val="000000"/>
                </w:rPr>
                <w:t>NULL</w:t>
              </w:r>
            </w:ins>
          </w:p>
        </w:tc>
      </w:tr>
      <w:tr w:rsidR="00364E34" w:rsidTr="00364E34">
        <w:trPr>
          <w:trHeight w:val="300"/>
          <w:ins w:id="2936" w:author="aljaykum" w:date="2016-11-09T09:42:00Z"/>
          <w:trPrChange w:id="2937"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38"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39" w:author="aljaykum" w:date="2016-11-09T09:42:00Z"/>
                <w:rFonts w:ascii="Calibri" w:eastAsiaTheme="minorHAnsi" w:hAnsi="Calibri"/>
                <w:color w:val="000000"/>
                <w:sz w:val="22"/>
                <w:szCs w:val="22"/>
              </w:rPr>
            </w:pPr>
            <w:ins w:id="2940" w:author="aljaykum" w:date="2016-11-09T09:42:00Z">
              <w:r>
                <w:rPr>
                  <w:color w:val="000000"/>
                </w:rPr>
                <w:t>L2Approved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41"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BF6CA6" w:rsidRDefault="00364E34">
            <w:pPr>
              <w:rPr>
                <w:ins w:id="2942" w:author="aljaykum" w:date="2016-11-09T09:42:00Z"/>
                <w:rFonts w:ascii="Calibri" w:eastAsiaTheme="minorHAnsi" w:hAnsi="Calibri"/>
                <w:color w:val="000000"/>
                <w:sz w:val="22"/>
                <w:szCs w:val="22"/>
              </w:rPr>
            </w:pPr>
            <w:ins w:id="2943" w:author="aljaykum" w:date="2016-11-09T09:42:00Z">
              <w:r>
                <w:rPr>
                  <w:color w:val="000000"/>
                </w:rPr>
                <w:t xml:space="preserve">Approved by </w:t>
              </w:r>
            </w:ins>
            <w:ins w:id="2944" w:author="aljaykum" w:date="2016-11-09T09:43:00Z">
              <w:r>
                <w:rPr>
                  <w:color w:val="000000"/>
                </w:rPr>
                <w:t>US HR Admin</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45"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46" w:author="aljaykum" w:date="2016-11-09T09:42:00Z"/>
                <w:rFonts w:ascii="Calibri" w:eastAsiaTheme="minorHAnsi" w:hAnsi="Calibri"/>
                <w:color w:val="000000"/>
                <w:sz w:val="22"/>
                <w:szCs w:val="22"/>
              </w:rPr>
            </w:pPr>
            <w:ins w:id="2947" w:author="aljaykum" w:date="2016-11-09T09:42:00Z">
              <w:r>
                <w:rPr>
                  <w:color w:val="000000"/>
                </w:rPr>
                <w:t>NULL</w:t>
              </w:r>
            </w:ins>
          </w:p>
        </w:tc>
      </w:tr>
      <w:tr w:rsidR="00364E34" w:rsidTr="00364E34">
        <w:trPr>
          <w:trHeight w:val="300"/>
          <w:ins w:id="2948" w:author="aljaykum" w:date="2016-11-09T09:42:00Z"/>
          <w:trPrChange w:id="2949"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50"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51" w:author="aljaykum" w:date="2016-11-09T09:42:00Z"/>
                <w:rFonts w:ascii="Calibri" w:eastAsiaTheme="minorHAnsi" w:hAnsi="Calibri"/>
                <w:color w:val="000000"/>
                <w:sz w:val="22"/>
                <w:szCs w:val="22"/>
              </w:rPr>
            </w:pPr>
            <w:ins w:id="2952" w:author="aljaykum" w:date="2016-11-09T09:42:00Z">
              <w:r>
                <w:rPr>
                  <w:color w:val="000000"/>
                </w:rPr>
                <w:t>L2Rejected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53"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BF6CA6" w:rsidRDefault="00364E34">
            <w:pPr>
              <w:rPr>
                <w:ins w:id="2954" w:author="aljaykum" w:date="2016-11-09T09:42:00Z"/>
                <w:rFonts w:ascii="Calibri" w:eastAsiaTheme="minorHAnsi" w:hAnsi="Calibri"/>
                <w:color w:val="000000"/>
                <w:sz w:val="22"/>
                <w:szCs w:val="22"/>
              </w:rPr>
            </w:pPr>
            <w:ins w:id="2955" w:author="aljaykum" w:date="2016-11-09T09:42:00Z">
              <w:r>
                <w:rPr>
                  <w:color w:val="000000"/>
                </w:rPr>
                <w:t xml:space="preserve">Rejected by </w:t>
              </w:r>
            </w:ins>
            <w:ins w:id="2956" w:author="aljaykum" w:date="2016-11-09T09:43:00Z">
              <w:r>
                <w:rPr>
                  <w:color w:val="000000"/>
                </w:rPr>
                <w:t>US HR Admin</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57"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58" w:author="aljaykum" w:date="2016-11-09T09:42:00Z"/>
                <w:rFonts w:ascii="Calibri" w:eastAsiaTheme="minorHAnsi" w:hAnsi="Calibri"/>
                <w:color w:val="000000"/>
                <w:sz w:val="22"/>
                <w:szCs w:val="22"/>
              </w:rPr>
            </w:pPr>
            <w:ins w:id="2959" w:author="aljaykum" w:date="2016-11-09T09:42:00Z">
              <w:r>
                <w:rPr>
                  <w:color w:val="000000"/>
                </w:rPr>
                <w:t>NULL</w:t>
              </w:r>
            </w:ins>
          </w:p>
        </w:tc>
      </w:tr>
      <w:tr w:rsidR="00364E34" w:rsidTr="00364E34">
        <w:trPr>
          <w:trHeight w:val="300"/>
          <w:ins w:id="2960" w:author="aljaykum" w:date="2016-11-09T09:42:00Z"/>
          <w:trPrChange w:id="2961"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62"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63" w:author="aljaykum" w:date="2016-11-09T09:42:00Z"/>
                <w:rFonts w:ascii="Calibri" w:eastAsiaTheme="minorHAnsi" w:hAnsi="Calibri"/>
                <w:color w:val="000000"/>
                <w:sz w:val="22"/>
                <w:szCs w:val="22"/>
              </w:rPr>
            </w:pPr>
            <w:ins w:id="2964" w:author="aljaykum" w:date="2016-11-09T09:42:00Z">
              <w:r>
                <w:rPr>
                  <w:color w:val="000000"/>
                </w:rPr>
                <w:t>Cancelled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65"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66" w:author="aljaykum" w:date="2016-11-09T09:42:00Z"/>
                <w:rFonts w:ascii="Calibri" w:eastAsiaTheme="minorHAnsi" w:hAnsi="Calibri"/>
                <w:color w:val="000000"/>
                <w:sz w:val="22"/>
                <w:szCs w:val="22"/>
              </w:rPr>
            </w:pPr>
            <w:ins w:id="2967" w:author="aljaykum" w:date="2016-11-09T09:42:00Z">
              <w:r>
                <w:rPr>
                  <w:color w:val="000000"/>
                </w:rPr>
                <w:t>Cancelled</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68"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69" w:author="aljaykum" w:date="2016-11-09T09:42:00Z"/>
                <w:rFonts w:ascii="Calibri" w:eastAsiaTheme="minorHAnsi" w:hAnsi="Calibri"/>
                <w:color w:val="000000"/>
                <w:sz w:val="22"/>
                <w:szCs w:val="22"/>
              </w:rPr>
            </w:pPr>
            <w:ins w:id="2970" w:author="aljaykum" w:date="2016-11-09T09:42:00Z">
              <w:r>
                <w:rPr>
                  <w:color w:val="000000"/>
                </w:rPr>
                <w:t>NULL</w:t>
              </w:r>
            </w:ins>
          </w:p>
        </w:tc>
      </w:tr>
      <w:tr w:rsidR="00364E34" w:rsidTr="00364E34">
        <w:trPr>
          <w:trHeight w:val="300"/>
          <w:ins w:id="2971" w:author="aljaykum" w:date="2016-11-09T09:42:00Z"/>
          <w:trPrChange w:id="2972"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73"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74" w:author="aljaykum" w:date="2016-11-09T09:42:00Z"/>
                <w:rFonts w:ascii="Calibri" w:eastAsiaTheme="minorHAnsi" w:hAnsi="Calibri"/>
                <w:color w:val="000000"/>
                <w:sz w:val="22"/>
                <w:szCs w:val="22"/>
              </w:rPr>
            </w:pPr>
            <w:ins w:id="2975" w:author="aljaykum" w:date="2016-11-09T09:42:00Z">
              <w:r>
                <w:rPr>
                  <w:color w:val="000000"/>
                </w:rPr>
                <w:t>L1Cancelled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76"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77" w:author="aljaykum" w:date="2016-11-09T09:42:00Z"/>
                <w:rFonts w:ascii="Calibri" w:eastAsiaTheme="minorHAnsi" w:hAnsi="Calibri"/>
                <w:color w:val="000000"/>
                <w:sz w:val="22"/>
                <w:szCs w:val="22"/>
              </w:rPr>
            </w:pPr>
            <w:ins w:id="2978" w:author="aljaykum" w:date="2016-11-09T09:42:00Z">
              <w:r>
                <w:rPr>
                  <w:color w:val="000000"/>
                </w:rPr>
                <w:t>Cancelled By Supervisor</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79"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80" w:author="aljaykum" w:date="2016-11-09T09:42:00Z"/>
                <w:rFonts w:ascii="Calibri" w:eastAsiaTheme="minorHAnsi" w:hAnsi="Calibri"/>
                <w:color w:val="000000"/>
                <w:sz w:val="22"/>
                <w:szCs w:val="22"/>
              </w:rPr>
            </w:pPr>
            <w:ins w:id="2981" w:author="aljaykum" w:date="2016-11-09T09:42:00Z">
              <w:r>
                <w:rPr>
                  <w:color w:val="000000"/>
                </w:rPr>
                <w:t>NULL</w:t>
              </w:r>
            </w:ins>
          </w:p>
        </w:tc>
      </w:tr>
      <w:tr w:rsidR="00364E34" w:rsidTr="00364E34">
        <w:trPr>
          <w:trHeight w:val="300"/>
          <w:ins w:id="2982" w:author="aljaykum" w:date="2016-11-09T09:42:00Z"/>
          <w:trPrChange w:id="2983"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84"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85" w:author="aljaykum" w:date="2016-11-09T09:42:00Z"/>
                <w:rFonts w:ascii="Calibri" w:eastAsiaTheme="minorHAnsi" w:hAnsi="Calibri"/>
                <w:color w:val="000000"/>
                <w:sz w:val="22"/>
                <w:szCs w:val="22"/>
              </w:rPr>
            </w:pPr>
            <w:ins w:id="2986" w:author="aljaykum" w:date="2016-11-09T09:42:00Z">
              <w:r>
                <w:rPr>
                  <w:color w:val="000000"/>
                </w:rPr>
                <w:t>L2Cancelled</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87"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BF6CA6" w:rsidRDefault="00364E34">
            <w:pPr>
              <w:rPr>
                <w:ins w:id="2988" w:author="aljaykum" w:date="2016-11-09T09:42:00Z"/>
                <w:rFonts w:ascii="Calibri" w:eastAsiaTheme="minorHAnsi" w:hAnsi="Calibri"/>
                <w:color w:val="000000"/>
                <w:sz w:val="22"/>
                <w:szCs w:val="22"/>
              </w:rPr>
            </w:pPr>
            <w:ins w:id="2989" w:author="aljaykum" w:date="2016-11-09T09:42:00Z">
              <w:r>
                <w:rPr>
                  <w:color w:val="000000"/>
                </w:rPr>
                <w:t xml:space="preserve">Cancelled By </w:t>
              </w:r>
            </w:ins>
            <w:ins w:id="2990" w:author="aljaykum" w:date="2016-11-09T09:43:00Z">
              <w:r>
                <w:rPr>
                  <w:color w:val="000000"/>
                </w:rPr>
                <w:t>US HR Admin</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91"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92" w:author="aljaykum" w:date="2016-11-09T09:42:00Z"/>
                <w:rFonts w:ascii="Calibri" w:eastAsiaTheme="minorHAnsi" w:hAnsi="Calibri"/>
                <w:color w:val="000000"/>
                <w:sz w:val="22"/>
                <w:szCs w:val="22"/>
              </w:rPr>
            </w:pPr>
            <w:ins w:id="2993" w:author="aljaykum" w:date="2016-11-09T09:42:00Z">
              <w:r>
                <w:rPr>
                  <w:color w:val="000000"/>
                </w:rPr>
                <w:t>NULL</w:t>
              </w:r>
            </w:ins>
          </w:p>
        </w:tc>
      </w:tr>
      <w:tr w:rsidR="00364E34" w:rsidTr="00364E34">
        <w:trPr>
          <w:trHeight w:val="300"/>
          <w:ins w:id="2994" w:author="aljaykum" w:date="2016-11-09T09:42:00Z"/>
          <w:trPrChange w:id="2995"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96"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2997" w:author="aljaykum" w:date="2016-11-09T09:42:00Z"/>
                <w:rFonts w:ascii="Calibri" w:eastAsiaTheme="minorHAnsi" w:hAnsi="Calibri"/>
                <w:color w:val="000000"/>
                <w:sz w:val="22"/>
                <w:szCs w:val="22"/>
              </w:rPr>
            </w:pPr>
            <w:ins w:id="2998" w:author="aljaykum" w:date="2016-11-09T09:43:00Z">
              <w:r>
                <w:rPr>
                  <w:color w:val="000000"/>
                </w:rPr>
                <w:t>L1Submit</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2999"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3000" w:author="aljaykum" w:date="2016-11-09T09:42:00Z"/>
                <w:rFonts w:ascii="Calibri" w:eastAsiaTheme="minorHAnsi" w:hAnsi="Calibri"/>
                <w:color w:val="000000"/>
                <w:sz w:val="22"/>
                <w:szCs w:val="22"/>
              </w:rPr>
            </w:pPr>
            <w:ins w:id="3001" w:author="aljaykum" w:date="2016-11-09T09:43:00Z">
              <w:r>
                <w:rPr>
                  <w:color w:val="000000"/>
                </w:rPr>
                <w:t>Submitted By Supervisor</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3002"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3003" w:author="aljaykum" w:date="2016-11-09T09:42:00Z"/>
                <w:rFonts w:ascii="Calibri" w:eastAsiaTheme="minorHAnsi" w:hAnsi="Calibri"/>
                <w:color w:val="000000"/>
                <w:sz w:val="22"/>
                <w:szCs w:val="22"/>
              </w:rPr>
            </w:pPr>
            <w:ins w:id="3004" w:author="aljaykum" w:date="2016-11-09T09:43:00Z">
              <w:r>
                <w:rPr>
                  <w:color w:val="000000"/>
                </w:rPr>
                <w:t>NULL</w:t>
              </w:r>
            </w:ins>
          </w:p>
        </w:tc>
      </w:tr>
      <w:tr w:rsidR="00364E34" w:rsidTr="00364E34">
        <w:trPr>
          <w:trHeight w:val="300"/>
          <w:ins w:id="3005" w:author="aljaykum" w:date="2016-11-09T09:42:00Z"/>
          <w:trPrChange w:id="3006" w:author="aljaykum" w:date="2016-11-09T09:43:00Z">
            <w:trPr>
              <w:trHeight w:val="300"/>
            </w:trPr>
          </w:trPrChange>
        </w:trPr>
        <w:tc>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3007" w:author="aljaykum" w:date="2016-11-09T09:43:00Z">
              <w:tcPr>
                <w:tcW w:w="21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3008" w:author="aljaykum" w:date="2016-11-09T09:42:00Z"/>
                <w:rFonts w:ascii="Calibri" w:eastAsiaTheme="minorHAnsi" w:hAnsi="Calibri"/>
                <w:color w:val="000000"/>
                <w:sz w:val="22"/>
                <w:szCs w:val="22"/>
              </w:rPr>
            </w:pPr>
            <w:ins w:id="3009" w:author="aljaykum" w:date="2016-11-09T09:43:00Z">
              <w:r>
                <w:rPr>
                  <w:color w:val="000000"/>
                </w:rPr>
                <w:t>L2Submit</w:t>
              </w:r>
            </w:ins>
          </w:p>
        </w:tc>
        <w:tc>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3010" w:author="aljaykum" w:date="2016-11-09T09:43:00Z">
              <w:tcPr>
                <w:tcW w:w="36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BF6CA6" w:rsidRDefault="00364E34">
            <w:pPr>
              <w:rPr>
                <w:ins w:id="3011" w:author="aljaykum" w:date="2016-11-09T09:42:00Z"/>
                <w:rFonts w:ascii="Calibri" w:eastAsiaTheme="minorHAnsi" w:hAnsi="Calibri"/>
                <w:color w:val="000000"/>
                <w:sz w:val="22"/>
                <w:szCs w:val="22"/>
              </w:rPr>
            </w:pPr>
            <w:ins w:id="3012" w:author="aljaykum" w:date="2016-11-09T09:43:00Z">
              <w:r>
                <w:rPr>
                  <w:color w:val="000000"/>
                </w:rPr>
                <w:t xml:space="preserve">Submitted By </w:t>
              </w:r>
            </w:ins>
            <w:ins w:id="3013" w:author="aljaykum" w:date="2016-11-09T09:45:00Z">
              <w:r>
                <w:rPr>
                  <w:color w:val="000000"/>
                </w:rPr>
                <w:t>US HR Admin</w:t>
              </w:r>
            </w:ins>
          </w:p>
        </w:tc>
        <w:tc>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Change w:id="3014" w:author="aljaykum" w:date="2016-11-09T09:43:00Z">
              <w:tcPr>
                <w:tcW w:w="31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tcPrChange>
          </w:tcPr>
          <w:p w:rsidR="00364E34" w:rsidRDefault="00364E34">
            <w:pPr>
              <w:rPr>
                <w:ins w:id="3015" w:author="aljaykum" w:date="2016-11-09T09:42:00Z"/>
                <w:rFonts w:ascii="Calibri" w:eastAsiaTheme="minorHAnsi" w:hAnsi="Calibri"/>
                <w:color w:val="000000"/>
                <w:sz w:val="22"/>
                <w:szCs w:val="22"/>
              </w:rPr>
            </w:pPr>
            <w:ins w:id="3016" w:author="aljaykum" w:date="2016-11-09T09:43:00Z">
              <w:r>
                <w:rPr>
                  <w:color w:val="000000"/>
                </w:rPr>
                <w:t>NULL</w:t>
              </w:r>
            </w:ins>
          </w:p>
        </w:tc>
      </w:tr>
    </w:tbl>
    <w:p w:rsidR="001266A5" w:rsidRPr="008E6B5A" w:rsidRDefault="001266A5" w:rsidP="004E58A0">
      <w:pPr>
        <w:rPr>
          <w:rFonts w:asciiTheme="minorHAnsi" w:hAnsiTheme="minorHAnsi"/>
          <w:sz w:val="22"/>
          <w:szCs w:val="22"/>
        </w:rPr>
      </w:pPr>
    </w:p>
    <w:p w:rsidR="004E58A0" w:rsidRPr="008E6B5A" w:rsidRDefault="00AA5576" w:rsidP="00E41B2F">
      <w:pPr>
        <w:pStyle w:val="Heading3"/>
        <w:numPr>
          <w:ilvl w:val="0"/>
          <w:numId w:val="0"/>
        </w:numPr>
        <w:ind w:left="936" w:hanging="936"/>
        <w:rPr>
          <w:rStyle w:val="IntenseReference"/>
          <w:rFonts w:asciiTheme="minorHAnsi" w:hAnsiTheme="minorHAnsi"/>
        </w:rPr>
      </w:pPr>
      <w:bookmarkStart w:id="3017" w:name="_Toc463518018"/>
      <w:r w:rsidRPr="00AA5576">
        <w:rPr>
          <w:rStyle w:val="IntenseReference"/>
          <w:rFonts w:asciiTheme="minorHAnsi" w:hAnsiTheme="minorHAnsi"/>
        </w:rPr>
        <w:t>Business Rules</w:t>
      </w:r>
      <w:bookmarkEnd w:id="3017"/>
    </w:p>
    <w:p w:rsidR="00E8558C"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Eligible Employees accrue vacation on a semi-monthly basis.</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for all individuals except Vice-Presidents, Directors and Principals, up to one half of an individual's annual accrual amount will automatically roll over into the next calendar year</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Unused vacation that exceeds one half of the individual's annual accrual amount will be forfeited</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Individuals have until April 30th of the year immediately following the year in which they accrued the unused vacation to use their vacation carryover balance.</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Any prior year's balance that remains on April 30 will be forfeited</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Vice-Presidents and Principals will be able to roll over up to five days of accrued, unused vacation time.</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Unused vacation time that exceeds five days will be forfeited</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Vice-Presidents and Principals have until April 30 of the year immediately following the year in which they accrued the unused vacation to use their vacation carryover balance</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Any prior year's balance that remains on April 30 will need to be forfeited.</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Regular full-time Employees </w:t>
      </w:r>
      <w:del w:id="3018" w:author="aljaykum" w:date="2016-11-09T09:51:00Z">
        <w:r w:rsidRPr="00AA5576" w:rsidDel="00364E34">
          <w:rPr>
            <w:rFonts w:asciiTheme="minorHAnsi" w:eastAsia="Arial" w:hAnsiTheme="minorHAnsi" w:cs="Arial"/>
            <w:sz w:val="22"/>
            <w:szCs w:val="22"/>
            <w:lang w:val="en-GB"/>
          </w:rPr>
          <w:delText xml:space="preserve">and part-time Employees </w:delText>
        </w:r>
      </w:del>
      <w:r w:rsidRPr="00AA5576">
        <w:rPr>
          <w:rFonts w:asciiTheme="minorHAnsi" w:eastAsia="Arial" w:hAnsiTheme="minorHAnsi" w:cs="Arial"/>
          <w:sz w:val="22"/>
          <w:szCs w:val="22"/>
          <w:lang w:val="en-GB"/>
        </w:rPr>
        <w:t>working a minimum of thirty (30) hours per week are eligible for two (2) personal days each year</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lastRenderedPageBreak/>
        <w:t>Personal days for the first calendar year of employment accrue according to the date of hire in US.</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Employee is entitled for 5 days Sick Leave at the start of the year.</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At the end of assignment in US or tenure with organization or end of year, the unused sick leave should get lapsed</w:t>
      </w:r>
    </w:p>
    <w:p w:rsidR="00403569"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If an Employee is out of work due to illness for three (3) or more consecutive days, they may be required to attach doctor’s note in LMS.</w:t>
      </w:r>
    </w:p>
    <w:p w:rsidR="000570ED" w:rsidRPr="008E6B5A" w:rsidRDefault="00AA5576" w:rsidP="000570ED">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 xml:space="preserve">Disability leave duration should not be more that 180 days </w:t>
      </w:r>
      <w:r w:rsidRPr="00AA5576">
        <w:rPr>
          <w:rFonts w:asciiTheme="minorHAnsi" w:eastAsia="Arial" w:hAnsiTheme="minorHAnsi" w:cs="Arial"/>
          <w:sz w:val="22"/>
          <w:szCs w:val="22"/>
          <w:lang w:val="en-GB"/>
        </w:rPr>
        <w:sym w:font="Wingdings" w:char="F0E0"/>
      </w:r>
      <w:r w:rsidRPr="00AA5576">
        <w:rPr>
          <w:rFonts w:asciiTheme="minorHAnsi" w:eastAsia="Arial" w:hAnsiTheme="minorHAnsi" w:cs="Arial"/>
          <w:sz w:val="22"/>
          <w:szCs w:val="22"/>
          <w:lang w:val="en-GB"/>
        </w:rPr>
        <w:t xml:space="preserve"> Need to confirm</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First, any unused sick days are paid out at 100% starting from the day the Employee is deemed disabled. </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For the first and second weeks of disability after sick days are used, the Employee is paid 100% of their base salary, provided they are deemed disabled according to Capgemini FS SBU’s disability advisor. </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For the third and fourth weeks of disability, the Employee receives 80% of their base salary, provided they are deemed disabled according to Capgemini FS SBU’s disability advisor. </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For the fifth week of disability through the remaining coverage period (60 calendar days maximum for Short Term Disability - STD), the Employee receives 60% of their base salary, provided they are still disabled as determined by Capgemini FS SBU’s disability advisors </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After 60 days, Employee may be eligible for Long Term Disability (LTD) at 60% of base salary </w:t>
      </w:r>
    </w:p>
    <w:p w:rsidR="000570ED" w:rsidRPr="008E6B5A" w:rsidRDefault="00AA5576" w:rsidP="000570ED">
      <w:pPr>
        <w:pStyle w:val="Default"/>
        <w:numPr>
          <w:ilvl w:val="0"/>
          <w:numId w:val="31"/>
        </w:numPr>
        <w:rPr>
          <w:rFonts w:asciiTheme="minorHAnsi" w:eastAsia="Arial" w:hAnsiTheme="minorHAnsi"/>
          <w:color w:val="auto"/>
          <w:sz w:val="22"/>
          <w:szCs w:val="22"/>
          <w:lang w:val="en-GB"/>
        </w:rPr>
      </w:pPr>
      <w:r w:rsidRPr="00AA5576">
        <w:rPr>
          <w:rFonts w:asciiTheme="minorHAnsi" w:eastAsia="Arial" w:hAnsiTheme="minorHAnsi"/>
          <w:color w:val="auto"/>
          <w:sz w:val="22"/>
          <w:szCs w:val="22"/>
          <w:lang w:val="en-GB"/>
        </w:rPr>
        <w:t xml:space="preserve">Employees may use accrued vacation or personal time to supplement the unpaid periods of their disability leave of absence. </w:t>
      </w:r>
    </w:p>
    <w:p w:rsidR="000570ED" w:rsidRPr="008E6B5A" w:rsidRDefault="00AA5576" w:rsidP="00E8558C">
      <w:pPr>
        <w:pStyle w:val="ListParagraph"/>
        <w:numPr>
          <w:ilvl w:val="0"/>
          <w:numId w:val="31"/>
        </w:numPr>
        <w:rPr>
          <w:rFonts w:asciiTheme="minorHAnsi" w:eastAsia="Arial" w:hAnsiTheme="minorHAnsi" w:cs="Arial"/>
          <w:sz w:val="22"/>
          <w:szCs w:val="22"/>
          <w:lang w:val="en-GB"/>
        </w:rPr>
      </w:pPr>
      <w:r w:rsidRPr="00AA5576">
        <w:rPr>
          <w:rFonts w:asciiTheme="minorHAnsi" w:eastAsia="Arial" w:hAnsiTheme="minorHAnsi" w:cs="Arial"/>
          <w:sz w:val="22"/>
          <w:szCs w:val="22"/>
          <w:lang w:val="en-GB"/>
        </w:rPr>
        <w:t>For Bereavement leave up to three (3) working days of leave with pay (not charged to other leave time) shall be granted to regular</w:t>
      </w:r>
    </w:p>
    <w:p w:rsidR="00431246" w:rsidRPr="008E6B5A" w:rsidRDefault="00AA5576" w:rsidP="00FF7444">
      <w:pPr>
        <w:pStyle w:val="Heading1"/>
        <w:rPr>
          <w:rFonts w:asciiTheme="minorHAnsi" w:hAnsiTheme="minorHAnsi"/>
          <w:kern w:val="28"/>
        </w:rPr>
      </w:pPr>
      <w:bookmarkStart w:id="3019" w:name="_Toc463518019"/>
      <w:r w:rsidRPr="00AA5576">
        <w:rPr>
          <w:rFonts w:asciiTheme="minorHAnsi" w:hAnsiTheme="minorHAnsi"/>
          <w:kern w:val="28"/>
        </w:rPr>
        <w:lastRenderedPageBreak/>
        <w:t>Screen Shots</w:t>
      </w:r>
      <w:bookmarkEnd w:id="2023"/>
      <w:bookmarkEnd w:id="3019"/>
    </w:p>
    <w:p w:rsidR="00431246" w:rsidRPr="008E6B5A" w:rsidRDefault="00431246" w:rsidP="00431246">
      <w:pPr>
        <w:jc w:val="both"/>
        <w:rPr>
          <w:rFonts w:asciiTheme="minorHAnsi" w:hAnsiTheme="minorHAnsi"/>
          <w:b/>
          <w:noProof/>
        </w:rPr>
      </w:pPr>
    </w:p>
    <w:p w:rsidR="00431246" w:rsidRPr="008E6B5A" w:rsidRDefault="00431246" w:rsidP="00431246">
      <w:pPr>
        <w:jc w:val="both"/>
        <w:rPr>
          <w:rFonts w:asciiTheme="minorHAnsi" w:hAnsiTheme="minorHAnsi"/>
          <w:b/>
          <w:noProof/>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4"/>
        <w:gridCol w:w="2394"/>
        <w:gridCol w:w="2610"/>
        <w:gridCol w:w="2070"/>
      </w:tblGrid>
      <w:tr w:rsidR="00431246" w:rsidRPr="008E6B5A" w:rsidTr="00144C40">
        <w:tc>
          <w:tcPr>
            <w:tcW w:w="2394" w:type="dxa"/>
          </w:tcPr>
          <w:p w:rsidR="00431246" w:rsidRPr="008E6B5A" w:rsidRDefault="00AA5576" w:rsidP="00144C40">
            <w:pPr>
              <w:jc w:val="both"/>
              <w:rPr>
                <w:rFonts w:asciiTheme="minorHAnsi" w:hAnsiTheme="minorHAnsi"/>
                <w:b/>
                <w:sz w:val="24"/>
              </w:rPr>
            </w:pPr>
            <w:bookmarkStart w:id="3020" w:name="_Hlt5270008"/>
            <w:bookmarkStart w:id="3021" w:name="nms4"/>
            <w:bookmarkEnd w:id="3020"/>
            <w:r w:rsidRPr="00AA5576">
              <w:rPr>
                <w:rFonts w:asciiTheme="minorHAnsi" w:hAnsiTheme="minorHAnsi"/>
                <w:b/>
                <w:sz w:val="24"/>
              </w:rPr>
              <w:t>Requirement Reference</w:t>
            </w:r>
          </w:p>
        </w:tc>
        <w:tc>
          <w:tcPr>
            <w:tcW w:w="2394"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Source of the screen</w:t>
            </w:r>
          </w:p>
        </w:tc>
        <w:tc>
          <w:tcPr>
            <w:tcW w:w="261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Destination of screen</w:t>
            </w:r>
          </w:p>
        </w:tc>
        <w:tc>
          <w:tcPr>
            <w:tcW w:w="207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Remarks</w:t>
            </w:r>
          </w:p>
        </w:tc>
      </w:tr>
      <w:tr w:rsidR="00431246" w:rsidRPr="008E6B5A" w:rsidTr="00144C40">
        <w:tc>
          <w:tcPr>
            <w:tcW w:w="2394" w:type="dxa"/>
          </w:tcPr>
          <w:p w:rsidR="00431246" w:rsidRPr="008E6B5A" w:rsidRDefault="00431246" w:rsidP="00144C40">
            <w:pPr>
              <w:jc w:val="both"/>
              <w:rPr>
                <w:rFonts w:asciiTheme="minorHAnsi" w:hAnsiTheme="minorHAnsi"/>
                <w:sz w:val="22"/>
              </w:rPr>
            </w:pPr>
          </w:p>
        </w:tc>
        <w:tc>
          <w:tcPr>
            <w:tcW w:w="2394" w:type="dxa"/>
          </w:tcPr>
          <w:p w:rsidR="00431246" w:rsidRPr="008E6B5A" w:rsidRDefault="00431246" w:rsidP="00144C40">
            <w:pPr>
              <w:jc w:val="both"/>
              <w:rPr>
                <w:rFonts w:asciiTheme="minorHAnsi" w:hAnsiTheme="minorHAnsi"/>
                <w:sz w:val="22"/>
              </w:rPr>
            </w:pPr>
          </w:p>
        </w:tc>
        <w:tc>
          <w:tcPr>
            <w:tcW w:w="2610" w:type="dxa"/>
          </w:tcPr>
          <w:p w:rsidR="00431246" w:rsidRPr="008E6B5A" w:rsidRDefault="00431246" w:rsidP="00144C40">
            <w:pPr>
              <w:jc w:val="both"/>
              <w:rPr>
                <w:rFonts w:asciiTheme="minorHAnsi" w:hAnsiTheme="minorHAnsi"/>
                <w:sz w:val="22"/>
              </w:rPr>
            </w:pPr>
          </w:p>
        </w:tc>
        <w:tc>
          <w:tcPr>
            <w:tcW w:w="2070" w:type="dxa"/>
          </w:tcPr>
          <w:p w:rsidR="00431246" w:rsidRPr="008E6B5A" w:rsidRDefault="00431246" w:rsidP="00144C40">
            <w:pPr>
              <w:jc w:val="both"/>
              <w:rPr>
                <w:rFonts w:asciiTheme="minorHAnsi" w:hAnsiTheme="minorHAnsi"/>
                <w:sz w:val="22"/>
              </w:rPr>
            </w:pPr>
          </w:p>
        </w:tc>
      </w:tr>
    </w:tbl>
    <w:p w:rsidR="00431246" w:rsidRPr="008E6B5A" w:rsidRDefault="00431246" w:rsidP="00431246">
      <w:pPr>
        <w:jc w:val="both"/>
        <w:rPr>
          <w:rFonts w:asciiTheme="minorHAnsi" w:hAnsiTheme="minorHAnsi"/>
          <w:sz w:val="22"/>
        </w:rPr>
      </w:pPr>
    </w:p>
    <w:p w:rsidR="00431246" w:rsidRPr="008E6B5A" w:rsidRDefault="00AA5576" w:rsidP="00FF7444">
      <w:pPr>
        <w:pStyle w:val="Heading1"/>
        <w:rPr>
          <w:rFonts w:asciiTheme="minorHAnsi" w:hAnsiTheme="minorHAnsi"/>
          <w:kern w:val="28"/>
        </w:rPr>
      </w:pPr>
      <w:bookmarkStart w:id="3022" w:name="_Hlt5664164"/>
      <w:bookmarkStart w:id="3023" w:name="_Hlt5665004"/>
      <w:bookmarkStart w:id="3024" w:name="_Toc8787126"/>
      <w:bookmarkStart w:id="3025" w:name="_Toc361045935"/>
      <w:bookmarkStart w:id="3026" w:name="_Toc463518020"/>
      <w:bookmarkStart w:id="3027" w:name="nmr4"/>
      <w:bookmarkEnd w:id="3021"/>
      <w:bookmarkEnd w:id="3022"/>
      <w:bookmarkEnd w:id="3023"/>
      <w:r w:rsidRPr="00AA5576">
        <w:rPr>
          <w:rFonts w:asciiTheme="minorHAnsi" w:hAnsiTheme="minorHAnsi"/>
          <w:kern w:val="28"/>
        </w:rPr>
        <w:lastRenderedPageBreak/>
        <w:t>Field Validation</w:t>
      </w:r>
      <w:bookmarkEnd w:id="3024"/>
      <w:bookmarkEnd w:id="3025"/>
      <w:bookmarkEnd w:id="3026"/>
    </w:p>
    <w:bookmarkEnd w:id="3027"/>
    <w:p w:rsidR="00431246" w:rsidRPr="008E6B5A" w:rsidRDefault="00AA5576" w:rsidP="00431246">
      <w:pPr>
        <w:jc w:val="both"/>
        <w:rPr>
          <w:rFonts w:asciiTheme="minorHAnsi" w:hAnsiTheme="minorHAnsi"/>
          <w:sz w:val="22"/>
        </w:rPr>
      </w:pPr>
      <w:r w:rsidRPr="00AA5576">
        <w:rPr>
          <w:rFonts w:asciiTheme="minorHAnsi" w:hAnsiTheme="minorHAnsi"/>
          <w:sz w:val="22"/>
        </w:rPr>
        <w:t>List down the field level validations in the following table:</w:t>
      </w:r>
    </w:p>
    <w:p w:rsidR="00431246" w:rsidRPr="008E6B5A" w:rsidRDefault="00431246" w:rsidP="00431246">
      <w:pPr>
        <w:jc w:val="both"/>
        <w:rPr>
          <w:rFonts w:asciiTheme="minorHAnsi" w:hAnsiTheme="minorHAnsi"/>
          <w:sz w:val="22"/>
        </w:rPr>
      </w:pP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170"/>
        <w:gridCol w:w="2430"/>
        <w:gridCol w:w="2430"/>
        <w:gridCol w:w="2430"/>
      </w:tblGrid>
      <w:tr w:rsidR="00431246" w:rsidRPr="008E6B5A" w:rsidTr="00144C40">
        <w:tc>
          <w:tcPr>
            <w:tcW w:w="2088"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Field</w:t>
            </w:r>
          </w:p>
        </w:tc>
        <w:tc>
          <w:tcPr>
            <w:tcW w:w="117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Label</w:t>
            </w:r>
          </w:p>
        </w:tc>
        <w:tc>
          <w:tcPr>
            <w:tcW w:w="243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Property ( Type, Size/ Length)</w:t>
            </w:r>
          </w:p>
        </w:tc>
        <w:tc>
          <w:tcPr>
            <w:tcW w:w="243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Message (in case of failure)</w:t>
            </w:r>
          </w:p>
        </w:tc>
        <w:tc>
          <w:tcPr>
            <w:tcW w:w="243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Remarks</w:t>
            </w:r>
          </w:p>
        </w:tc>
      </w:tr>
      <w:tr w:rsidR="00431246" w:rsidRPr="008E6B5A" w:rsidTr="00144C40">
        <w:tc>
          <w:tcPr>
            <w:tcW w:w="2088" w:type="dxa"/>
          </w:tcPr>
          <w:p w:rsidR="00431246" w:rsidRPr="008E6B5A" w:rsidRDefault="00431246" w:rsidP="00144C40">
            <w:pPr>
              <w:jc w:val="both"/>
              <w:rPr>
                <w:rFonts w:asciiTheme="minorHAnsi" w:hAnsiTheme="minorHAnsi"/>
                <w:sz w:val="22"/>
              </w:rPr>
            </w:pPr>
          </w:p>
        </w:tc>
        <w:tc>
          <w:tcPr>
            <w:tcW w:w="1170" w:type="dxa"/>
          </w:tcPr>
          <w:p w:rsidR="00431246" w:rsidRPr="008E6B5A" w:rsidRDefault="00431246" w:rsidP="00144C40">
            <w:pPr>
              <w:jc w:val="both"/>
              <w:rPr>
                <w:rFonts w:asciiTheme="minorHAnsi" w:hAnsiTheme="minorHAnsi"/>
                <w:sz w:val="22"/>
              </w:rPr>
            </w:pPr>
          </w:p>
        </w:tc>
        <w:tc>
          <w:tcPr>
            <w:tcW w:w="2430" w:type="dxa"/>
          </w:tcPr>
          <w:p w:rsidR="00431246" w:rsidRPr="008E6B5A" w:rsidRDefault="00431246" w:rsidP="00144C40">
            <w:pPr>
              <w:jc w:val="both"/>
              <w:rPr>
                <w:rFonts w:asciiTheme="minorHAnsi" w:hAnsiTheme="minorHAnsi"/>
                <w:sz w:val="22"/>
              </w:rPr>
            </w:pPr>
          </w:p>
        </w:tc>
        <w:tc>
          <w:tcPr>
            <w:tcW w:w="2430" w:type="dxa"/>
          </w:tcPr>
          <w:p w:rsidR="00431246" w:rsidRPr="008E6B5A" w:rsidRDefault="00431246" w:rsidP="00144C40">
            <w:pPr>
              <w:jc w:val="both"/>
              <w:rPr>
                <w:rFonts w:asciiTheme="minorHAnsi" w:hAnsiTheme="minorHAnsi"/>
                <w:sz w:val="22"/>
              </w:rPr>
            </w:pPr>
          </w:p>
        </w:tc>
        <w:tc>
          <w:tcPr>
            <w:tcW w:w="2430" w:type="dxa"/>
          </w:tcPr>
          <w:p w:rsidR="00431246" w:rsidRPr="008E6B5A" w:rsidRDefault="00431246" w:rsidP="00144C40">
            <w:pPr>
              <w:jc w:val="both"/>
              <w:rPr>
                <w:rFonts w:asciiTheme="minorHAnsi" w:hAnsiTheme="minorHAnsi"/>
                <w:sz w:val="22"/>
              </w:rPr>
            </w:pPr>
          </w:p>
        </w:tc>
      </w:tr>
    </w:tbl>
    <w:p w:rsidR="00431246" w:rsidRPr="008E6B5A" w:rsidRDefault="00431246" w:rsidP="00431246">
      <w:pPr>
        <w:jc w:val="both"/>
        <w:rPr>
          <w:rFonts w:asciiTheme="minorHAnsi" w:hAnsiTheme="minorHAnsi"/>
          <w:sz w:val="22"/>
        </w:rPr>
      </w:pPr>
    </w:p>
    <w:p w:rsidR="00431246" w:rsidRPr="008E6B5A" w:rsidRDefault="00431246" w:rsidP="00431246">
      <w:pPr>
        <w:jc w:val="both"/>
        <w:rPr>
          <w:rFonts w:asciiTheme="minorHAnsi" w:hAnsiTheme="minorHAnsi"/>
          <w:sz w:val="22"/>
        </w:rPr>
      </w:pPr>
      <w:bookmarkStart w:id="3028" w:name="dc4"/>
    </w:p>
    <w:p w:rsidR="00431246" w:rsidRPr="008E6B5A" w:rsidRDefault="00AA5576" w:rsidP="00FF7444">
      <w:pPr>
        <w:pStyle w:val="Heading1"/>
        <w:rPr>
          <w:rFonts w:asciiTheme="minorHAnsi" w:hAnsiTheme="minorHAnsi"/>
          <w:kern w:val="28"/>
        </w:rPr>
      </w:pPr>
      <w:bookmarkStart w:id="3029" w:name="_Toc361045936"/>
      <w:bookmarkStart w:id="3030" w:name="_Toc463518021"/>
      <w:r w:rsidRPr="00AA5576">
        <w:rPr>
          <w:rFonts w:asciiTheme="minorHAnsi" w:hAnsiTheme="minorHAnsi"/>
          <w:kern w:val="28"/>
        </w:rPr>
        <w:lastRenderedPageBreak/>
        <w:t>Cross Field Validation</w:t>
      </w:r>
      <w:bookmarkEnd w:id="3029"/>
      <w:bookmarkEnd w:id="3030"/>
    </w:p>
    <w:p w:rsidR="00431246" w:rsidRPr="008E6B5A" w:rsidRDefault="00AA5576" w:rsidP="00431246">
      <w:pPr>
        <w:jc w:val="both"/>
        <w:rPr>
          <w:rFonts w:asciiTheme="minorHAnsi" w:hAnsiTheme="minorHAnsi"/>
          <w:sz w:val="22"/>
        </w:rPr>
      </w:pPr>
      <w:r w:rsidRPr="00AA5576">
        <w:rPr>
          <w:rFonts w:asciiTheme="minorHAnsi" w:hAnsiTheme="minorHAnsi"/>
          <w:sz w:val="22"/>
        </w:rPr>
        <w:t>List down the field level cross validations in the following table:</w:t>
      </w:r>
    </w:p>
    <w:p w:rsidR="00431246" w:rsidRPr="008E6B5A" w:rsidRDefault="00431246" w:rsidP="00431246">
      <w:pPr>
        <w:jc w:val="both"/>
        <w:rPr>
          <w:rFonts w:asciiTheme="minorHAnsi" w:hAnsiTheme="minorHAnsi"/>
          <w:sz w:val="22"/>
        </w:rPr>
      </w:pP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710"/>
        <w:gridCol w:w="3510"/>
        <w:gridCol w:w="3780"/>
      </w:tblGrid>
      <w:tr w:rsidR="00431246" w:rsidRPr="008E6B5A" w:rsidTr="00144C40">
        <w:tc>
          <w:tcPr>
            <w:tcW w:w="1548"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Field</w:t>
            </w:r>
          </w:p>
        </w:tc>
        <w:tc>
          <w:tcPr>
            <w:tcW w:w="171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Cross field</w:t>
            </w:r>
          </w:p>
        </w:tc>
        <w:tc>
          <w:tcPr>
            <w:tcW w:w="351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Message (in case of failure)</w:t>
            </w:r>
          </w:p>
        </w:tc>
        <w:tc>
          <w:tcPr>
            <w:tcW w:w="3780" w:type="dxa"/>
          </w:tcPr>
          <w:p w:rsidR="00431246" w:rsidRPr="008E6B5A" w:rsidRDefault="00AA5576" w:rsidP="00144C40">
            <w:pPr>
              <w:jc w:val="both"/>
              <w:rPr>
                <w:rFonts w:asciiTheme="minorHAnsi" w:hAnsiTheme="minorHAnsi"/>
                <w:b/>
                <w:sz w:val="24"/>
              </w:rPr>
            </w:pPr>
            <w:r w:rsidRPr="00AA5576">
              <w:rPr>
                <w:rFonts w:asciiTheme="minorHAnsi" w:hAnsiTheme="minorHAnsi"/>
                <w:b/>
                <w:sz w:val="24"/>
              </w:rPr>
              <w:t>Remarks</w:t>
            </w:r>
          </w:p>
        </w:tc>
      </w:tr>
      <w:tr w:rsidR="00431246" w:rsidRPr="008E6B5A" w:rsidTr="00144C40">
        <w:tc>
          <w:tcPr>
            <w:tcW w:w="1548" w:type="dxa"/>
          </w:tcPr>
          <w:p w:rsidR="00431246" w:rsidRPr="008E6B5A" w:rsidRDefault="00431246" w:rsidP="00144C40">
            <w:pPr>
              <w:jc w:val="both"/>
              <w:rPr>
                <w:rFonts w:asciiTheme="minorHAnsi" w:hAnsiTheme="minorHAnsi"/>
                <w:sz w:val="22"/>
              </w:rPr>
            </w:pPr>
          </w:p>
        </w:tc>
        <w:tc>
          <w:tcPr>
            <w:tcW w:w="1710" w:type="dxa"/>
          </w:tcPr>
          <w:p w:rsidR="00431246" w:rsidRPr="008E6B5A" w:rsidRDefault="00431246" w:rsidP="00144C40">
            <w:pPr>
              <w:jc w:val="both"/>
              <w:rPr>
                <w:rFonts w:asciiTheme="minorHAnsi" w:hAnsiTheme="minorHAnsi"/>
                <w:sz w:val="22"/>
              </w:rPr>
            </w:pPr>
          </w:p>
        </w:tc>
        <w:tc>
          <w:tcPr>
            <w:tcW w:w="3510" w:type="dxa"/>
          </w:tcPr>
          <w:p w:rsidR="00431246" w:rsidRPr="008E6B5A" w:rsidRDefault="00431246" w:rsidP="00144C40">
            <w:pPr>
              <w:jc w:val="both"/>
              <w:rPr>
                <w:rFonts w:asciiTheme="minorHAnsi" w:hAnsiTheme="minorHAnsi"/>
                <w:sz w:val="22"/>
              </w:rPr>
            </w:pPr>
          </w:p>
        </w:tc>
        <w:tc>
          <w:tcPr>
            <w:tcW w:w="3780" w:type="dxa"/>
          </w:tcPr>
          <w:p w:rsidR="00431246" w:rsidRPr="008E6B5A" w:rsidRDefault="00431246" w:rsidP="00144C40">
            <w:pPr>
              <w:jc w:val="both"/>
              <w:rPr>
                <w:rFonts w:asciiTheme="minorHAnsi" w:hAnsiTheme="minorHAnsi"/>
                <w:sz w:val="22"/>
              </w:rPr>
            </w:pPr>
          </w:p>
        </w:tc>
      </w:tr>
    </w:tbl>
    <w:p w:rsidR="00431246" w:rsidRPr="008E6B5A" w:rsidRDefault="00431246" w:rsidP="00431246">
      <w:pPr>
        <w:jc w:val="both"/>
        <w:rPr>
          <w:rFonts w:asciiTheme="minorHAnsi" w:hAnsiTheme="minorHAnsi"/>
          <w:b/>
          <w:sz w:val="28"/>
        </w:rPr>
      </w:pPr>
    </w:p>
    <w:p w:rsidR="00431246" w:rsidRPr="008E6B5A" w:rsidRDefault="00AA5576" w:rsidP="00FF7444">
      <w:pPr>
        <w:pStyle w:val="Heading1"/>
        <w:rPr>
          <w:rFonts w:asciiTheme="minorHAnsi" w:hAnsiTheme="minorHAnsi"/>
          <w:kern w:val="28"/>
        </w:rPr>
      </w:pPr>
      <w:bookmarkStart w:id="3031" w:name="_Toc361045937"/>
      <w:bookmarkStart w:id="3032" w:name="_Toc463518022"/>
      <w:r w:rsidRPr="00AA5576">
        <w:rPr>
          <w:rFonts w:asciiTheme="minorHAnsi" w:hAnsiTheme="minorHAnsi"/>
          <w:kern w:val="28"/>
        </w:rPr>
        <w:lastRenderedPageBreak/>
        <w:t>Messages</w:t>
      </w:r>
      <w:bookmarkEnd w:id="3031"/>
      <w:bookmarkEnd w:id="3032"/>
    </w:p>
    <w:p w:rsidR="00431246" w:rsidRPr="008E6B5A" w:rsidRDefault="00AA5576" w:rsidP="00431246">
      <w:pPr>
        <w:jc w:val="both"/>
        <w:rPr>
          <w:rFonts w:asciiTheme="minorHAnsi" w:hAnsiTheme="minorHAnsi"/>
          <w:sz w:val="22"/>
        </w:rPr>
      </w:pPr>
      <w:r w:rsidRPr="00AA5576">
        <w:rPr>
          <w:rFonts w:asciiTheme="minorHAnsi" w:hAnsiTheme="minorHAnsi"/>
          <w:sz w:val="22"/>
        </w:rPr>
        <w:t>List down the various messages which might be required at various stages of the navigation</w:t>
      </w:r>
    </w:p>
    <w:p w:rsidR="00431246" w:rsidRPr="008E6B5A" w:rsidRDefault="00431246" w:rsidP="00431246">
      <w:pPr>
        <w:jc w:val="both"/>
        <w:rPr>
          <w:rFonts w:asciiTheme="minorHAnsi" w:hAnsiTheme="minorHAnsi"/>
        </w:rPr>
      </w:pP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586"/>
        <w:gridCol w:w="3255"/>
        <w:gridCol w:w="3505"/>
      </w:tblGrid>
      <w:tr w:rsidR="00431246" w:rsidRPr="008E6B5A" w:rsidTr="00FD5FCB">
        <w:trPr>
          <w:trHeight w:val="405"/>
        </w:trPr>
        <w:tc>
          <w:tcPr>
            <w:tcW w:w="1436" w:type="dxa"/>
          </w:tcPr>
          <w:p w:rsidR="00431246" w:rsidRPr="008E6B5A" w:rsidRDefault="00431246" w:rsidP="00144C40">
            <w:pPr>
              <w:jc w:val="both"/>
              <w:rPr>
                <w:rFonts w:asciiTheme="minorHAnsi" w:hAnsiTheme="minorHAnsi"/>
                <w:b/>
                <w:sz w:val="24"/>
              </w:rPr>
            </w:pPr>
          </w:p>
        </w:tc>
        <w:tc>
          <w:tcPr>
            <w:tcW w:w="1586" w:type="dxa"/>
          </w:tcPr>
          <w:p w:rsidR="00431246" w:rsidRPr="008E6B5A" w:rsidRDefault="00431246" w:rsidP="00144C40">
            <w:pPr>
              <w:jc w:val="both"/>
              <w:rPr>
                <w:rFonts w:asciiTheme="minorHAnsi" w:hAnsiTheme="minorHAnsi"/>
                <w:b/>
                <w:sz w:val="24"/>
              </w:rPr>
            </w:pPr>
          </w:p>
        </w:tc>
        <w:tc>
          <w:tcPr>
            <w:tcW w:w="3255" w:type="dxa"/>
          </w:tcPr>
          <w:p w:rsidR="00431246" w:rsidRPr="008E6B5A" w:rsidRDefault="00431246" w:rsidP="00144C40">
            <w:pPr>
              <w:jc w:val="both"/>
              <w:rPr>
                <w:rFonts w:asciiTheme="minorHAnsi" w:hAnsiTheme="minorHAnsi"/>
                <w:b/>
                <w:sz w:val="24"/>
              </w:rPr>
            </w:pPr>
          </w:p>
        </w:tc>
        <w:tc>
          <w:tcPr>
            <w:tcW w:w="3505" w:type="dxa"/>
          </w:tcPr>
          <w:p w:rsidR="00431246" w:rsidRPr="008E6B5A" w:rsidRDefault="00431246" w:rsidP="00144C40">
            <w:pPr>
              <w:jc w:val="both"/>
              <w:rPr>
                <w:rFonts w:asciiTheme="minorHAnsi" w:hAnsiTheme="minorHAnsi"/>
                <w:b/>
                <w:sz w:val="24"/>
              </w:rPr>
            </w:pPr>
          </w:p>
        </w:tc>
      </w:tr>
    </w:tbl>
    <w:p w:rsidR="004C261C" w:rsidRPr="008E6B5A" w:rsidRDefault="004C261C" w:rsidP="00FD5FCB">
      <w:pPr>
        <w:pStyle w:val="Heading2"/>
        <w:numPr>
          <w:ilvl w:val="0"/>
          <w:numId w:val="0"/>
        </w:numPr>
        <w:jc w:val="both"/>
        <w:rPr>
          <w:rFonts w:asciiTheme="minorHAnsi" w:hAnsiTheme="minorHAnsi"/>
        </w:rPr>
      </w:pPr>
      <w:bookmarkStart w:id="3033" w:name="_Hlt5665466"/>
      <w:bookmarkEnd w:id="3028"/>
      <w:bookmarkEnd w:id="3033"/>
    </w:p>
    <w:sectPr w:rsidR="004C261C" w:rsidRPr="008E6B5A" w:rsidSect="00F25D27">
      <w:headerReference w:type="default" r:id="rId65"/>
      <w:footerReference w:type="default" r:id="rId66"/>
      <w:pgSz w:w="11909" w:h="16834"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837" w:rsidRDefault="00BE7837">
      <w:r>
        <w:separator/>
      </w:r>
    </w:p>
  </w:endnote>
  <w:endnote w:type="continuationSeparator" w:id="0">
    <w:p w:rsidR="00BE7837" w:rsidRDefault="00BE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ndara">
    <w:panose1 w:val="020E0502030303020204"/>
    <w:charset w:val="00"/>
    <w:family w:val="swiss"/>
    <w:pitch w:val="variable"/>
    <w:sig w:usb0="A00002EF" w:usb1="4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9D4" w:rsidRDefault="001349D4" w:rsidP="00FF3E4D">
    <w:pPr>
      <w:pStyle w:val="Footer"/>
      <w:tabs>
        <w:tab w:val="clear" w:pos="9360"/>
      </w:tabs>
      <w:spacing w:before="40"/>
      <w:ind w:right="360"/>
    </w:pPr>
    <w:r>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1349D4" w:rsidRDefault="001349D4" w:rsidP="00FF3E4D">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349D4" w:rsidRPr="00B953F6" w:rsidRDefault="001349D4" w:rsidP="00FF3E4D">
                <w:pPr>
                  <w:jc w:val="right"/>
                  <w:rPr>
                    <w:b/>
                    <w:bCs/>
                  </w:rPr>
                </w:pPr>
              </w:p>
            </w:txbxContent>
          </v:textbox>
        </v:shape>
      </w:pict>
    </w:r>
    <w:r>
      <w:rPr>
        <w:noProof/>
      </w:rPr>
      <w:pict>
        <v:line id="_x0000_s2057" style="position:absolute;z-index:251659264" from="409.55pt,2.6pt" to="409.55pt,17pt" strokecolor="#009bcc" strokeweight="1.5pt"/>
      </w:pict>
    </w:r>
    <w:r>
      <w:rPr>
        <w:noProof/>
      </w:rPr>
      <w:pict>
        <v:shape id="_x0000_s2056" type="#_x0000_t202" style="position:absolute;margin-left:117.95pt;margin-top:-2.15pt;width:284pt;height:18.7pt;z-index:251658240" filled="f" stroked="f">
          <v:textbox style="mso-next-textbox:#_x0000_s2056" inset="0,0,3.6pt,0">
            <w:txbxContent>
              <w:p w:rsidR="001349D4" w:rsidRPr="00432F92" w:rsidRDefault="001349D4" w:rsidP="00FF3E4D">
                <w:pPr>
                  <w:jc w:val="right"/>
                  <w:rPr>
                    <w:sz w:val="16"/>
                    <w:szCs w:val="16"/>
                    <w:lang w:val="it-IT"/>
                  </w:rPr>
                </w:pPr>
                <w:r>
                  <w:rPr>
                    <w:noProof/>
                    <w:sz w:val="16"/>
                    <w:szCs w:val="16"/>
                  </w:rPr>
                  <w:fldChar w:fldCharType="begin"/>
                </w:r>
                <w:r>
                  <w:rPr>
                    <w:noProof/>
                    <w:sz w:val="16"/>
                    <w:szCs w:val="16"/>
                  </w:rPr>
                  <w:instrText xml:space="preserve"> STYLEREF  "Proposal Title"  \* MERGEFORMAT </w:instrText>
                </w:r>
                <w:r>
                  <w:rPr>
                    <w:noProof/>
                    <w:sz w:val="16"/>
                    <w:szCs w:val="16"/>
                  </w:rPr>
                  <w:fldChar w:fldCharType="separate"/>
                </w:r>
                <w:r w:rsidRPr="007E74EB">
                  <w:rPr>
                    <w:noProof/>
                    <w:sz w:val="16"/>
                    <w:szCs w:val="16"/>
                  </w:rPr>
                  <w:t>&lt;&lt;Proposal Title&gt;&gt;</w:t>
                </w:r>
                <w:r>
                  <w:rPr>
                    <w:noProof/>
                    <w:sz w:val="16"/>
                    <w:szCs w:val="16"/>
                  </w:rPr>
                  <w:fldChar w:fldCharType="end"/>
                </w:r>
              </w:p>
            </w:txbxContent>
          </v:textbox>
        </v:shape>
      </w:pict>
    </w:r>
    <w:r>
      <w:rPr>
        <w:noProof/>
        <w:lang w:val="en-US"/>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9D4" w:rsidRPr="00BE5C19" w:rsidRDefault="001349D4" w:rsidP="00942964">
    <w:pPr>
      <w:pStyle w:val="Footer"/>
      <w:tabs>
        <w:tab w:val="clear" w:pos="4680"/>
        <w:tab w:val="clear" w:pos="9360"/>
        <w:tab w:val="right" w:pos="7920"/>
        <w:tab w:val="right" w:pos="8640"/>
      </w:tabs>
      <w:spacing w:before="40"/>
      <w:rPr>
        <w:sz w:val="2"/>
        <w:szCs w:val="2"/>
      </w:rPr>
    </w:pPr>
    <w:r>
      <w:rPr>
        <w:noProof/>
        <w:lang w:val="en-US"/>
      </w:rPr>
      <w:drawing>
        <wp:inline distT="0" distB="0" distL="0" distR="0">
          <wp:extent cx="1028700" cy="238125"/>
          <wp:effectExtent l="19050" t="0" r="0" b="0"/>
          <wp:docPr id="4"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Pr>
        <w:noProof/>
      </w:rPr>
      <w:fldChar w:fldCharType="begin"/>
    </w:r>
    <w:r>
      <w:rPr>
        <w:noProof/>
      </w:rPr>
      <w:instrText xml:space="preserve"> STYLEREF  "Proposal Title"  \* MERGEFORMAT </w:instrText>
    </w:r>
    <w:r>
      <w:rPr>
        <w:noProof/>
      </w:rPr>
      <w:fldChar w:fldCharType="separate"/>
    </w:r>
    <w:r w:rsidR="004012F6">
      <w:rPr>
        <w:noProof/>
      </w:rPr>
      <w:t>Leave Management System (LMS) - USA</w:t>
    </w:r>
    <w:r>
      <w:rPr>
        <w:noProof/>
      </w:rPr>
      <w:fldChar w:fldCharType="end"/>
    </w:r>
    <w:r>
      <w:t xml:space="preserve">  </w:t>
    </w:r>
    <w:r w:rsidRPr="00D0040C">
      <w:rPr>
        <w:b/>
        <w:bCs/>
        <w:color w:val="009BCC"/>
      </w:rPr>
      <w:sym w:font="Symbol" w:char="F0BD"/>
    </w:r>
    <w:r>
      <w:tab/>
    </w:r>
    <w:r w:rsidRPr="000D146B">
      <w:rPr>
        <w:rStyle w:val="PageNumber"/>
      </w:rPr>
      <w:fldChar w:fldCharType="begin"/>
    </w:r>
    <w:r w:rsidRPr="000D146B">
      <w:rPr>
        <w:rStyle w:val="PageNumber"/>
      </w:rPr>
      <w:instrText xml:space="preserve">PAGE  </w:instrText>
    </w:r>
    <w:r w:rsidRPr="000D146B">
      <w:rPr>
        <w:rStyle w:val="PageNumber"/>
      </w:rPr>
      <w:fldChar w:fldCharType="separate"/>
    </w:r>
    <w:r w:rsidR="004012F6">
      <w:rPr>
        <w:rStyle w:val="PageNumber"/>
        <w:noProof/>
      </w:rPr>
      <w:t>24</w:t>
    </w:r>
    <w:r w:rsidRPr="000D146B">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837" w:rsidRDefault="00BE7837">
      <w:r>
        <w:separator/>
      </w:r>
    </w:p>
  </w:footnote>
  <w:footnote w:type="continuationSeparator" w:id="0">
    <w:p w:rsidR="00BE7837" w:rsidRDefault="00BE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9D4" w:rsidRDefault="001349D4">
    <w:pPr>
      <w:pStyle w:val="Header"/>
    </w:pPr>
    <w:r>
      <w:rPr>
        <w:noProof/>
      </w:rPr>
      <w:pict>
        <v:shape id="_x0000_s2051" style="position:absolute;margin-left:-2.05pt;margin-top:410.7pt;width:597.45pt;height:431.75pt;z-index:-251660288;mso-position-horizontal:absolute;mso-position-horizontal-relative:page;mso-position-vertical:absolute;mso-position-vertical-relative:page" coordsize="4900,4656" path="m4900,hdc4900,2328,4900,4656,4900,4656hbc4900,4656,830,4656,4,4656hdc6,4550,,4343,6,4232v6,-111,6,-116,34,-244hhc78,3790,140,3554,172,3462v32,-92,96,-272,204,-474c484,2786,586,2646,790,2416v204,-230,508,-424,734,-552c1750,1736,1946,1668,2088,1608hbc2230,1548,2193,1567,2374,1506hhc2654,1414,2934,1324,3172,1242hal3708,1052hbc3874,983,4027,917,4168,828hhc4306,744,4446,646,4556,520,4666,394,4838,132,4900,hdxe" fillcolor="#009bcc" stroked="f">
          <v:fill recolor="t" rotate="t"/>
          <v:path arrowok="t"/>
          <o:lock v:ext="edit" aspectratio="t"/>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9D4" w:rsidRDefault="001349D4" w:rsidP="00432D95">
    <w:pPr>
      <w:pStyle w:val="Header"/>
      <w:tabs>
        <w:tab w:val="clear" w:pos="936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F7406"/>
    <w:multiLevelType w:val="hybridMultilevel"/>
    <w:tmpl w:val="B76072A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B34BA"/>
    <w:multiLevelType w:val="hybridMultilevel"/>
    <w:tmpl w:val="0FB62D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52ED6"/>
    <w:multiLevelType w:val="multilevel"/>
    <w:tmpl w:val="E2407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84334C5"/>
    <w:multiLevelType w:val="multilevel"/>
    <w:tmpl w:val="44643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690354"/>
    <w:multiLevelType w:val="hybridMultilevel"/>
    <w:tmpl w:val="5980F70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0AF10075"/>
    <w:multiLevelType w:val="multilevel"/>
    <w:tmpl w:val="729E9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D02476A"/>
    <w:multiLevelType w:val="hybridMultilevel"/>
    <w:tmpl w:val="D40A4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6769C"/>
    <w:multiLevelType w:val="hybridMultilevel"/>
    <w:tmpl w:val="255A3E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E6189"/>
    <w:multiLevelType w:val="hybridMultilevel"/>
    <w:tmpl w:val="0CFC77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752EF"/>
    <w:multiLevelType w:val="hybridMultilevel"/>
    <w:tmpl w:val="33709D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623E5B"/>
    <w:multiLevelType w:val="hybridMultilevel"/>
    <w:tmpl w:val="7264046A"/>
    <w:lvl w:ilvl="0" w:tplc="19508006">
      <w:start w:val="1"/>
      <w:numFmt w:val="bullet"/>
      <w:pStyle w:val="Cog-bullet"/>
      <w:lvlText w:val=""/>
      <w:lvlJc w:val="left"/>
      <w:pPr>
        <w:tabs>
          <w:tab w:val="num" w:pos="360"/>
        </w:tabs>
        <w:ind w:left="360" w:hanging="360"/>
      </w:pPr>
      <w:rPr>
        <w:rFonts w:ascii="Wingdings" w:hAnsi="Wingdings" w:hint="default"/>
        <w:sz w:val="16"/>
      </w:rPr>
    </w:lvl>
    <w:lvl w:ilvl="1" w:tplc="A07425AA">
      <w:start w:val="1"/>
      <w:numFmt w:val="bullet"/>
      <w:lvlText w:val=""/>
      <w:lvlJc w:val="left"/>
      <w:pPr>
        <w:tabs>
          <w:tab w:val="num" w:pos="720"/>
        </w:tabs>
        <w:ind w:left="720" w:hanging="360"/>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5A67B6"/>
    <w:multiLevelType w:val="multilevel"/>
    <w:tmpl w:val="EC2CE516"/>
    <w:lvl w:ilvl="0">
      <w:start w:val="9"/>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1ADE78C7"/>
    <w:multiLevelType w:val="hybridMultilevel"/>
    <w:tmpl w:val="5792E4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4F6A17"/>
    <w:multiLevelType w:val="hybridMultilevel"/>
    <w:tmpl w:val="8D06CC32"/>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200467DA"/>
    <w:multiLevelType w:val="hybridMultilevel"/>
    <w:tmpl w:val="3B3010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F7397"/>
    <w:multiLevelType w:val="hybridMultilevel"/>
    <w:tmpl w:val="8D3845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09767C"/>
    <w:multiLevelType w:val="multilevel"/>
    <w:tmpl w:val="720486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383165B"/>
    <w:multiLevelType w:val="hybridMultilevel"/>
    <w:tmpl w:val="B896CC36"/>
    <w:lvl w:ilvl="0" w:tplc="CC36AA5A">
      <w:start w:val="1"/>
      <w:numFmt w:val="bullet"/>
      <w:lvlText w:val="■"/>
      <w:lvlJc w:val="left"/>
      <w:pPr>
        <w:tabs>
          <w:tab w:val="num" w:pos="216"/>
        </w:tabs>
        <w:ind w:left="216" w:hanging="216"/>
      </w:pPr>
      <w:rPr>
        <w:rFonts w:ascii="Arial" w:hAnsi="Arial" w:hint="default"/>
        <w:color w:val="009BCC"/>
        <w:sz w:val="18"/>
        <w:szCs w:val="18"/>
      </w:rPr>
    </w:lvl>
    <w:lvl w:ilvl="1" w:tplc="04090001">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1B">
      <w:start w:val="1"/>
      <w:numFmt w:val="bullet"/>
      <w:lvlText w:val=""/>
      <w:lvlJc w:val="left"/>
      <w:pPr>
        <w:tabs>
          <w:tab w:val="num" w:pos="864"/>
        </w:tabs>
        <w:ind w:left="864" w:hanging="288"/>
      </w:pPr>
      <w:rPr>
        <w:rFonts w:ascii="Symbol" w:hAnsi="Symbol" w:hint="default"/>
        <w:color w:val="004B66"/>
        <w:sz w:val="18"/>
        <w:szCs w:val="18"/>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436387"/>
    <w:multiLevelType w:val="multilevel"/>
    <w:tmpl w:val="F88E1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4917A85"/>
    <w:multiLevelType w:val="hybridMultilevel"/>
    <w:tmpl w:val="BCF47B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BE6E7D"/>
    <w:multiLevelType w:val="hybridMultilevel"/>
    <w:tmpl w:val="FEAE01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B05286F"/>
    <w:multiLevelType w:val="hybridMultilevel"/>
    <w:tmpl w:val="AEE61A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52E46"/>
    <w:multiLevelType w:val="multilevel"/>
    <w:tmpl w:val="CE6A343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2D9D09FC"/>
    <w:multiLevelType w:val="hybridMultilevel"/>
    <w:tmpl w:val="24460B2C"/>
    <w:lvl w:ilvl="0" w:tplc="09C63532">
      <w:start w:val="1"/>
      <w:numFmt w:val="bullet"/>
      <w:lvlText w:val=""/>
      <w:lvlJc w:val="left"/>
      <w:pPr>
        <w:tabs>
          <w:tab w:val="num" w:pos="1152"/>
        </w:tabs>
        <w:ind w:left="1152" w:hanging="792"/>
      </w:pPr>
      <w:rPr>
        <w:rFonts w:ascii="Wingdings" w:hAnsi="Wingdings" w:hint="default"/>
        <w:sz w:val="16"/>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E4C4DDE"/>
    <w:multiLevelType w:val="hybridMultilevel"/>
    <w:tmpl w:val="0E3EDDB2"/>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2EB225DC"/>
    <w:multiLevelType w:val="hybridMultilevel"/>
    <w:tmpl w:val="37309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F60A3"/>
    <w:multiLevelType w:val="multilevel"/>
    <w:tmpl w:val="47CE3A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2F8F3D1F"/>
    <w:multiLevelType w:val="hybridMultilevel"/>
    <w:tmpl w:val="E6F4BC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11D5E20"/>
    <w:multiLevelType w:val="hybridMultilevel"/>
    <w:tmpl w:val="9564B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847EB"/>
    <w:multiLevelType w:val="multilevel"/>
    <w:tmpl w:val="A080C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2290B3A"/>
    <w:multiLevelType w:val="hybridMultilevel"/>
    <w:tmpl w:val="D166D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530E25"/>
    <w:multiLevelType w:val="hybridMultilevel"/>
    <w:tmpl w:val="B902096E"/>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15:restartNumberingAfterBreak="0">
    <w:nsid w:val="35617C5D"/>
    <w:multiLevelType w:val="multilevel"/>
    <w:tmpl w:val="8FECD9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37765C94"/>
    <w:multiLevelType w:val="hybridMultilevel"/>
    <w:tmpl w:val="7A9C3BF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37EA3944"/>
    <w:multiLevelType w:val="hybridMultilevel"/>
    <w:tmpl w:val="51EE8C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99670C8"/>
    <w:multiLevelType w:val="hybridMultilevel"/>
    <w:tmpl w:val="DA72E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D31BF4"/>
    <w:multiLevelType w:val="hybridMultilevel"/>
    <w:tmpl w:val="0B9CE010"/>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EC13049"/>
    <w:multiLevelType w:val="hybridMultilevel"/>
    <w:tmpl w:val="252C6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A0497F"/>
    <w:multiLevelType w:val="multilevel"/>
    <w:tmpl w:val="A4AE5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5424698"/>
    <w:multiLevelType w:val="hybridMultilevel"/>
    <w:tmpl w:val="0A0016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6D40104"/>
    <w:multiLevelType w:val="hybridMultilevel"/>
    <w:tmpl w:val="7C845F12"/>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04090005">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7110D72"/>
    <w:multiLevelType w:val="hybridMultilevel"/>
    <w:tmpl w:val="1CA4101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47473D8F"/>
    <w:multiLevelType w:val="hybridMultilevel"/>
    <w:tmpl w:val="C75A7E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D47E7"/>
    <w:multiLevelType w:val="hybridMultilevel"/>
    <w:tmpl w:val="9072D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D31C42"/>
    <w:multiLevelType w:val="multilevel"/>
    <w:tmpl w:val="2BF6C93C"/>
    <w:lvl w:ilvl="0">
      <w:start w:val="1"/>
      <w:numFmt w:val="decimal"/>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Letter"/>
      <w:pStyle w:val="Num3"/>
      <w:lvlText w:val="%3."/>
      <w:lvlJc w:val="left"/>
      <w:pPr>
        <w:tabs>
          <w:tab w:val="num" w:pos="1080"/>
        </w:tabs>
        <w:ind w:left="1080" w:hanging="360"/>
      </w:pPr>
      <w:rPr>
        <w:rFonts w:ascii="Arial" w:eastAsia="Arial" w:hAnsi="Arial" w:cs="Arial"/>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5" w15:restartNumberingAfterBreak="0">
    <w:nsid w:val="4C1C1DF4"/>
    <w:multiLevelType w:val="hybridMultilevel"/>
    <w:tmpl w:val="C7B27D30"/>
    <w:lvl w:ilvl="0" w:tplc="0409000F">
      <w:start w:val="1"/>
      <w:numFmt w:val="decimal"/>
      <w:lvlText w:val="%1."/>
      <w:lvlJc w:val="left"/>
      <w:pPr>
        <w:tabs>
          <w:tab w:val="num" w:pos="2088"/>
        </w:tabs>
        <w:ind w:left="2088" w:hanging="288"/>
      </w:pPr>
      <w:rPr>
        <w:rFonts w:hint="default"/>
        <w:color w:val="009BCC"/>
      </w:rPr>
    </w:lvl>
    <w:lvl w:ilvl="1" w:tplc="2AAA1AD0">
      <w:start w:val="1"/>
      <w:numFmt w:val="bullet"/>
      <w:lvlText w:val="o"/>
      <w:lvlJc w:val="left"/>
      <w:pPr>
        <w:tabs>
          <w:tab w:val="num" w:pos="3240"/>
        </w:tabs>
        <w:ind w:left="3240" w:hanging="360"/>
      </w:pPr>
      <w:rPr>
        <w:rFonts w:ascii="Courier New" w:hAnsi="Courier New" w:hint="default"/>
      </w:rPr>
    </w:lvl>
    <w:lvl w:ilvl="2" w:tplc="E63E5D72">
      <w:start w:val="1"/>
      <w:numFmt w:val="bullet"/>
      <w:lvlText w:val=""/>
      <w:lvlJc w:val="left"/>
      <w:pPr>
        <w:tabs>
          <w:tab w:val="num" w:pos="3960"/>
        </w:tabs>
        <w:ind w:left="3960" w:hanging="360"/>
      </w:pPr>
      <w:rPr>
        <w:rFonts w:ascii="Wingdings" w:hAnsi="Wingdings" w:hint="default"/>
      </w:rPr>
    </w:lvl>
    <w:lvl w:ilvl="3" w:tplc="3E8CD1E0" w:tentative="1">
      <w:start w:val="1"/>
      <w:numFmt w:val="bullet"/>
      <w:lvlText w:val=""/>
      <w:lvlJc w:val="left"/>
      <w:pPr>
        <w:tabs>
          <w:tab w:val="num" w:pos="4680"/>
        </w:tabs>
        <w:ind w:left="4680" w:hanging="360"/>
      </w:pPr>
      <w:rPr>
        <w:rFonts w:ascii="Symbol" w:hAnsi="Symbol" w:hint="default"/>
      </w:rPr>
    </w:lvl>
    <w:lvl w:ilvl="4" w:tplc="F9B65AD0" w:tentative="1">
      <w:start w:val="1"/>
      <w:numFmt w:val="bullet"/>
      <w:lvlText w:val="o"/>
      <w:lvlJc w:val="left"/>
      <w:pPr>
        <w:tabs>
          <w:tab w:val="num" w:pos="5400"/>
        </w:tabs>
        <w:ind w:left="5400" w:hanging="360"/>
      </w:pPr>
      <w:rPr>
        <w:rFonts w:ascii="Courier New" w:hAnsi="Courier New" w:hint="default"/>
      </w:rPr>
    </w:lvl>
    <w:lvl w:ilvl="5" w:tplc="5DD8853A" w:tentative="1">
      <w:start w:val="1"/>
      <w:numFmt w:val="bullet"/>
      <w:lvlText w:val=""/>
      <w:lvlJc w:val="left"/>
      <w:pPr>
        <w:tabs>
          <w:tab w:val="num" w:pos="6120"/>
        </w:tabs>
        <w:ind w:left="6120" w:hanging="360"/>
      </w:pPr>
      <w:rPr>
        <w:rFonts w:ascii="Wingdings" w:hAnsi="Wingdings" w:hint="default"/>
      </w:rPr>
    </w:lvl>
    <w:lvl w:ilvl="6" w:tplc="A3346BFE" w:tentative="1">
      <w:start w:val="1"/>
      <w:numFmt w:val="bullet"/>
      <w:lvlText w:val=""/>
      <w:lvlJc w:val="left"/>
      <w:pPr>
        <w:tabs>
          <w:tab w:val="num" w:pos="6840"/>
        </w:tabs>
        <w:ind w:left="6840" w:hanging="360"/>
      </w:pPr>
      <w:rPr>
        <w:rFonts w:ascii="Symbol" w:hAnsi="Symbol" w:hint="default"/>
      </w:rPr>
    </w:lvl>
    <w:lvl w:ilvl="7" w:tplc="767AA46C" w:tentative="1">
      <w:start w:val="1"/>
      <w:numFmt w:val="bullet"/>
      <w:lvlText w:val="o"/>
      <w:lvlJc w:val="left"/>
      <w:pPr>
        <w:tabs>
          <w:tab w:val="num" w:pos="7560"/>
        </w:tabs>
        <w:ind w:left="7560" w:hanging="360"/>
      </w:pPr>
      <w:rPr>
        <w:rFonts w:ascii="Courier New" w:hAnsi="Courier New" w:hint="default"/>
      </w:rPr>
    </w:lvl>
    <w:lvl w:ilvl="8" w:tplc="4120B994" w:tentative="1">
      <w:start w:val="1"/>
      <w:numFmt w:val="bullet"/>
      <w:lvlText w:val=""/>
      <w:lvlJc w:val="left"/>
      <w:pPr>
        <w:tabs>
          <w:tab w:val="num" w:pos="8280"/>
        </w:tabs>
        <w:ind w:left="8280" w:hanging="360"/>
      </w:pPr>
      <w:rPr>
        <w:rFonts w:ascii="Wingdings" w:hAnsi="Wingdings" w:hint="default"/>
      </w:rPr>
    </w:lvl>
  </w:abstractNum>
  <w:abstractNum w:abstractNumId="46" w15:restartNumberingAfterBreak="0">
    <w:nsid w:val="4E23616C"/>
    <w:multiLevelType w:val="hybridMultilevel"/>
    <w:tmpl w:val="30BC1392"/>
    <w:lvl w:ilvl="0" w:tplc="84F058E8">
      <w:start w:val="1"/>
      <w:numFmt w:val="decimal"/>
      <w:lvlText w:val="%1."/>
      <w:lvlJc w:val="left"/>
      <w:pPr>
        <w:ind w:left="360" w:hanging="360"/>
      </w:pPr>
      <w:rPr>
        <w:rFonts w:cs="Times New Roman"/>
      </w:rPr>
    </w:lvl>
    <w:lvl w:ilvl="1" w:tplc="2C6819E6">
      <w:start w:val="1"/>
      <w:numFmt w:val="decimal"/>
      <w:pStyle w:val="1Text"/>
      <w:lvlText w:val="%2.1"/>
      <w:lvlJc w:val="left"/>
      <w:pPr>
        <w:ind w:left="1080" w:hanging="360"/>
      </w:pPr>
      <w:rPr>
        <w:rFonts w:cs="Times New Roman" w:hint="default"/>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7" w15:restartNumberingAfterBreak="0">
    <w:nsid w:val="50F87ED9"/>
    <w:multiLevelType w:val="hybridMultilevel"/>
    <w:tmpl w:val="5134CEA8"/>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8" w15:restartNumberingAfterBreak="0">
    <w:nsid w:val="52A54413"/>
    <w:multiLevelType w:val="multilevel"/>
    <w:tmpl w:val="B394A1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55D9310B"/>
    <w:multiLevelType w:val="hybridMultilevel"/>
    <w:tmpl w:val="6346FE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6B11D31"/>
    <w:multiLevelType w:val="hybridMultilevel"/>
    <w:tmpl w:val="343C3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FD7C18"/>
    <w:multiLevelType w:val="hybridMultilevel"/>
    <w:tmpl w:val="FAE83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BE11CD4"/>
    <w:multiLevelType w:val="hybridMultilevel"/>
    <w:tmpl w:val="5B8678BE"/>
    <w:lvl w:ilvl="0" w:tplc="0409000F">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3" w15:restartNumberingAfterBreak="0">
    <w:nsid w:val="5E5F2FFE"/>
    <w:multiLevelType w:val="hybridMultilevel"/>
    <w:tmpl w:val="AC1E8CB4"/>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4" w15:restartNumberingAfterBreak="0">
    <w:nsid w:val="5ED025C9"/>
    <w:multiLevelType w:val="hybridMultilevel"/>
    <w:tmpl w:val="8A8CA0F0"/>
    <w:lvl w:ilvl="0" w:tplc="0409000F">
      <w:start w:val="1"/>
      <w:numFmt w:val="decimal"/>
      <w:pStyle w:val="Cog-H3"/>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15:restartNumberingAfterBreak="0">
    <w:nsid w:val="5F725860"/>
    <w:multiLevelType w:val="hybridMultilevel"/>
    <w:tmpl w:val="2118E7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FFA3DE9"/>
    <w:multiLevelType w:val="multilevel"/>
    <w:tmpl w:val="CAE42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60014310"/>
    <w:multiLevelType w:val="hybridMultilevel"/>
    <w:tmpl w:val="1ADE37D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8" w15:restartNumberingAfterBreak="0">
    <w:nsid w:val="609E4F44"/>
    <w:multiLevelType w:val="hybridMultilevel"/>
    <w:tmpl w:val="35EAC1E8"/>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9" w15:restartNumberingAfterBreak="0">
    <w:nsid w:val="626E6E0A"/>
    <w:multiLevelType w:val="multilevel"/>
    <w:tmpl w:val="8C32E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6325FAE"/>
    <w:multiLevelType w:val="multilevel"/>
    <w:tmpl w:val="C3344E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6731226C"/>
    <w:multiLevelType w:val="hybridMultilevel"/>
    <w:tmpl w:val="792ABB3C"/>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2" w15:restartNumberingAfterBreak="0">
    <w:nsid w:val="68183BE6"/>
    <w:multiLevelType w:val="hybridMultilevel"/>
    <w:tmpl w:val="6F4E90F8"/>
    <w:lvl w:ilvl="0" w:tplc="FFFFFFFF">
      <w:start w:val="1"/>
      <w:numFmt w:val="bullet"/>
      <w:pStyle w:val="ListBullet2"/>
      <w:lvlText w:val=""/>
      <w:lvlJc w:val="left"/>
      <w:pPr>
        <w:tabs>
          <w:tab w:val="num" w:pos="576"/>
        </w:tabs>
        <w:ind w:left="576" w:hanging="288"/>
      </w:pPr>
      <w:rPr>
        <w:rFonts w:ascii="Symbol" w:hAnsi="Symbol" w:hint="default"/>
        <w:color w:val="004B6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A922AE7"/>
    <w:multiLevelType w:val="hybridMultilevel"/>
    <w:tmpl w:val="1F788C80"/>
    <w:lvl w:ilvl="0" w:tplc="91829196">
      <w:start w:val="1"/>
      <w:numFmt w:val="decimal"/>
      <w:lvlText w:val="%1."/>
      <w:lvlJc w:val="left"/>
      <w:pPr>
        <w:tabs>
          <w:tab w:val="num" w:pos="2088"/>
        </w:tabs>
        <w:ind w:left="2088" w:hanging="288"/>
      </w:pPr>
      <w:rPr>
        <w:rFonts w:hint="default"/>
        <w:color w:val="009BCC"/>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15:restartNumberingAfterBreak="0">
    <w:nsid w:val="6AD8319F"/>
    <w:multiLevelType w:val="hybridMultilevel"/>
    <w:tmpl w:val="9872D71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5" w15:restartNumberingAfterBreak="0">
    <w:nsid w:val="6D577604"/>
    <w:multiLevelType w:val="multilevel"/>
    <w:tmpl w:val="CAFCA65A"/>
    <w:lvl w:ilvl="0">
      <w:start w:val="1"/>
      <w:numFmt w:val="decimal"/>
      <w:pStyle w:val="Heading1"/>
      <w:lvlText w:val="%1."/>
      <w:lvlJc w:val="left"/>
      <w:pPr>
        <w:tabs>
          <w:tab w:val="num" w:pos="720"/>
        </w:tabs>
        <w:ind w:left="720" w:hanging="720"/>
      </w:pPr>
      <w:rPr>
        <w:rFonts w:ascii="Arial" w:hAnsi="Arial" w:cs="Arial" w:hint="default"/>
        <w:b/>
        <w:bCs w:val="0"/>
        <w:i w:val="0"/>
        <w:iCs w:val="0"/>
        <w:caps w:val="0"/>
        <w:smallCaps w:val="0"/>
        <w:strike w:val="0"/>
        <w:dstrike w:val="0"/>
        <w:outline w:val="0"/>
        <w:shadow w:val="0"/>
        <w:emboss w:val="0"/>
        <w:imprint w:val="0"/>
        <w:noProof w:val="0"/>
        <w:snapToGrid w:val="0"/>
        <w:vanish w:val="0"/>
        <w:color w:val="009BCC"/>
        <w:spacing w:val="0"/>
        <w:kern w:val="0"/>
        <w:position w:val="0"/>
        <w:sz w:val="32"/>
        <w:u w:val="none"/>
        <w:vertAlign w:val="baseline"/>
        <w:em w:val="none"/>
      </w:rPr>
    </w:lvl>
    <w:lvl w:ilvl="1">
      <w:start w:val="1"/>
      <w:numFmt w:val="decimal"/>
      <w:pStyle w:val="Heading2"/>
      <w:lvlText w:val="%1.%2"/>
      <w:lvlJc w:val="left"/>
      <w:pPr>
        <w:tabs>
          <w:tab w:val="num" w:pos="1566"/>
        </w:tabs>
        <w:ind w:left="156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6" w15:restartNumberingAfterBreak="0">
    <w:nsid w:val="6E4B7948"/>
    <w:multiLevelType w:val="hybridMultilevel"/>
    <w:tmpl w:val="ACA4B486"/>
    <w:lvl w:ilvl="0" w:tplc="DD165376">
      <w:start w:val="1"/>
      <w:numFmt w:val="bullet"/>
      <w:pStyle w:val="ListBullet3"/>
      <w:lvlText w:val="–"/>
      <w:lvlJc w:val="left"/>
      <w:pPr>
        <w:tabs>
          <w:tab w:val="num" w:pos="864"/>
        </w:tabs>
        <w:ind w:left="864" w:hanging="288"/>
      </w:pPr>
      <w:rPr>
        <w:rFonts w:ascii="Arial" w:hAnsi="Arial" w:hint="default"/>
        <w:color w:val="004B66"/>
      </w:rPr>
    </w:lvl>
    <w:lvl w:ilvl="1" w:tplc="5232E0D8" w:tentative="1">
      <w:start w:val="1"/>
      <w:numFmt w:val="bullet"/>
      <w:lvlText w:val="o"/>
      <w:lvlJc w:val="left"/>
      <w:pPr>
        <w:tabs>
          <w:tab w:val="num" w:pos="1440"/>
        </w:tabs>
        <w:ind w:left="1440" w:hanging="360"/>
      </w:pPr>
      <w:rPr>
        <w:rFonts w:ascii="Courier New" w:hAnsi="Courier New" w:hint="default"/>
      </w:rPr>
    </w:lvl>
    <w:lvl w:ilvl="2" w:tplc="61C2DF88" w:tentative="1">
      <w:start w:val="1"/>
      <w:numFmt w:val="bullet"/>
      <w:lvlText w:val=""/>
      <w:lvlJc w:val="left"/>
      <w:pPr>
        <w:tabs>
          <w:tab w:val="num" w:pos="2160"/>
        </w:tabs>
        <w:ind w:left="2160" w:hanging="360"/>
      </w:pPr>
      <w:rPr>
        <w:rFonts w:ascii="Wingdings" w:hAnsi="Wingdings" w:hint="default"/>
      </w:rPr>
    </w:lvl>
    <w:lvl w:ilvl="3" w:tplc="26D2AA22" w:tentative="1">
      <w:start w:val="1"/>
      <w:numFmt w:val="bullet"/>
      <w:lvlText w:val=""/>
      <w:lvlJc w:val="left"/>
      <w:pPr>
        <w:tabs>
          <w:tab w:val="num" w:pos="2880"/>
        </w:tabs>
        <w:ind w:left="2880" w:hanging="360"/>
      </w:pPr>
      <w:rPr>
        <w:rFonts w:ascii="Symbol" w:hAnsi="Symbol" w:hint="default"/>
      </w:rPr>
    </w:lvl>
    <w:lvl w:ilvl="4" w:tplc="89E2339E" w:tentative="1">
      <w:start w:val="1"/>
      <w:numFmt w:val="bullet"/>
      <w:lvlText w:val="o"/>
      <w:lvlJc w:val="left"/>
      <w:pPr>
        <w:tabs>
          <w:tab w:val="num" w:pos="3600"/>
        </w:tabs>
        <w:ind w:left="3600" w:hanging="360"/>
      </w:pPr>
      <w:rPr>
        <w:rFonts w:ascii="Courier New" w:hAnsi="Courier New" w:hint="default"/>
      </w:rPr>
    </w:lvl>
    <w:lvl w:ilvl="5" w:tplc="BBB6E55A" w:tentative="1">
      <w:start w:val="1"/>
      <w:numFmt w:val="bullet"/>
      <w:lvlText w:val=""/>
      <w:lvlJc w:val="left"/>
      <w:pPr>
        <w:tabs>
          <w:tab w:val="num" w:pos="4320"/>
        </w:tabs>
        <w:ind w:left="4320" w:hanging="360"/>
      </w:pPr>
      <w:rPr>
        <w:rFonts w:ascii="Wingdings" w:hAnsi="Wingdings" w:hint="default"/>
      </w:rPr>
    </w:lvl>
    <w:lvl w:ilvl="6" w:tplc="585411D6" w:tentative="1">
      <w:start w:val="1"/>
      <w:numFmt w:val="bullet"/>
      <w:lvlText w:val=""/>
      <w:lvlJc w:val="left"/>
      <w:pPr>
        <w:tabs>
          <w:tab w:val="num" w:pos="5040"/>
        </w:tabs>
        <w:ind w:left="5040" w:hanging="360"/>
      </w:pPr>
      <w:rPr>
        <w:rFonts w:ascii="Symbol" w:hAnsi="Symbol" w:hint="default"/>
      </w:rPr>
    </w:lvl>
    <w:lvl w:ilvl="7" w:tplc="C5CA5D5C" w:tentative="1">
      <w:start w:val="1"/>
      <w:numFmt w:val="bullet"/>
      <w:lvlText w:val="o"/>
      <w:lvlJc w:val="left"/>
      <w:pPr>
        <w:tabs>
          <w:tab w:val="num" w:pos="5760"/>
        </w:tabs>
        <w:ind w:left="5760" w:hanging="360"/>
      </w:pPr>
      <w:rPr>
        <w:rFonts w:ascii="Courier New" w:hAnsi="Courier New" w:hint="default"/>
      </w:rPr>
    </w:lvl>
    <w:lvl w:ilvl="8" w:tplc="E5C0890C"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02F030C"/>
    <w:multiLevelType w:val="hybridMultilevel"/>
    <w:tmpl w:val="4450086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8" w15:restartNumberingAfterBreak="0">
    <w:nsid w:val="724D4A57"/>
    <w:multiLevelType w:val="hybridMultilevel"/>
    <w:tmpl w:val="4F8AE4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626196"/>
    <w:multiLevelType w:val="hybridMultilevel"/>
    <w:tmpl w:val="E86872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3321D40"/>
    <w:multiLevelType w:val="hybridMultilevel"/>
    <w:tmpl w:val="B5807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7D56264C"/>
    <w:multiLevelType w:val="hybridMultilevel"/>
    <w:tmpl w:val="BFB4E268"/>
    <w:lvl w:ilvl="0" w:tplc="FFFFFFFF">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D947B3D"/>
    <w:multiLevelType w:val="hybridMultilevel"/>
    <w:tmpl w:val="8162FD90"/>
    <w:lvl w:ilvl="0" w:tplc="FFFFFFFF">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E5F64B7"/>
    <w:multiLevelType w:val="hybridMultilevel"/>
    <w:tmpl w:val="EC5E6B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7C3ADF"/>
    <w:multiLevelType w:val="multilevel"/>
    <w:tmpl w:val="6666B4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7FB93389"/>
    <w:multiLevelType w:val="hybridMultilevel"/>
    <w:tmpl w:val="A06E1C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45"/>
  </w:num>
  <w:num w:numId="3">
    <w:abstractNumId w:val="62"/>
  </w:num>
  <w:num w:numId="4">
    <w:abstractNumId w:val="72"/>
  </w:num>
  <w:num w:numId="5">
    <w:abstractNumId w:val="66"/>
  </w:num>
  <w:num w:numId="6">
    <w:abstractNumId w:val="44"/>
  </w:num>
  <w:num w:numId="7">
    <w:abstractNumId w:val="71"/>
  </w:num>
  <w:num w:numId="8">
    <w:abstractNumId w:val="17"/>
  </w:num>
  <w:num w:numId="9">
    <w:abstractNumId w:val="40"/>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6"/>
  </w:num>
  <w:num w:numId="12">
    <w:abstractNumId w:val="27"/>
  </w:num>
  <w:num w:numId="13">
    <w:abstractNumId w:val="50"/>
  </w:num>
  <w:num w:numId="14">
    <w:abstractNumId w:val="42"/>
  </w:num>
  <w:num w:numId="15">
    <w:abstractNumId w:val="69"/>
  </w:num>
  <w:num w:numId="16">
    <w:abstractNumId w:val="55"/>
  </w:num>
  <w:num w:numId="17">
    <w:abstractNumId w:val="49"/>
  </w:num>
  <w:num w:numId="18">
    <w:abstractNumId w:val="39"/>
  </w:num>
  <w:num w:numId="19">
    <w:abstractNumId w:val="57"/>
  </w:num>
  <w:num w:numId="20">
    <w:abstractNumId w:val="47"/>
  </w:num>
  <w:num w:numId="21">
    <w:abstractNumId w:val="67"/>
  </w:num>
  <w:num w:numId="22">
    <w:abstractNumId w:val="58"/>
  </w:num>
  <w:num w:numId="23">
    <w:abstractNumId w:val="24"/>
  </w:num>
  <w:num w:numId="24">
    <w:abstractNumId w:val="31"/>
  </w:num>
  <w:num w:numId="25">
    <w:abstractNumId w:val="53"/>
  </w:num>
  <w:num w:numId="26">
    <w:abstractNumId w:val="13"/>
  </w:num>
  <w:num w:numId="27">
    <w:abstractNumId w:val="64"/>
  </w:num>
  <w:num w:numId="28">
    <w:abstractNumId w:val="52"/>
  </w:num>
  <w:num w:numId="29">
    <w:abstractNumId w:val="68"/>
  </w:num>
  <w:num w:numId="30">
    <w:abstractNumId w:val="73"/>
  </w:num>
  <w:num w:numId="31">
    <w:abstractNumId w:val="12"/>
  </w:num>
  <w:num w:numId="32">
    <w:abstractNumId w:val="20"/>
  </w:num>
  <w:num w:numId="33">
    <w:abstractNumId w:val="34"/>
  </w:num>
  <w:num w:numId="34">
    <w:abstractNumId w:val="0"/>
  </w:num>
  <w:num w:numId="35">
    <w:abstractNumId w:val="35"/>
  </w:num>
  <w:num w:numId="36">
    <w:abstractNumId w:val="7"/>
  </w:num>
  <w:num w:numId="37">
    <w:abstractNumId w:val="36"/>
  </w:num>
  <w:num w:numId="38">
    <w:abstractNumId w:val="11"/>
  </w:num>
  <w:num w:numId="39">
    <w:abstractNumId w:val="1"/>
  </w:num>
  <w:num w:numId="40">
    <w:abstractNumId w:val="14"/>
  </w:num>
  <w:num w:numId="41">
    <w:abstractNumId w:val="63"/>
  </w:num>
  <w:num w:numId="42">
    <w:abstractNumId w:val="43"/>
  </w:num>
  <w:num w:numId="43">
    <w:abstractNumId w:val="19"/>
  </w:num>
  <w:num w:numId="44">
    <w:abstractNumId w:val="37"/>
  </w:num>
  <w:num w:numId="45">
    <w:abstractNumId w:val="6"/>
  </w:num>
  <w:num w:numId="46">
    <w:abstractNumId w:val="25"/>
  </w:num>
  <w:num w:numId="47">
    <w:abstractNumId w:val="9"/>
  </w:num>
  <w:num w:numId="48">
    <w:abstractNumId w:val="4"/>
  </w:num>
  <w:num w:numId="49">
    <w:abstractNumId w:val="10"/>
  </w:num>
  <w:num w:numId="50">
    <w:abstractNumId w:val="23"/>
  </w:num>
  <w:num w:numId="51">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2"/>
  </w:num>
  <w:num w:numId="5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0"/>
  </w:num>
  <w:num w:numId="66">
    <w:abstractNumId w:val="41"/>
  </w:num>
  <w:num w:numId="67">
    <w:abstractNumId w:val="61"/>
  </w:num>
  <w:num w:numId="68">
    <w:abstractNumId w:val="75"/>
  </w:num>
  <w:num w:numId="69">
    <w:abstractNumId w:val="51"/>
  </w:num>
  <w:num w:numId="70">
    <w:abstractNumId w:val="28"/>
  </w:num>
  <w:num w:numId="71">
    <w:abstractNumId w:val="21"/>
  </w:num>
  <w:num w:numId="72">
    <w:abstractNumId w:val="15"/>
  </w:num>
  <w:num w:numId="73">
    <w:abstractNumId w:val="30"/>
  </w:num>
  <w:num w:numId="74">
    <w:abstractNumId w:val="8"/>
  </w:num>
  <w:num w:numId="7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umula, ranganath">
    <w15:presenceInfo w15:providerId="AD" w15:userId="S-1-5-21-1531082355-734649621-3782574898-3159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8">
      <o:colormru v:ext="edit" colors="#009bc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A140C"/>
    <w:rsid w:val="00000150"/>
    <w:rsid w:val="00001498"/>
    <w:rsid w:val="00001B26"/>
    <w:rsid w:val="00001D93"/>
    <w:rsid w:val="000025C3"/>
    <w:rsid w:val="00002E47"/>
    <w:rsid w:val="00003BE7"/>
    <w:rsid w:val="000048C1"/>
    <w:rsid w:val="00005A83"/>
    <w:rsid w:val="000068DB"/>
    <w:rsid w:val="00006E2B"/>
    <w:rsid w:val="0001076C"/>
    <w:rsid w:val="00010B9E"/>
    <w:rsid w:val="0001301E"/>
    <w:rsid w:val="000146E2"/>
    <w:rsid w:val="00014F4C"/>
    <w:rsid w:val="000150E6"/>
    <w:rsid w:val="000216BC"/>
    <w:rsid w:val="00023DD7"/>
    <w:rsid w:val="0002425F"/>
    <w:rsid w:val="00024820"/>
    <w:rsid w:val="00025CA4"/>
    <w:rsid w:val="00026E46"/>
    <w:rsid w:val="0002703D"/>
    <w:rsid w:val="000307D2"/>
    <w:rsid w:val="00030934"/>
    <w:rsid w:val="000324D4"/>
    <w:rsid w:val="00033CCA"/>
    <w:rsid w:val="00034649"/>
    <w:rsid w:val="0003661A"/>
    <w:rsid w:val="00036BCC"/>
    <w:rsid w:val="0004069A"/>
    <w:rsid w:val="0004101D"/>
    <w:rsid w:val="00041B4E"/>
    <w:rsid w:val="00042B83"/>
    <w:rsid w:val="00042C92"/>
    <w:rsid w:val="00043AAC"/>
    <w:rsid w:val="00044325"/>
    <w:rsid w:val="00044EBC"/>
    <w:rsid w:val="0004531F"/>
    <w:rsid w:val="00045EEE"/>
    <w:rsid w:val="00046B09"/>
    <w:rsid w:val="00046E00"/>
    <w:rsid w:val="000473CF"/>
    <w:rsid w:val="00047515"/>
    <w:rsid w:val="00051699"/>
    <w:rsid w:val="00052E6E"/>
    <w:rsid w:val="00054371"/>
    <w:rsid w:val="00055911"/>
    <w:rsid w:val="00055A3C"/>
    <w:rsid w:val="000570ED"/>
    <w:rsid w:val="00057458"/>
    <w:rsid w:val="00057499"/>
    <w:rsid w:val="00057D03"/>
    <w:rsid w:val="00057DA6"/>
    <w:rsid w:val="0006080C"/>
    <w:rsid w:val="000616D5"/>
    <w:rsid w:val="00062B80"/>
    <w:rsid w:val="00062D41"/>
    <w:rsid w:val="00063AD1"/>
    <w:rsid w:val="00064CC9"/>
    <w:rsid w:val="000650F8"/>
    <w:rsid w:val="0006620A"/>
    <w:rsid w:val="00066EB8"/>
    <w:rsid w:val="000670ED"/>
    <w:rsid w:val="0007007C"/>
    <w:rsid w:val="00073B60"/>
    <w:rsid w:val="0007438F"/>
    <w:rsid w:val="00074E94"/>
    <w:rsid w:val="000753FA"/>
    <w:rsid w:val="00075AF4"/>
    <w:rsid w:val="00076F79"/>
    <w:rsid w:val="00077441"/>
    <w:rsid w:val="00077FD5"/>
    <w:rsid w:val="000808AE"/>
    <w:rsid w:val="00082D40"/>
    <w:rsid w:val="000837BD"/>
    <w:rsid w:val="00083A72"/>
    <w:rsid w:val="00083C31"/>
    <w:rsid w:val="00085646"/>
    <w:rsid w:val="00085843"/>
    <w:rsid w:val="00087A2E"/>
    <w:rsid w:val="00087CBC"/>
    <w:rsid w:val="00087E73"/>
    <w:rsid w:val="00091111"/>
    <w:rsid w:val="00091591"/>
    <w:rsid w:val="00091949"/>
    <w:rsid w:val="00094CD1"/>
    <w:rsid w:val="000957DA"/>
    <w:rsid w:val="000972C8"/>
    <w:rsid w:val="000A0D61"/>
    <w:rsid w:val="000A1974"/>
    <w:rsid w:val="000A4473"/>
    <w:rsid w:val="000A611B"/>
    <w:rsid w:val="000B0C34"/>
    <w:rsid w:val="000B3CC6"/>
    <w:rsid w:val="000B4513"/>
    <w:rsid w:val="000B525C"/>
    <w:rsid w:val="000B5F17"/>
    <w:rsid w:val="000B5FA9"/>
    <w:rsid w:val="000B6795"/>
    <w:rsid w:val="000B6AE4"/>
    <w:rsid w:val="000C0A1B"/>
    <w:rsid w:val="000C0D1A"/>
    <w:rsid w:val="000C178B"/>
    <w:rsid w:val="000C1CB9"/>
    <w:rsid w:val="000C2238"/>
    <w:rsid w:val="000C3F1E"/>
    <w:rsid w:val="000D10BC"/>
    <w:rsid w:val="000D120B"/>
    <w:rsid w:val="000D129B"/>
    <w:rsid w:val="000D146B"/>
    <w:rsid w:val="000D1DAC"/>
    <w:rsid w:val="000D3585"/>
    <w:rsid w:val="000D3E1A"/>
    <w:rsid w:val="000D413B"/>
    <w:rsid w:val="000D49FF"/>
    <w:rsid w:val="000D507C"/>
    <w:rsid w:val="000D6B03"/>
    <w:rsid w:val="000D7514"/>
    <w:rsid w:val="000D7B56"/>
    <w:rsid w:val="000E0225"/>
    <w:rsid w:val="000E06E6"/>
    <w:rsid w:val="000E0B2B"/>
    <w:rsid w:val="000E0D9D"/>
    <w:rsid w:val="000E1558"/>
    <w:rsid w:val="000E2C5C"/>
    <w:rsid w:val="000E3CF9"/>
    <w:rsid w:val="000E3E87"/>
    <w:rsid w:val="000E4BC1"/>
    <w:rsid w:val="000E5FD1"/>
    <w:rsid w:val="000E72F3"/>
    <w:rsid w:val="000F0292"/>
    <w:rsid w:val="000F1723"/>
    <w:rsid w:val="000F19FD"/>
    <w:rsid w:val="000F2FFA"/>
    <w:rsid w:val="000F47FD"/>
    <w:rsid w:val="000F4885"/>
    <w:rsid w:val="000F7464"/>
    <w:rsid w:val="0010370B"/>
    <w:rsid w:val="00103E2F"/>
    <w:rsid w:val="00104899"/>
    <w:rsid w:val="001071A2"/>
    <w:rsid w:val="0011030B"/>
    <w:rsid w:val="00111505"/>
    <w:rsid w:val="00111CED"/>
    <w:rsid w:val="00114B29"/>
    <w:rsid w:val="00115978"/>
    <w:rsid w:val="00120284"/>
    <w:rsid w:val="00120A12"/>
    <w:rsid w:val="00121869"/>
    <w:rsid w:val="00121E7D"/>
    <w:rsid w:val="00122DA2"/>
    <w:rsid w:val="00125AA2"/>
    <w:rsid w:val="001266A5"/>
    <w:rsid w:val="00133AF8"/>
    <w:rsid w:val="00133B7C"/>
    <w:rsid w:val="00134123"/>
    <w:rsid w:val="001342A7"/>
    <w:rsid w:val="001349D4"/>
    <w:rsid w:val="00140976"/>
    <w:rsid w:val="00141554"/>
    <w:rsid w:val="00142380"/>
    <w:rsid w:val="0014354D"/>
    <w:rsid w:val="00143A38"/>
    <w:rsid w:val="00144C40"/>
    <w:rsid w:val="0014529E"/>
    <w:rsid w:val="001462F6"/>
    <w:rsid w:val="00146E2D"/>
    <w:rsid w:val="00154651"/>
    <w:rsid w:val="0016021F"/>
    <w:rsid w:val="001618D4"/>
    <w:rsid w:val="001624CD"/>
    <w:rsid w:val="0016359C"/>
    <w:rsid w:val="00163EC3"/>
    <w:rsid w:val="00164289"/>
    <w:rsid w:val="00166A7E"/>
    <w:rsid w:val="00167587"/>
    <w:rsid w:val="0016759F"/>
    <w:rsid w:val="001712E3"/>
    <w:rsid w:val="00171A0B"/>
    <w:rsid w:val="00171B23"/>
    <w:rsid w:val="00172142"/>
    <w:rsid w:val="00174075"/>
    <w:rsid w:val="0017636B"/>
    <w:rsid w:val="00176389"/>
    <w:rsid w:val="00177210"/>
    <w:rsid w:val="0018035E"/>
    <w:rsid w:val="00180440"/>
    <w:rsid w:val="00180830"/>
    <w:rsid w:val="00180973"/>
    <w:rsid w:val="00181A64"/>
    <w:rsid w:val="00181F41"/>
    <w:rsid w:val="001834D7"/>
    <w:rsid w:val="00185901"/>
    <w:rsid w:val="0018654D"/>
    <w:rsid w:val="00187B86"/>
    <w:rsid w:val="00192621"/>
    <w:rsid w:val="001939CE"/>
    <w:rsid w:val="0019538A"/>
    <w:rsid w:val="001957CF"/>
    <w:rsid w:val="00195EAF"/>
    <w:rsid w:val="001A0353"/>
    <w:rsid w:val="001A0849"/>
    <w:rsid w:val="001A3113"/>
    <w:rsid w:val="001A5A03"/>
    <w:rsid w:val="001A5B0A"/>
    <w:rsid w:val="001A5D63"/>
    <w:rsid w:val="001B010F"/>
    <w:rsid w:val="001B14E2"/>
    <w:rsid w:val="001B17E6"/>
    <w:rsid w:val="001B1DF5"/>
    <w:rsid w:val="001B4959"/>
    <w:rsid w:val="001B4F9A"/>
    <w:rsid w:val="001B6540"/>
    <w:rsid w:val="001B6924"/>
    <w:rsid w:val="001C1E6C"/>
    <w:rsid w:val="001C1E73"/>
    <w:rsid w:val="001C2608"/>
    <w:rsid w:val="001C28B6"/>
    <w:rsid w:val="001C3020"/>
    <w:rsid w:val="001C3414"/>
    <w:rsid w:val="001C42B5"/>
    <w:rsid w:val="001C5B07"/>
    <w:rsid w:val="001C5B91"/>
    <w:rsid w:val="001C6520"/>
    <w:rsid w:val="001C78B6"/>
    <w:rsid w:val="001D3A14"/>
    <w:rsid w:val="001D5BB0"/>
    <w:rsid w:val="001D6046"/>
    <w:rsid w:val="001E0A1A"/>
    <w:rsid w:val="001E1D6A"/>
    <w:rsid w:val="001E330B"/>
    <w:rsid w:val="001E383A"/>
    <w:rsid w:val="001E3EA4"/>
    <w:rsid w:val="001E4E2A"/>
    <w:rsid w:val="001E6641"/>
    <w:rsid w:val="001E6840"/>
    <w:rsid w:val="001E7BD8"/>
    <w:rsid w:val="001F043A"/>
    <w:rsid w:val="001F1272"/>
    <w:rsid w:val="001F2892"/>
    <w:rsid w:val="001F34A2"/>
    <w:rsid w:val="001F367A"/>
    <w:rsid w:val="001F4265"/>
    <w:rsid w:val="001F6560"/>
    <w:rsid w:val="001F711D"/>
    <w:rsid w:val="001F799C"/>
    <w:rsid w:val="00201355"/>
    <w:rsid w:val="0020427D"/>
    <w:rsid w:val="00204469"/>
    <w:rsid w:val="0020504E"/>
    <w:rsid w:val="00206752"/>
    <w:rsid w:val="0020680F"/>
    <w:rsid w:val="00207AEE"/>
    <w:rsid w:val="00207BA5"/>
    <w:rsid w:val="00210E72"/>
    <w:rsid w:val="002129C0"/>
    <w:rsid w:val="002130A8"/>
    <w:rsid w:val="00213934"/>
    <w:rsid w:val="00213A5A"/>
    <w:rsid w:val="002169F3"/>
    <w:rsid w:val="00216DC6"/>
    <w:rsid w:val="00216F0F"/>
    <w:rsid w:val="00217102"/>
    <w:rsid w:val="002171F1"/>
    <w:rsid w:val="00220FE3"/>
    <w:rsid w:val="00223074"/>
    <w:rsid w:val="00223DEE"/>
    <w:rsid w:val="002264E7"/>
    <w:rsid w:val="00231039"/>
    <w:rsid w:val="002311D7"/>
    <w:rsid w:val="0023133E"/>
    <w:rsid w:val="00232FA2"/>
    <w:rsid w:val="00233863"/>
    <w:rsid w:val="00233908"/>
    <w:rsid w:val="00234AF3"/>
    <w:rsid w:val="0023575E"/>
    <w:rsid w:val="00237348"/>
    <w:rsid w:val="00237C7D"/>
    <w:rsid w:val="002410DC"/>
    <w:rsid w:val="00241319"/>
    <w:rsid w:val="002428CE"/>
    <w:rsid w:val="0024350D"/>
    <w:rsid w:val="00243C72"/>
    <w:rsid w:val="00244468"/>
    <w:rsid w:val="002451DD"/>
    <w:rsid w:val="002452D8"/>
    <w:rsid w:val="00246E5D"/>
    <w:rsid w:val="00250054"/>
    <w:rsid w:val="00250E4D"/>
    <w:rsid w:val="00251ED9"/>
    <w:rsid w:val="002525CC"/>
    <w:rsid w:val="00252F0C"/>
    <w:rsid w:val="002539B8"/>
    <w:rsid w:val="0025476F"/>
    <w:rsid w:val="002547AD"/>
    <w:rsid w:val="00254FC0"/>
    <w:rsid w:val="00255492"/>
    <w:rsid w:val="00255D80"/>
    <w:rsid w:val="00257C87"/>
    <w:rsid w:val="00257D53"/>
    <w:rsid w:val="00260C4E"/>
    <w:rsid w:val="00260EBC"/>
    <w:rsid w:val="00260EFD"/>
    <w:rsid w:val="00261F4B"/>
    <w:rsid w:val="00262004"/>
    <w:rsid w:val="0026292D"/>
    <w:rsid w:val="00262D61"/>
    <w:rsid w:val="00263509"/>
    <w:rsid w:val="002643D9"/>
    <w:rsid w:val="0026484D"/>
    <w:rsid w:val="00266E24"/>
    <w:rsid w:val="002670B3"/>
    <w:rsid w:val="002712A0"/>
    <w:rsid w:val="00271C5B"/>
    <w:rsid w:val="002723C5"/>
    <w:rsid w:val="002724C2"/>
    <w:rsid w:val="002724EB"/>
    <w:rsid w:val="002734C9"/>
    <w:rsid w:val="00276E9F"/>
    <w:rsid w:val="00277732"/>
    <w:rsid w:val="00286A1D"/>
    <w:rsid w:val="00286A76"/>
    <w:rsid w:val="00290374"/>
    <w:rsid w:val="00290518"/>
    <w:rsid w:val="00291A7C"/>
    <w:rsid w:val="002926DD"/>
    <w:rsid w:val="00292841"/>
    <w:rsid w:val="002929FB"/>
    <w:rsid w:val="002948A4"/>
    <w:rsid w:val="00295F65"/>
    <w:rsid w:val="00296193"/>
    <w:rsid w:val="002A09D6"/>
    <w:rsid w:val="002A0CA0"/>
    <w:rsid w:val="002A1D10"/>
    <w:rsid w:val="002A2C3D"/>
    <w:rsid w:val="002A3FD3"/>
    <w:rsid w:val="002A4904"/>
    <w:rsid w:val="002A4D00"/>
    <w:rsid w:val="002A6EFD"/>
    <w:rsid w:val="002A7040"/>
    <w:rsid w:val="002B2EE7"/>
    <w:rsid w:val="002B345D"/>
    <w:rsid w:val="002B356A"/>
    <w:rsid w:val="002B447C"/>
    <w:rsid w:val="002B4611"/>
    <w:rsid w:val="002B4A56"/>
    <w:rsid w:val="002B5B58"/>
    <w:rsid w:val="002B6874"/>
    <w:rsid w:val="002B6A2A"/>
    <w:rsid w:val="002B6A94"/>
    <w:rsid w:val="002B6EB2"/>
    <w:rsid w:val="002B775D"/>
    <w:rsid w:val="002C0095"/>
    <w:rsid w:val="002C0527"/>
    <w:rsid w:val="002C2122"/>
    <w:rsid w:val="002C3001"/>
    <w:rsid w:val="002C5822"/>
    <w:rsid w:val="002C5A49"/>
    <w:rsid w:val="002C7A7B"/>
    <w:rsid w:val="002D0117"/>
    <w:rsid w:val="002D1FD0"/>
    <w:rsid w:val="002D2216"/>
    <w:rsid w:val="002E02FC"/>
    <w:rsid w:val="002E03A3"/>
    <w:rsid w:val="002E0642"/>
    <w:rsid w:val="002E18E3"/>
    <w:rsid w:val="002E1AD2"/>
    <w:rsid w:val="002E2E7F"/>
    <w:rsid w:val="002E4236"/>
    <w:rsid w:val="002E4DFF"/>
    <w:rsid w:val="002F0136"/>
    <w:rsid w:val="002F1892"/>
    <w:rsid w:val="002F21F8"/>
    <w:rsid w:val="002F31C4"/>
    <w:rsid w:val="002F3630"/>
    <w:rsid w:val="002F4222"/>
    <w:rsid w:val="002F4D02"/>
    <w:rsid w:val="002F50EB"/>
    <w:rsid w:val="002F6C47"/>
    <w:rsid w:val="002F7C6A"/>
    <w:rsid w:val="00300172"/>
    <w:rsid w:val="00301280"/>
    <w:rsid w:val="003027EA"/>
    <w:rsid w:val="00302C6C"/>
    <w:rsid w:val="00305172"/>
    <w:rsid w:val="003060B8"/>
    <w:rsid w:val="003069C5"/>
    <w:rsid w:val="0030707D"/>
    <w:rsid w:val="00311AFA"/>
    <w:rsid w:val="003128ED"/>
    <w:rsid w:val="00312DB7"/>
    <w:rsid w:val="00312FDA"/>
    <w:rsid w:val="00313615"/>
    <w:rsid w:val="00314400"/>
    <w:rsid w:val="00321654"/>
    <w:rsid w:val="00321865"/>
    <w:rsid w:val="003247EA"/>
    <w:rsid w:val="00325A39"/>
    <w:rsid w:val="00327682"/>
    <w:rsid w:val="00330A8B"/>
    <w:rsid w:val="0033298F"/>
    <w:rsid w:val="00333873"/>
    <w:rsid w:val="003349AB"/>
    <w:rsid w:val="00335534"/>
    <w:rsid w:val="003360F8"/>
    <w:rsid w:val="003407C3"/>
    <w:rsid w:val="0034169D"/>
    <w:rsid w:val="00341D24"/>
    <w:rsid w:val="0034324B"/>
    <w:rsid w:val="00343A82"/>
    <w:rsid w:val="00345359"/>
    <w:rsid w:val="00345957"/>
    <w:rsid w:val="0034764B"/>
    <w:rsid w:val="00350093"/>
    <w:rsid w:val="00352085"/>
    <w:rsid w:val="0035555E"/>
    <w:rsid w:val="00360670"/>
    <w:rsid w:val="00362935"/>
    <w:rsid w:val="00364904"/>
    <w:rsid w:val="00364BBC"/>
    <w:rsid w:val="00364CF8"/>
    <w:rsid w:val="00364E34"/>
    <w:rsid w:val="003659B5"/>
    <w:rsid w:val="00366336"/>
    <w:rsid w:val="00366B8A"/>
    <w:rsid w:val="00371CE4"/>
    <w:rsid w:val="00371FA4"/>
    <w:rsid w:val="00371FF3"/>
    <w:rsid w:val="00372B20"/>
    <w:rsid w:val="00372CA9"/>
    <w:rsid w:val="003747C3"/>
    <w:rsid w:val="003754EF"/>
    <w:rsid w:val="00377A7C"/>
    <w:rsid w:val="00381656"/>
    <w:rsid w:val="0038261A"/>
    <w:rsid w:val="00383FDB"/>
    <w:rsid w:val="00384566"/>
    <w:rsid w:val="0038617E"/>
    <w:rsid w:val="00386AD8"/>
    <w:rsid w:val="0038750C"/>
    <w:rsid w:val="0039032A"/>
    <w:rsid w:val="00390CAA"/>
    <w:rsid w:val="00394849"/>
    <w:rsid w:val="00394904"/>
    <w:rsid w:val="0039683E"/>
    <w:rsid w:val="003974F4"/>
    <w:rsid w:val="00397565"/>
    <w:rsid w:val="003A031C"/>
    <w:rsid w:val="003A0B0F"/>
    <w:rsid w:val="003A0B77"/>
    <w:rsid w:val="003A34E8"/>
    <w:rsid w:val="003A350C"/>
    <w:rsid w:val="003A3D24"/>
    <w:rsid w:val="003A4458"/>
    <w:rsid w:val="003A64BD"/>
    <w:rsid w:val="003B0D66"/>
    <w:rsid w:val="003B13F3"/>
    <w:rsid w:val="003B2609"/>
    <w:rsid w:val="003B30D0"/>
    <w:rsid w:val="003B469F"/>
    <w:rsid w:val="003C0ECD"/>
    <w:rsid w:val="003C0FEF"/>
    <w:rsid w:val="003C12E2"/>
    <w:rsid w:val="003C42D4"/>
    <w:rsid w:val="003C63B5"/>
    <w:rsid w:val="003C63CA"/>
    <w:rsid w:val="003C6443"/>
    <w:rsid w:val="003D037A"/>
    <w:rsid w:val="003D0710"/>
    <w:rsid w:val="003D106A"/>
    <w:rsid w:val="003D2645"/>
    <w:rsid w:val="003D2798"/>
    <w:rsid w:val="003D2DDC"/>
    <w:rsid w:val="003D340A"/>
    <w:rsid w:val="003D378E"/>
    <w:rsid w:val="003D3851"/>
    <w:rsid w:val="003D3BF1"/>
    <w:rsid w:val="003D4D7B"/>
    <w:rsid w:val="003D6112"/>
    <w:rsid w:val="003D683B"/>
    <w:rsid w:val="003D6CB5"/>
    <w:rsid w:val="003E1508"/>
    <w:rsid w:val="003E1638"/>
    <w:rsid w:val="003E3160"/>
    <w:rsid w:val="003E4907"/>
    <w:rsid w:val="003E4981"/>
    <w:rsid w:val="003E59CA"/>
    <w:rsid w:val="003E6B40"/>
    <w:rsid w:val="003F04D7"/>
    <w:rsid w:val="003F05EA"/>
    <w:rsid w:val="003F0EAC"/>
    <w:rsid w:val="003F0FE4"/>
    <w:rsid w:val="003F11F5"/>
    <w:rsid w:val="003F1FB6"/>
    <w:rsid w:val="003F501B"/>
    <w:rsid w:val="003F5FEA"/>
    <w:rsid w:val="003F689A"/>
    <w:rsid w:val="003F6CF4"/>
    <w:rsid w:val="004012F6"/>
    <w:rsid w:val="00403569"/>
    <w:rsid w:val="0040372C"/>
    <w:rsid w:val="004049E9"/>
    <w:rsid w:val="004062FA"/>
    <w:rsid w:val="0041309E"/>
    <w:rsid w:val="00414D71"/>
    <w:rsid w:val="004155BD"/>
    <w:rsid w:val="00415755"/>
    <w:rsid w:val="004160B3"/>
    <w:rsid w:val="00420632"/>
    <w:rsid w:val="00421CB6"/>
    <w:rsid w:val="00423D82"/>
    <w:rsid w:val="0042424F"/>
    <w:rsid w:val="004245FD"/>
    <w:rsid w:val="00425C12"/>
    <w:rsid w:val="00427486"/>
    <w:rsid w:val="00427F0F"/>
    <w:rsid w:val="00430395"/>
    <w:rsid w:val="00430F0B"/>
    <w:rsid w:val="00431246"/>
    <w:rsid w:val="004314EE"/>
    <w:rsid w:val="00431C23"/>
    <w:rsid w:val="00432D95"/>
    <w:rsid w:val="00432F92"/>
    <w:rsid w:val="00433A1C"/>
    <w:rsid w:val="00434F31"/>
    <w:rsid w:val="0043559F"/>
    <w:rsid w:val="004355DD"/>
    <w:rsid w:val="0044076D"/>
    <w:rsid w:val="00440838"/>
    <w:rsid w:val="00442608"/>
    <w:rsid w:val="004449E1"/>
    <w:rsid w:val="00446636"/>
    <w:rsid w:val="00450266"/>
    <w:rsid w:val="00450787"/>
    <w:rsid w:val="00450A7D"/>
    <w:rsid w:val="00450EF7"/>
    <w:rsid w:val="004529D0"/>
    <w:rsid w:val="00452FAE"/>
    <w:rsid w:val="00453104"/>
    <w:rsid w:val="00454865"/>
    <w:rsid w:val="004556A5"/>
    <w:rsid w:val="00462DA3"/>
    <w:rsid w:val="00463E35"/>
    <w:rsid w:val="00464D9E"/>
    <w:rsid w:val="00465475"/>
    <w:rsid w:val="00465671"/>
    <w:rsid w:val="004664C6"/>
    <w:rsid w:val="00467022"/>
    <w:rsid w:val="00467D43"/>
    <w:rsid w:val="0047087C"/>
    <w:rsid w:val="00470E53"/>
    <w:rsid w:val="00471321"/>
    <w:rsid w:val="00471503"/>
    <w:rsid w:val="00473225"/>
    <w:rsid w:val="00475017"/>
    <w:rsid w:val="0047615B"/>
    <w:rsid w:val="004764F8"/>
    <w:rsid w:val="00477CD7"/>
    <w:rsid w:val="00477DF9"/>
    <w:rsid w:val="00480595"/>
    <w:rsid w:val="00481037"/>
    <w:rsid w:val="00481249"/>
    <w:rsid w:val="0048165B"/>
    <w:rsid w:val="00481A55"/>
    <w:rsid w:val="00481DD3"/>
    <w:rsid w:val="00483D35"/>
    <w:rsid w:val="004847F4"/>
    <w:rsid w:val="00487B13"/>
    <w:rsid w:val="0049047E"/>
    <w:rsid w:val="00490982"/>
    <w:rsid w:val="0049113D"/>
    <w:rsid w:val="00491B5E"/>
    <w:rsid w:val="004920F6"/>
    <w:rsid w:val="00492100"/>
    <w:rsid w:val="004943C0"/>
    <w:rsid w:val="004943C7"/>
    <w:rsid w:val="00495CF3"/>
    <w:rsid w:val="00495F8B"/>
    <w:rsid w:val="00497184"/>
    <w:rsid w:val="004A0C26"/>
    <w:rsid w:val="004A0FBA"/>
    <w:rsid w:val="004A3178"/>
    <w:rsid w:val="004A3997"/>
    <w:rsid w:val="004A44C5"/>
    <w:rsid w:val="004A4C27"/>
    <w:rsid w:val="004A4CC8"/>
    <w:rsid w:val="004A4E35"/>
    <w:rsid w:val="004A58B2"/>
    <w:rsid w:val="004A7771"/>
    <w:rsid w:val="004A7A15"/>
    <w:rsid w:val="004B0BF2"/>
    <w:rsid w:val="004B2F56"/>
    <w:rsid w:val="004B5121"/>
    <w:rsid w:val="004B6139"/>
    <w:rsid w:val="004B660B"/>
    <w:rsid w:val="004C091D"/>
    <w:rsid w:val="004C0ED8"/>
    <w:rsid w:val="004C156F"/>
    <w:rsid w:val="004C1870"/>
    <w:rsid w:val="004C261C"/>
    <w:rsid w:val="004C3F3F"/>
    <w:rsid w:val="004C52BB"/>
    <w:rsid w:val="004C618E"/>
    <w:rsid w:val="004C65FC"/>
    <w:rsid w:val="004C779E"/>
    <w:rsid w:val="004C78B1"/>
    <w:rsid w:val="004C7F9F"/>
    <w:rsid w:val="004D003D"/>
    <w:rsid w:val="004D039C"/>
    <w:rsid w:val="004D0FDA"/>
    <w:rsid w:val="004D29BA"/>
    <w:rsid w:val="004D29F6"/>
    <w:rsid w:val="004D2D6B"/>
    <w:rsid w:val="004D31F2"/>
    <w:rsid w:val="004D4020"/>
    <w:rsid w:val="004D5858"/>
    <w:rsid w:val="004D5D17"/>
    <w:rsid w:val="004E0BA2"/>
    <w:rsid w:val="004E181F"/>
    <w:rsid w:val="004E1C3F"/>
    <w:rsid w:val="004E1DAC"/>
    <w:rsid w:val="004E3210"/>
    <w:rsid w:val="004E3725"/>
    <w:rsid w:val="004E426D"/>
    <w:rsid w:val="004E466A"/>
    <w:rsid w:val="004E56C2"/>
    <w:rsid w:val="004E58A0"/>
    <w:rsid w:val="004E6F20"/>
    <w:rsid w:val="004F07B3"/>
    <w:rsid w:val="004F34BA"/>
    <w:rsid w:val="004F4F1A"/>
    <w:rsid w:val="004F53DC"/>
    <w:rsid w:val="004F54EB"/>
    <w:rsid w:val="00501A9C"/>
    <w:rsid w:val="00502290"/>
    <w:rsid w:val="0050395F"/>
    <w:rsid w:val="00504720"/>
    <w:rsid w:val="00504799"/>
    <w:rsid w:val="00505633"/>
    <w:rsid w:val="00506613"/>
    <w:rsid w:val="00510DC9"/>
    <w:rsid w:val="00512208"/>
    <w:rsid w:val="00512543"/>
    <w:rsid w:val="00512770"/>
    <w:rsid w:val="00515283"/>
    <w:rsid w:val="005158C2"/>
    <w:rsid w:val="005164CE"/>
    <w:rsid w:val="005178B3"/>
    <w:rsid w:val="00520940"/>
    <w:rsid w:val="00521691"/>
    <w:rsid w:val="005227E1"/>
    <w:rsid w:val="00523044"/>
    <w:rsid w:val="00523EFE"/>
    <w:rsid w:val="00526E9D"/>
    <w:rsid w:val="00527EFF"/>
    <w:rsid w:val="0053080E"/>
    <w:rsid w:val="0053221B"/>
    <w:rsid w:val="00533DE3"/>
    <w:rsid w:val="005351EB"/>
    <w:rsid w:val="0053564E"/>
    <w:rsid w:val="00535AD5"/>
    <w:rsid w:val="005364A3"/>
    <w:rsid w:val="0053740E"/>
    <w:rsid w:val="00540E64"/>
    <w:rsid w:val="00541C30"/>
    <w:rsid w:val="00541C5A"/>
    <w:rsid w:val="00543F6A"/>
    <w:rsid w:val="00550C1C"/>
    <w:rsid w:val="005510ED"/>
    <w:rsid w:val="0055302C"/>
    <w:rsid w:val="005539DA"/>
    <w:rsid w:val="00556402"/>
    <w:rsid w:val="00556DC6"/>
    <w:rsid w:val="00557445"/>
    <w:rsid w:val="00562EEA"/>
    <w:rsid w:val="0056412C"/>
    <w:rsid w:val="00564D3B"/>
    <w:rsid w:val="00565AF4"/>
    <w:rsid w:val="00567A51"/>
    <w:rsid w:val="0057006A"/>
    <w:rsid w:val="00572D3C"/>
    <w:rsid w:val="00573A15"/>
    <w:rsid w:val="005742DF"/>
    <w:rsid w:val="0057495F"/>
    <w:rsid w:val="00574EEA"/>
    <w:rsid w:val="00575903"/>
    <w:rsid w:val="00580437"/>
    <w:rsid w:val="005805E6"/>
    <w:rsid w:val="005823C0"/>
    <w:rsid w:val="0058576C"/>
    <w:rsid w:val="00585827"/>
    <w:rsid w:val="005859A9"/>
    <w:rsid w:val="005877C3"/>
    <w:rsid w:val="00591122"/>
    <w:rsid w:val="00591B09"/>
    <w:rsid w:val="00592DAA"/>
    <w:rsid w:val="00592DCF"/>
    <w:rsid w:val="00593F37"/>
    <w:rsid w:val="00594F2A"/>
    <w:rsid w:val="00595051"/>
    <w:rsid w:val="00595D95"/>
    <w:rsid w:val="00597E8A"/>
    <w:rsid w:val="005A5527"/>
    <w:rsid w:val="005A5EDE"/>
    <w:rsid w:val="005A66EA"/>
    <w:rsid w:val="005B0BFC"/>
    <w:rsid w:val="005B0E15"/>
    <w:rsid w:val="005B2D0C"/>
    <w:rsid w:val="005B3488"/>
    <w:rsid w:val="005B4163"/>
    <w:rsid w:val="005B517E"/>
    <w:rsid w:val="005C4187"/>
    <w:rsid w:val="005C41BF"/>
    <w:rsid w:val="005D1F44"/>
    <w:rsid w:val="005D2D61"/>
    <w:rsid w:val="005D4FEE"/>
    <w:rsid w:val="005D53A1"/>
    <w:rsid w:val="005D5CA2"/>
    <w:rsid w:val="005D772C"/>
    <w:rsid w:val="005D7949"/>
    <w:rsid w:val="005D7F80"/>
    <w:rsid w:val="005E058E"/>
    <w:rsid w:val="005E0DDA"/>
    <w:rsid w:val="005E0DDD"/>
    <w:rsid w:val="005E20E9"/>
    <w:rsid w:val="005E406C"/>
    <w:rsid w:val="005E5145"/>
    <w:rsid w:val="005E5C12"/>
    <w:rsid w:val="005E6031"/>
    <w:rsid w:val="005E641D"/>
    <w:rsid w:val="005F0626"/>
    <w:rsid w:val="005F1260"/>
    <w:rsid w:val="005F5016"/>
    <w:rsid w:val="005F7FAB"/>
    <w:rsid w:val="00601B5F"/>
    <w:rsid w:val="00604CBA"/>
    <w:rsid w:val="00605EEA"/>
    <w:rsid w:val="006069B8"/>
    <w:rsid w:val="00610147"/>
    <w:rsid w:val="00610C21"/>
    <w:rsid w:val="00610D58"/>
    <w:rsid w:val="00611376"/>
    <w:rsid w:val="006121E2"/>
    <w:rsid w:val="0061261E"/>
    <w:rsid w:val="00614B42"/>
    <w:rsid w:val="00615265"/>
    <w:rsid w:val="006170C6"/>
    <w:rsid w:val="00617C1D"/>
    <w:rsid w:val="00620F2D"/>
    <w:rsid w:val="006214CB"/>
    <w:rsid w:val="00621E72"/>
    <w:rsid w:val="00623076"/>
    <w:rsid w:val="00623271"/>
    <w:rsid w:val="006239AD"/>
    <w:rsid w:val="00623C1F"/>
    <w:rsid w:val="00623DFA"/>
    <w:rsid w:val="00623F92"/>
    <w:rsid w:val="00625111"/>
    <w:rsid w:val="0062520B"/>
    <w:rsid w:val="00626869"/>
    <w:rsid w:val="00626875"/>
    <w:rsid w:val="0062737C"/>
    <w:rsid w:val="006276CE"/>
    <w:rsid w:val="00630EDB"/>
    <w:rsid w:val="006315F3"/>
    <w:rsid w:val="0063451C"/>
    <w:rsid w:val="006354B4"/>
    <w:rsid w:val="006409BF"/>
    <w:rsid w:val="00641A03"/>
    <w:rsid w:val="00641C91"/>
    <w:rsid w:val="00641ED9"/>
    <w:rsid w:val="00641F99"/>
    <w:rsid w:val="006433FF"/>
    <w:rsid w:val="0064430D"/>
    <w:rsid w:val="00644AB2"/>
    <w:rsid w:val="00646AB8"/>
    <w:rsid w:val="00646E35"/>
    <w:rsid w:val="006472DD"/>
    <w:rsid w:val="00647469"/>
    <w:rsid w:val="00647838"/>
    <w:rsid w:val="00647A25"/>
    <w:rsid w:val="006514EF"/>
    <w:rsid w:val="006516D6"/>
    <w:rsid w:val="00653055"/>
    <w:rsid w:val="00653ACD"/>
    <w:rsid w:val="00653C83"/>
    <w:rsid w:val="006543E4"/>
    <w:rsid w:val="00654E1D"/>
    <w:rsid w:val="0065593E"/>
    <w:rsid w:val="006574AC"/>
    <w:rsid w:val="00657855"/>
    <w:rsid w:val="0066001C"/>
    <w:rsid w:val="00662C32"/>
    <w:rsid w:val="00666A91"/>
    <w:rsid w:val="00666BE1"/>
    <w:rsid w:val="0066733E"/>
    <w:rsid w:val="00672AB8"/>
    <w:rsid w:val="00672D53"/>
    <w:rsid w:val="00673A08"/>
    <w:rsid w:val="00675349"/>
    <w:rsid w:val="00675739"/>
    <w:rsid w:val="006779FA"/>
    <w:rsid w:val="00681118"/>
    <w:rsid w:val="0068218A"/>
    <w:rsid w:val="006823A0"/>
    <w:rsid w:val="006845DF"/>
    <w:rsid w:val="00690D02"/>
    <w:rsid w:val="006913E0"/>
    <w:rsid w:val="00691AEB"/>
    <w:rsid w:val="0069574A"/>
    <w:rsid w:val="006A0FC6"/>
    <w:rsid w:val="006A140C"/>
    <w:rsid w:val="006A3A0B"/>
    <w:rsid w:val="006A4C83"/>
    <w:rsid w:val="006A60C2"/>
    <w:rsid w:val="006A6412"/>
    <w:rsid w:val="006A6FBD"/>
    <w:rsid w:val="006B1843"/>
    <w:rsid w:val="006B1DEA"/>
    <w:rsid w:val="006B3088"/>
    <w:rsid w:val="006B32A5"/>
    <w:rsid w:val="006B4D50"/>
    <w:rsid w:val="006B634E"/>
    <w:rsid w:val="006B7F3C"/>
    <w:rsid w:val="006C0D8B"/>
    <w:rsid w:val="006C15BA"/>
    <w:rsid w:val="006C4234"/>
    <w:rsid w:val="006C59D6"/>
    <w:rsid w:val="006C5F71"/>
    <w:rsid w:val="006C74C8"/>
    <w:rsid w:val="006D17FC"/>
    <w:rsid w:val="006D2BBB"/>
    <w:rsid w:val="006D45F3"/>
    <w:rsid w:val="006D4FF9"/>
    <w:rsid w:val="006D513F"/>
    <w:rsid w:val="006D52BB"/>
    <w:rsid w:val="006E00A5"/>
    <w:rsid w:val="006E11E6"/>
    <w:rsid w:val="006E13EB"/>
    <w:rsid w:val="006E21D4"/>
    <w:rsid w:val="006E31BC"/>
    <w:rsid w:val="006E3B9D"/>
    <w:rsid w:val="006E3DD6"/>
    <w:rsid w:val="006E42DC"/>
    <w:rsid w:val="006E47DE"/>
    <w:rsid w:val="006E64FD"/>
    <w:rsid w:val="006E6D50"/>
    <w:rsid w:val="006F0392"/>
    <w:rsid w:val="006F0F7E"/>
    <w:rsid w:val="006F1B65"/>
    <w:rsid w:val="006F3BB3"/>
    <w:rsid w:val="006F4E1C"/>
    <w:rsid w:val="006F5D0C"/>
    <w:rsid w:val="006F7352"/>
    <w:rsid w:val="0070046B"/>
    <w:rsid w:val="007025D4"/>
    <w:rsid w:val="00703057"/>
    <w:rsid w:val="0070381D"/>
    <w:rsid w:val="007049E3"/>
    <w:rsid w:val="00705416"/>
    <w:rsid w:val="00705E89"/>
    <w:rsid w:val="00706ADC"/>
    <w:rsid w:val="00707E1A"/>
    <w:rsid w:val="00710AF4"/>
    <w:rsid w:val="00710FF5"/>
    <w:rsid w:val="00711C32"/>
    <w:rsid w:val="007127AA"/>
    <w:rsid w:val="00714104"/>
    <w:rsid w:val="007155A7"/>
    <w:rsid w:val="0071734A"/>
    <w:rsid w:val="00723A17"/>
    <w:rsid w:val="00723EC4"/>
    <w:rsid w:val="007261AB"/>
    <w:rsid w:val="007263F0"/>
    <w:rsid w:val="0073063C"/>
    <w:rsid w:val="0073102A"/>
    <w:rsid w:val="0073117C"/>
    <w:rsid w:val="007314AD"/>
    <w:rsid w:val="007315EC"/>
    <w:rsid w:val="00731807"/>
    <w:rsid w:val="00731E54"/>
    <w:rsid w:val="00731E9A"/>
    <w:rsid w:val="00736001"/>
    <w:rsid w:val="007364BD"/>
    <w:rsid w:val="00737F25"/>
    <w:rsid w:val="0074084E"/>
    <w:rsid w:val="00741F29"/>
    <w:rsid w:val="0074310B"/>
    <w:rsid w:val="007443EC"/>
    <w:rsid w:val="00744DE6"/>
    <w:rsid w:val="00744EED"/>
    <w:rsid w:val="007475F8"/>
    <w:rsid w:val="00750543"/>
    <w:rsid w:val="00751867"/>
    <w:rsid w:val="00751CCF"/>
    <w:rsid w:val="00754EC8"/>
    <w:rsid w:val="00755BA1"/>
    <w:rsid w:val="00755FB2"/>
    <w:rsid w:val="007561FB"/>
    <w:rsid w:val="007565CB"/>
    <w:rsid w:val="00760032"/>
    <w:rsid w:val="0076078E"/>
    <w:rsid w:val="00760DC2"/>
    <w:rsid w:val="00761669"/>
    <w:rsid w:val="0076248A"/>
    <w:rsid w:val="007662CF"/>
    <w:rsid w:val="00774A56"/>
    <w:rsid w:val="00775CDC"/>
    <w:rsid w:val="00777A4C"/>
    <w:rsid w:val="007804AB"/>
    <w:rsid w:val="00782507"/>
    <w:rsid w:val="00782ACD"/>
    <w:rsid w:val="00782E48"/>
    <w:rsid w:val="00782FD6"/>
    <w:rsid w:val="00783519"/>
    <w:rsid w:val="0078393F"/>
    <w:rsid w:val="00784AB2"/>
    <w:rsid w:val="007852FC"/>
    <w:rsid w:val="00785B12"/>
    <w:rsid w:val="00790E2A"/>
    <w:rsid w:val="00791575"/>
    <w:rsid w:val="00794E59"/>
    <w:rsid w:val="007976AD"/>
    <w:rsid w:val="00797DF1"/>
    <w:rsid w:val="007A0435"/>
    <w:rsid w:val="007A0C12"/>
    <w:rsid w:val="007A12EC"/>
    <w:rsid w:val="007A2D5F"/>
    <w:rsid w:val="007A3100"/>
    <w:rsid w:val="007A45C8"/>
    <w:rsid w:val="007A4F00"/>
    <w:rsid w:val="007A5069"/>
    <w:rsid w:val="007A5543"/>
    <w:rsid w:val="007A55F0"/>
    <w:rsid w:val="007A63F9"/>
    <w:rsid w:val="007A6F2C"/>
    <w:rsid w:val="007A77F6"/>
    <w:rsid w:val="007B0C46"/>
    <w:rsid w:val="007B1597"/>
    <w:rsid w:val="007B1FC9"/>
    <w:rsid w:val="007B226A"/>
    <w:rsid w:val="007B23D3"/>
    <w:rsid w:val="007B4C5D"/>
    <w:rsid w:val="007B6CF0"/>
    <w:rsid w:val="007B715C"/>
    <w:rsid w:val="007B7B39"/>
    <w:rsid w:val="007C2216"/>
    <w:rsid w:val="007C27E3"/>
    <w:rsid w:val="007C350C"/>
    <w:rsid w:val="007C367D"/>
    <w:rsid w:val="007C4D2C"/>
    <w:rsid w:val="007C6DC3"/>
    <w:rsid w:val="007D078D"/>
    <w:rsid w:val="007D1145"/>
    <w:rsid w:val="007D1259"/>
    <w:rsid w:val="007D2A7E"/>
    <w:rsid w:val="007D37B2"/>
    <w:rsid w:val="007D37B7"/>
    <w:rsid w:val="007D4D81"/>
    <w:rsid w:val="007D521A"/>
    <w:rsid w:val="007D5962"/>
    <w:rsid w:val="007D6ED0"/>
    <w:rsid w:val="007E005B"/>
    <w:rsid w:val="007E48CA"/>
    <w:rsid w:val="007E5666"/>
    <w:rsid w:val="007E6DCE"/>
    <w:rsid w:val="007E74EB"/>
    <w:rsid w:val="007F07BF"/>
    <w:rsid w:val="007F2B70"/>
    <w:rsid w:val="007F5B29"/>
    <w:rsid w:val="007F6F52"/>
    <w:rsid w:val="00800F3F"/>
    <w:rsid w:val="0080372F"/>
    <w:rsid w:val="00803DC9"/>
    <w:rsid w:val="008064D9"/>
    <w:rsid w:val="0080789E"/>
    <w:rsid w:val="00810A0E"/>
    <w:rsid w:val="00812C06"/>
    <w:rsid w:val="00813BCF"/>
    <w:rsid w:val="00814314"/>
    <w:rsid w:val="0081568B"/>
    <w:rsid w:val="00815DE2"/>
    <w:rsid w:val="0081759F"/>
    <w:rsid w:val="008219BC"/>
    <w:rsid w:val="00822436"/>
    <w:rsid w:val="00824609"/>
    <w:rsid w:val="008246EA"/>
    <w:rsid w:val="00825288"/>
    <w:rsid w:val="00825605"/>
    <w:rsid w:val="008256AB"/>
    <w:rsid w:val="00825D72"/>
    <w:rsid w:val="00827308"/>
    <w:rsid w:val="00832C5E"/>
    <w:rsid w:val="008333AA"/>
    <w:rsid w:val="008371CA"/>
    <w:rsid w:val="00840193"/>
    <w:rsid w:val="00841198"/>
    <w:rsid w:val="00844985"/>
    <w:rsid w:val="00845194"/>
    <w:rsid w:val="00846E49"/>
    <w:rsid w:val="00847CDB"/>
    <w:rsid w:val="008509BD"/>
    <w:rsid w:val="0085351C"/>
    <w:rsid w:val="0085392B"/>
    <w:rsid w:val="00854A14"/>
    <w:rsid w:val="00855D62"/>
    <w:rsid w:val="00857346"/>
    <w:rsid w:val="00857AAE"/>
    <w:rsid w:val="00857E7C"/>
    <w:rsid w:val="00860C7D"/>
    <w:rsid w:val="0086136F"/>
    <w:rsid w:val="00865297"/>
    <w:rsid w:val="0086580E"/>
    <w:rsid w:val="008668CC"/>
    <w:rsid w:val="00866B94"/>
    <w:rsid w:val="00867B91"/>
    <w:rsid w:val="00870600"/>
    <w:rsid w:val="008708E0"/>
    <w:rsid w:val="00870B2B"/>
    <w:rsid w:val="008710B0"/>
    <w:rsid w:val="008710B6"/>
    <w:rsid w:val="008711FC"/>
    <w:rsid w:val="0087137F"/>
    <w:rsid w:val="00871808"/>
    <w:rsid w:val="00875889"/>
    <w:rsid w:val="00876B30"/>
    <w:rsid w:val="00877571"/>
    <w:rsid w:val="0088187E"/>
    <w:rsid w:val="00883320"/>
    <w:rsid w:val="00884DB3"/>
    <w:rsid w:val="008857D7"/>
    <w:rsid w:val="0088641B"/>
    <w:rsid w:val="00887EBE"/>
    <w:rsid w:val="0089168C"/>
    <w:rsid w:val="00891934"/>
    <w:rsid w:val="008937E3"/>
    <w:rsid w:val="00893ECA"/>
    <w:rsid w:val="00894553"/>
    <w:rsid w:val="00894C26"/>
    <w:rsid w:val="00894FC6"/>
    <w:rsid w:val="008A01F0"/>
    <w:rsid w:val="008A0CB7"/>
    <w:rsid w:val="008A54D2"/>
    <w:rsid w:val="008A6283"/>
    <w:rsid w:val="008A777A"/>
    <w:rsid w:val="008A7BE5"/>
    <w:rsid w:val="008B1F82"/>
    <w:rsid w:val="008B3E02"/>
    <w:rsid w:val="008B422D"/>
    <w:rsid w:val="008B4EB8"/>
    <w:rsid w:val="008B5606"/>
    <w:rsid w:val="008B6473"/>
    <w:rsid w:val="008C04EA"/>
    <w:rsid w:val="008C07A1"/>
    <w:rsid w:val="008C0A48"/>
    <w:rsid w:val="008C1613"/>
    <w:rsid w:val="008C47D1"/>
    <w:rsid w:val="008C5A6A"/>
    <w:rsid w:val="008D14F3"/>
    <w:rsid w:val="008D2413"/>
    <w:rsid w:val="008D25B2"/>
    <w:rsid w:val="008D2BF8"/>
    <w:rsid w:val="008D46AE"/>
    <w:rsid w:val="008D5EBC"/>
    <w:rsid w:val="008D6D18"/>
    <w:rsid w:val="008D79FD"/>
    <w:rsid w:val="008E0A04"/>
    <w:rsid w:val="008E0C5B"/>
    <w:rsid w:val="008E10EB"/>
    <w:rsid w:val="008E268C"/>
    <w:rsid w:val="008E4731"/>
    <w:rsid w:val="008E54A1"/>
    <w:rsid w:val="008E554F"/>
    <w:rsid w:val="008E5701"/>
    <w:rsid w:val="008E6B5A"/>
    <w:rsid w:val="008E75FD"/>
    <w:rsid w:val="008E7ABF"/>
    <w:rsid w:val="008F1CE4"/>
    <w:rsid w:val="008F1F67"/>
    <w:rsid w:val="008F3A9E"/>
    <w:rsid w:val="008F46AD"/>
    <w:rsid w:val="008F5E6F"/>
    <w:rsid w:val="008F7FCC"/>
    <w:rsid w:val="0090062C"/>
    <w:rsid w:val="00900697"/>
    <w:rsid w:val="00900FB6"/>
    <w:rsid w:val="00901560"/>
    <w:rsid w:val="0090260C"/>
    <w:rsid w:val="00902831"/>
    <w:rsid w:val="009068E2"/>
    <w:rsid w:val="00906EEB"/>
    <w:rsid w:val="00910032"/>
    <w:rsid w:val="00911007"/>
    <w:rsid w:val="00912C74"/>
    <w:rsid w:val="009140C6"/>
    <w:rsid w:val="0091600D"/>
    <w:rsid w:val="00916694"/>
    <w:rsid w:val="00916FBB"/>
    <w:rsid w:val="00916FE7"/>
    <w:rsid w:val="00917317"/>
    <w:rsid w:val="00924745"/>
    <w:rsid w:val="00924BC8"/>
    <w:rsid w:val="009253B2"/>
    <w:rsid w:val="00925D0C"/>
    <w:rsid w:val="009261C3"/>
    <w:rsid w:val="009272E7"/>
    <w:rsid w:val="009279A5"/>
    <w:rsid w:val="00932F8A"/>
    <w:rsid w:val="00936243"/>
    <w:rsid w:val="00937572"/>
    <w:rsid w:val="00937B81"/>
    <w:rsid w:val="00937BE5"/>
    <w:rsid w:val="0094032F"/>
    <w:rsid w:val="00940F04"/>
    <w:rsid w:val="00941899"/>
    <w:rsid w:val="00941C0B"/>
    <w:rsid w:val="00942964"/>
    <w:rsid w:val="00944CA4"/>
    <w:rsid w:val="009450A4"/>
    <w:rsid w:val="00945412"/>
    <w:rsid w:val="00945503"/>
    <w:rsid w:val="00945834"/>
    <w:rsid w:val="00945B90"/>
    <w:rsid w:val="00946A42"/>
    <w:rsid w:val="00953882"/>
    <w:rsid w:val="00953C3C"/>
    <w:rsid w:val="00953E41"/>
    <w:rsid w:val="00954327"/>
    <w:rsid w:val="0095445E"/>
    <w:rsid w:val="00954A69"/>
    <w:rsid w:val="0095636C"/>
    <w:rsid w:val="009572F7"/>
    <w:rsid w:val="00961A48"/>
    <w:rsid w:val="00962A5B"/>
    <w:rsid w:val="0096327C"/>
    <w:rsid w:val="00963504"/>
    <w:rsid w:val="00963A7E"/>
    <w:rsid w:val="00964AEC"/>
    <w:rsid w:val="00964DD2"/>
    <w:rsid w:val="0096537A"/>
    <w:rsid w:val="009660AF"/>
    <w:rsid w:val="00966CFF"/>
    <w:rsid w:val="00970F60"/>
    <w:rsid w:val="00971AE9"/>
    <w:rsid w:val="00971C2E"/>
    <w:rsid w:val="00971C8A"/>
    <w:rsid w:val="00972A94"/>
    <w:rsid w:val="009747B4"/>
    <w:rsid w:val="00977062"/>
    <w:rsid w:val="009771D9"/>
    <w:rsid w:val="00977F5D"/>
    <w:rsid w:val="00977FA2"/>
    <w:rsid w:val="009805F5"/>
    <w:rsid w:val="00981366"/>
    <w:rsid w:val="00981EA8"/>
    <w:rsid w:val="009823D2"/>
    <w:rsid w:val="00982E8F"/>
    <w:rsid w:val="00983002"/>
    <w:rsid w:val="0098309A"/>
    <w:rsid w:val="009836B0"/>
    <w:rsid w:val="009844AA"/>
    <w:rsid w:val="00984A6C"/>
    <w:rsid w:val="009853EA"/>
    <w:rsid w:val="00985A4E"/>
    <w:rsid w:val="0098797A"/>
    <w:rsid w:val="009903DC"/>
    <w:rsid w:val="0099076B"/>
    <w:rsid w:val="009912F7"/>
    <w:rsid w:val="00993389"/>
    <w:rsid w:val="009933C1"/>
    <w:rsid w:val="009942F9"/>
    <w:rsid w:val="00994702"/>
    <w:rsid w:val="00995219"/>
    <w:rsid w:val="009967A3"/>
    <w:rsid w:val="00996CA7"/>
    <w:rsid w:val="00997F0C"/>
    <w:rsid w:val="00997F2D"/>
    <w:rsid w:val="009A0393"/>
    <w:rsid w:val="009A1065"/>
    <w:rsid w:val="009A1478"/>
    <w:rsid w:val="009A1944"/>
    <w:rsid w:val="009A26D0"/>
    <w:rsid w:val="009A32F3"/>
    <w:rsid w:val="009A701F"/>
    <w:rsid w:val="009A7CFF"/>
    <w:rsid w:val="009B0D0E"/>
    <w:rsid w:val="009B221F"/>
    <w:rsid w:val="009B25D1"/>
    <w:rsid w:val="009B50CC"/>
    <w:rsid w:val="009B526D"/>
    <w:rsid w:val="009B5713"/>
    <w:rsid w:val="009B5767"/>
    <w:rsid w:val="009B5DDB"/>
    <w:rsid w:val="009B5DF6"/>
    <w:rsid w:val="009B76B4"/>
    <w:rsid w:val="009C1314"/>
    <w:rsid w:val="009C23E3"/>
    <w:rsid w:val="009C4EB9"/>
    <w:rsid w:val="009C593A"/>
    <w:rsid w:val="009C65F4"/>
    <w:rsid w:val="009C67BC"/>
    <w:rsid w:val="009C6954"/>
    <w:rsid w:val="009C7928"/>
    <w:rsid w:val="009D0477"/>
    <w:rsid w:val="009D0CCE"/>
    <w:rsid w:val="009D16B3"/>
    <w:rsid w:val="009D2282"/>
    <w:rsid w:val="009D2421"/>
    <w:rsid w:val="009D4681"/>
    <w:rsid w:val="009D5191"/>
    <w:rsid w:val="009D56E6"/>
    <w:rsid w:val="009D687B"/>
    <w:rsid w:val="009E08B4"/>
    <w:rsid w:val="009E0B5D"/>
    <w:rsid w:val="009E734F"/>
    <w:rsid w:val="009E7452"/>
    <w:rsid w:val="009F06B5"/>
    <w:rsid w:val="009F1858"/>
    <w:rsid w:val="009F263B"/>
    <w:rsid w:val="009F363A"/>
    <w:rsid w:val="009F3E9E"/>
    <w:rsid w:val="009F4ED4"/>
    <w:rsid w:val="009F5108"/>
    <w:rsid w:val="00A009D3"/>
    <w:rsid w:val="00A00EC3"/>
    <w:rsid w:val="00A011DF"/>
    <w:rsid w:val="00A04D35"/>
    <w:rsid w:val="00A06414"/>
    <w:rsid w:val="00A06606"/>
    <w:rsid w:val="00A07371"/>
    <w:rsid w:val="00A11383"/>
    <w:rsid w:val="00A1246B"/>
    <w:rsid w:val="00A12E4A"/>
    <w:rsid w:val="00A160CD"/>
    <w:rsid w:val="00A1626B"/>
    <w:rsid w:val="00A166AA"/>
    <w:rsid w:val="00A174A2"/>
    <w:rsid w:val="00A17C4C"/>
    <w:rsid w:val="00A209AF"/>
    <w:rsid w:val="00A211B2"/>
    <w:rsid w:val="00A21252"/>
    <w:rsid w:val="00A21845"/>
    <w:rsid w:val="00A2245F"/>
    <w:rsid w:val="00A22F57"/>
    <w:rsid w:val="00A23A83"/>
    <w:rsid w:val="00A23BFE"/>
    <w:rsid w:val="00A24963"/>
    <w:rsid w:val="00A27BE6"/>
    <w:rsid w:val="00A30366"/>
    <w:rsid w:val="00A34141"/>
    <w:rsid w:val="00A34D9F"/>
    <w:rsid w:val="00A36EE8"/>
    <w:rsid w:val="00A404AF"/>
    <w:rsid w:val="00A40A9E"/>
    <w:rsid w:val="00A42F5A"/>
    <w:rsid w:val="00A43417"/>
    <w:rsid w:val="00A4438E"/>
    <w:rsid w:val="00A44706"/>
    <w:rsid w:val="00A46AD0"/>
    <w:rsid w:val="00A50329"/>
    <w:rsid w:val="00A50D54"/>
    <w:rsid w:val="00A52A50"/>
    <w:rsid w:val="00A54CD9"/>
    <w:rsid w:val="00A5595C"/>
    <w:rsid w:val="00A56D8F"/>
    <w:rsid w:val="00A578C9"/>
    <w:rsid w:val="00A60673"/>
    <w:rsid w:val="00A611A2"/>
    <w:rsid w:val="00A617AA"/>
    <w:rsid w:val="00A63C4F"/>
    <w:rsid w:val="00A647DE"/>
    <w:rsid w:val="00A654CC"/>
    <w:rsid w:val="00A668D4"/>
    <w:rsid w:val="00A67CE1"/>
    <w:rsid w:val="00A7209E"/>
    <w:rsid w:val="00A73BE7"/>
    <w:rsid w:val="00A74186"/>
    <w:rsid w:val="00A74EFC"/>
    <w:rsid w:val="00A7514A"/>
    <w:rsid w:val="00A75672"/>
    <w:rsid w:val="00A7630C"/>
    <w:rsid w:val="00A77A52"/>
    <w:rsid w:val="00A77FA4"/>
    <w:rsid w:val="00A80669"/>
    <w:rsid w:val="00A81D4C"/>
    <w:rsid w:val="00A82FF5"/>
    <w:rsid w:val="00A831D2"/>
    <w:rsid w:val="00A85732"/>
    <w:rsid w:val="00A86A68"/>
    <w:rsid w:val="00A875E2"/>
    <w:rsid w:val="00A877BD"/>
    <w:rsid w:val="00A9187A"/>
    <w:rsid w:val="00A91D89"/>
    <w:rsid w:val="00A922F2"/>
    <w:rsid w:val="00A93BB8"/>
    <w:rsid w:val="00A94551"/>
    <w:rsid w:val="00A946DE"/>
    <w:rsid w:val="00A94A53"/>
    <w:rsid w:val="00A9508D"/>
    <w:rsid w:val="00A96A5B"/>
    <w:rsid w:val="00A97E32"/>
    <w:rsid w:val="00AA1C54"/>
    <w:rsid w:val="00AA2CFB"/>
    <w:rsid w:val="00AA2D58"/>
    <w:rsid w:val="00AA3DDC"/>
    <w:rsid w:val="00AA5576"/>
    <w:rsid w:val="00AA56D1"/>
    <w:rsid w:val="00AA605D"/>
    <w:rsid w:val="00AA64E7"/>
    <w:rsid w:val="00AA65A5"/>
    <w:rsid w:val="00AA6CA7"/>
    <w:rsid w:val="00AA6D64"/>
    <w:rsid w:val="00AA753F"/>
    <w:rsid w:val="00AB0FBE"/>
    <w:rsid w:val="00AB526D"/>
    <w:rsid w:val="00AB55C7"/>
    <w:rsid w:val="00AB63B8"/>
    <w:rsid w:val="00AB662D"/>
    <w:rsid w:val="00AC2C75"/>
    <w:rsid w:val="00AC2DE1"/>
    <w:rsid w:val="00AC3345"/>
    <w:rsid w:val="00AC55C9"/>
    <w:rsid w:val="00AC7D34"/>
    <w:rsid w:val="00AD0DE4"/>
    <w:rsid w:val="00AD125A"/>
    <w:rsid w:val="00AD19FB"/>
    <w:rsid w:val="00AD2932"/>
    <w:rsid w:val="00AD3E46"/>
    <w:rsid w:val="00AD4DE2"/>
    <w:rsid w:val="00AE0501"/>
    <w:rsid w:val="00AE16C7"/>
    <w:rsid w:val="00AE16E0"/>
    <w:rsid w:val="00AE1A45"/>
    <w:rsid w:val="00AE1B8A"/>
    <w:rsid w:val="00AE2208"/>
    <w:rsid w:val="00AE2BA8"/>
    <w:rsid w:val="00AE39EF"/>
    <w:rsid w:val="00AE7209"/>
    <w:rsid w:val="00AE7560"/>
    <w:rsid w:val="00AE7562"/>
    <w:rsid w:val="00AF02E8"/>
    <w:rsid w:val="00AF0880"/>
    <w:rsid w:val="00AF1789"/>
    <w:rsid w:val="00AF1B9D"/>
    <w:rsid w:val="00AF288E"/>
    <w:rsid w:val="00AF2A9B"/>
    <w:rsid w:val="00AF39FB"/>
    <w:rsid w:val="00AF4343"/>
    <w:rsid w:val="00AF69C3"/>
    <w:rsid w:val="00AF73D3"/>
    <w:rsid w:val="00B00BF5"/>
    <w:rsid w:val="00B0186E"/>
    <w:rsid w:val="00B0268C"/>
    <w:rsid w:val="00B07302"/>
    <w:rsid w:val="00B10E3B"/>
    <w:rsid w:val="00B1137E"/>
    <w:rsid w:val="00B121A7"/>
    <w:rsid w:val="00B1310E"/>
    <w:rsid w:val="00B136DC"/>
    <w:rsid w:val="00B13D83"/>
    <w:rsid w:val="00B1517C"/>
    <w:rsid w:val="00B1537F"/>
    <w:rsid w:val="00B20F85"/>
    <w:rsid w:val="00B21102"/>
    <w:rsid w:val="00B21208"/>
    <w:rsid w:val="00B23EB6"/>
    <w:rsid w:val="00B25CF5"/>
    <w:rsid w:val="00B267F7"/>
    <w:rsid w:val="00B268DC"/>
    <w:rsid w:val="00B269C6"/>
    <w:rsid w:val="00B26D08"/>
    <w:rsid w:val="00B27176"/>
    <w:rsid w:val="00B277F2"/>
    <w:rsid w:val="00B3014F"/>
    <w:rsid w:val="00B32915"/>
    <w:rsid w:val="00B32F98"/>
    <w:rsid w:val="00B34E4A"/>
    <w:rsid w:val="00B34F94"/>
    <w:rsid w:val="00B3666A"/>
    <w:rsid w:val="00B36718"/>
    <w:rsid w:val="00B40118"/>
    <w:rsid w:val="00B40C9F"/>
    <w:rsid w:val="00B42318"/>
    <w:rsid w:val="00B430D6"/>
    <w:rsid w:val="00B434E1"/>
    <w:rsid w:val="00B43DF1"/>
    <w:rsid w:val="00B44B84"/>
    <w:rsid w:val="00B46897"/>
    <w:rsid w:val="00B518D7"/>
    <w:rsid w:val="00B522DB"/>
    <w:rsid w:val="00B523AE"/>
    <w:rsid w:val="00B54865"/>
    <w:rsid w:val="00B568B5"/>
    <w:rsid w:val="00B56971"/>
    <w:rsid w:val="00B60339"/>
    <w:rsid w:val="00B60D9D"/>
    <w:rsid w:val="00B61898"/>
    <w:rsid w:val="00B702BD"/>
    <w:rsid w:val="00B70523"/>
    <w:rsid w:val="00B70B0D"/>
    <w:rsid w:val="00B71221"/>
    <w:rsid w:val="00B71DB8"/>
    <w:rsid w:val="00B73FCA"/>
    <w:rsid w:val="00B744D9"/>
    <w:rsid w:val="00B75A26"/>
    <w:rsid w:val="00B77858"/>
    <w:rsid w:val="00B77966"/>
    <w:rsid w:val="00B813A9"/>
    <w:rsid w:val="00B813C8"/>
    <w:rsid w:val="00B85C5C"/>
    <w:rsid w:val="00B85FF0"/>
    <w:rsid w:val="00B86E4E"/>
    <w:rsid w:val="00B91093"/>
    <w:rsid w:val="00B9450F"/>
    <w:rsid w:val="00B960CC"/>
    <w:rsid w:val="00B9724F"/>
    <w:rsid w:val="00B978DF"/>
    <w:rsid w:val="00B979EF"/>
    <w:rsid w:val="00BA278F"/>
    <w:rsid w:val="00BA3DBB"/>
    <w:rsid w:val="00BA44D7"/>
    <w:rsid w:val="00BA51CA"/>
    <w:rsid w:val="00BA56B4"/>
    <w:rsid w:val="00BA5E58"/>
    <w:rsid w:val="00BA722C"/>
    <w:rsid w:val="00BA7669"/>
    <w:rsid w:val="00BA7CEE"/>
    <w:rsid w:val="00BB05C9"/>
    <w:rsid w:val="00BB1736"/>
    <w:rsid w:val="00BB6E13"/>
    <w:rsid w:val="00BB76D1"/>
    <w:rsid w:val="00BC0604"/>
    <w:rsid w:val="00BC1593"/>
    <w:rsid w:val="00BC1BCB"/>
    <w:rsid w:val="00BC3300"/>
    <w:rsid w:val="00BC73E7"/>
    <w:rsid w:val="00BC7BE9"/>
    <w:rsid w:val="00BD03E6"/>
    <w:rsid w:val="00BD08D2"/>
    <w:rsid w:val="00BD15F9"/>
    <w:rsid w:val="00BD1837"/>
    <w:rsid w:val="00BD37A4"/>
    <w:rsid w:val="00BD4476"/>
    <w:rsid w:val="00BD5226"/>
    <w:rsid w:val="00BD57D0"/>
    <w:rsid w:val="00BD5B8D"/>
    <w:rsid w:val="00BD5E25"/>
    <w:rsid w:val="00BD609B"/>
    <w:rsid w:val="00BD6B9F"/>
    <w:rsid w:val="00BD6D0F"/>
    <w:rsid w:val="00BD71F3"/>
    <w:rsid w:val="00BD742D"/>
    <w:rsid w:val="00BD7563"/>
    <w:rsid w:val="00BE10AA"/>
    <w:rsid w:val="00BE23C5"/>
    <w:rsid w:val="00BE3B41"/>
    <w:rsid w:val="00BE4C2E"/>
    <w:rsid w:val="00BE525C"/>
    <w:rsid w:val="00BE591B"/>
    <w:rsid w:val="00BE5BC5"/>
    <w:rsid w:val="00BE5C19"/>
    <w:rsid w:val="00BE6DC6"/>
    <w:rsid w:val="00BE7837"/>
    <w:rsid w:val="00BF15D0"/>
    <w:rsid w:val="00BF1E5D"/>
    <w:rsid w:val="00BF2493"/>
    <w:rsid w:val="00BF2CA9"/>
    <w:rsid w:val="00BF2ECD"/>
    <w:rsid w:val="00BF3964"/>
    <w:rsid w:val="00BF5209"/>
    <w:rsid w:val="00BF5F70"/>
    <w:rsid w:val="00BF66B7"/>
    <w:rsid w:val="00BF6CA6"/>
    <w:rsid w:val="00BF71F4"/>
    <w:rsid w:val="00BF7D79"/>
    <w:rsid w:val="00C00CD0"/>
    <w:rsid w:val="00C02002"/>
    <w:rsid w:val="00C03BA3"/>
    <w:rsid w:val="00C05916"/>
    <w:rsid w:val="00C05F2F"/>
    <w:rsid w:val="00C0635D"/>
    <w:rsid w:val="00C06C40"/>
    <w:rsid w:val="00C0728E"/>
    <w:rsid w:val="00C105A2"/>
    <w:rsid w:val="00C120E3"/>
    <w:rsid w:val="00C1306F"/>
    <w:rsid w:val="00C131DC"/>
    <w:rsid w:val="00C14468"/>
    <w:rsid w:val="00C16DB0"/>
    <w:rsid w:val="00C2042F"/>
    <w:rsid w:val="00C20963"/>
    <w:rsid w:val="00C2132D"/>
    <w:rsid w:val="00C2144F"/>
    <w:rsid w:val="00C22E8A"/>
    <w:rsid w:val="00C24C9B"/>
    <w:rsid w:val="00C24CA2"/>
    <w:rsid w:val="00C25A06"/>
    <w:rsid w:val="00C2776B"/>
    <w:rsid w:val="00C27F72"/>
    <w:rsid w:val="00C31563"/>
    <w:rsid w:val="00C3263E"/>
    <w:rsid w:val="00C327EB"/>
    <w:rsid w:val="00C33024"/>
    <w:rsid w:val="00C33194"/>
    <w:rsid w:val="00C37209"/>
    <w:rsid w:val="00C37B37"/>
    <w:rsid w:val="00C40D80"/>
    <w:rsid w:val="00C41C1E"/>
    <w:rsid w:val="00C43CE3"/>
    <w:rsid w:val="00C45F82"/>
    <w:rsid w:val="00C4632B"/>
    <w:rsid w:val="00C464EA"/>
    <w:rsid w:val="00C47704"/>
    <w:rsid w:val="00C516F1"/>
    <w:rsid w:val="00C51B82"/>
    <w:rsid w:val="00C52523"/>
    <w:rsid w:val="00C53203"/>
    <w:rsid w:val="00C53C68"/>
    <w:rsid w:val="00C54CFB"/>
    <w:rsid w:val="00C55E54"/>
    <w:rsid w:val="00C55E68"/>
    <w:rsid w:val="00C55EDF"/>
    <w:rsid w:val="00C576FE"/>
    <w:rsid w:val="00C5774C"/>
    <w:rsid w:val="00C57974"/>
    <w:rsid w:val="00C602BD"/>
    <w:rsid w:val="00C60315"/>
    <w:rsid w:val="00C61633"/>
    <w:rsid w:val="00C62E4D"/>
    <w:rsid w:val="00C63330"/>
    <w:rsid w:val="00C64239"/>
    <w:rsid w:val="00C646C4"/>
    <w:rsid w:val="00C65286"/>
    <w:rsid w:val="00C65F31"/>
    <w:rsid w:val="00C66978"/>
    <w:rsid w:val="00C672F2"/>
    <w:rsid w:val="00C7024A"/>
    <w:rsid w:val="00C725FE"/>
    <w:rsid w:val="00C7355D"/>
    <w:rsid w:val="00C74D43"/>
    <w:rsid w:val="00C762DB"/>
    <w:rsid w:val="00C76902"/>
    <w:rsid w:val="00C80E46"/>
    <w:rsid w:val="00C8272A"/>
    <w:rsid w:val="00C83E9B"/>
    <w:rsid w:val="00C8436F"/>
    <w:rsid w:val="00C85183"/>
    <w:rsid w:val="00C87808"/>
    <w:rsid w:val="00C90416"/>
    <w:rsid w:val="00C94DE5"/>
    <w:rsid w:val="00C953A7"/>
    <w:rsid w:val="00C953B8"/>
    <w:rsid w:val="00CA01E9"/>
    <w:rsid w:val="00CA1746"/>
    <w:rsid w:val="00CA3912"/>
    <w:rsid w:val="00CA4752"/>
    <w:rsid w:val="00CA6FA9"/>
    <w:rsid w:val="00CB00AA"/>
    <w:rsid w:val="00CB0C82"/>
    <w:rsid w:val="00CB0D2D"/>
    <w:rsid w:val="00CB184F"/>
    <w:rsid w:val="00CB219F"/>
    <w:rsid w:val="00CB2882"/>
    <w:rsid w:val="00CB6A29"/>
    <w:rsid w:val="00CC0171"/>
    <w:rsid w:val="00CC1D3E"/>
    <w:rsid w:val="00CC27D0"/>
    <w:rsid w:val="00CC4C92"/>
    <w:rsid w:val="00CC5402"/>
    <w:rsid w:val="00CC6B3D"/>
    <w:rsid w:val="00CC6D7C"/>
    <w:rsid w:val="00CC72FD"/>
    <w:rsid w:val="00CD4122"/>
    <w:rsid w:val="00CD5D22"/>
    <w:rsid w:val="00CD6954"/>
    <w:rsid w:val="00CD6D09"/>
    <w:rsid w:val="00CD6F93"/>
    <w:rsid w:val="00CE0A4C"/>
    <w:rsid w:val="00CE0A9D"/>
    <w:rsid w:val="00CE0BC2"/>
    <w:rsid w:val="00CE10A6"/>
    <w:rsid w:val="00CE155B"/>
    <w:rsid w:val="00CE169D"/>
    <w:rsid w:val="00CE32B9"/>
    <w:rsid w:val="00CE4630"/>
    <w:rsid w:val="00CE4B79"/>
    <w:rsid w:val="00CE5467"/>
    <w:rsid w:val="00CE5CE3"/>
    <w:rsid w:val="00CF04B1"/>
    <w:rsid w:val="00CF06D3"/>
    <w:rsid w:val="00CF0B7F"/>
    <w:rsid w:val="00CF2516"/>
    <w:rsid w:val="00CF2911"/>
    <w:rsid w:val="00CF7DDF"/>
    <w:rsid w:val="00D0040C"/>
    <w:rsid w:val="00D00A13"/>
    <w:rsid w:val="00D00A18"/>
    <w:rsid w:val="00D00F3A"/>
    <w:rsid w:val="00D017C2"/>
    <w:rsid w:val="00D02237"/>
    <w:rsid w:val="00D04371"/>
    <w:rsid w:val="00D046C2"/>
    <w:rsid w:val="00D04CBA"/>
    <w:rsid w:val="00D07027"/>
    <w:rsid w:val="00D073B2"/>
    <w:rsid w:val="00D0781B"/>
    <w:rsid w:val="00D10E06"/>
    <w:rsid w:val="00D11353"/>
    <w:rsid w:val="00D11646"/>
    <w:rsid w:val="00D11707"/>
    <w:rsid w:val="00D11CC4"/>
    <w:rsid w:val="00D124CF"/>
    <w:rsid w:val="00D129DE"/>
    <w:rsid w:val="00D130EE"/>
    <w:rsid w:val="00D15276"/>
    <w:rsid w:val="00D153E5"/>
    <w:rsid w:val="00D1544C"/>
    <w:rsid w:val="00D16375"/>
    <w:rsid w:val="00D165D4"/>
    <w:rsid w:val="00D17EEF"/>
    <w:rsid w:val="00D20EB7"/>
    <w:rsid w:val="00D2186E"/>
    <w:rsid w:val="00D21903"/>
    <w:rsid w:val="00D22214"/>
    <w:rsid w:val="00D22677"/>
    <w:rsid w:val="00D25233"/>
    <w:rsid w:val="00D27EBA"/>
    <w:rsid w:val="00D300A6"/>
    <w:rsid w:val="00D3337A"/>
    <w:rsid w:val="00D34BED"/>
    <w:rsid w:val="00D36839"/>
    <w:rsid w:val="00D36D7D"/>
    <w:rsid w:val="00D37966"/>
    <w:rsid w:val="00D37F40"/>
    <w:rsid w:val="00D40995"/>
    <w:rsid w:val="00D45CD0"/>
    <w:rsid w:val="00D46535"/>
    <w:rsid w:val="00D46A77"/>
    <w:rsid w:val="00D47A14"/>
    <w:rsid w:val="00D50BF7"/>
    <w:rsid w:val="00D5212F"/>
    <w:rsid w:val="00D525D2"/>
    <w:rsid w:val="00D5278A"/>
    <w:rsid w:val="00D53B4B"/>
    <w:rsid w:val="00D5445A"/>
    <w:rsid w:val="00D5466A"/>
    <w:rsid w:val="00D546ED"/>
    <w:rsid w:val="00D5607A"/>
    <w:rsid w:val="00D56698"/>
    <w:rsid w:val="00D56BBF"/>
    <w:rsid w:val="00D60673"/>
    <w:rsid w:val="00D60792"/>
    <w:rsid w:val="00D60D86"/>
    <w:rsid w:val="00D623D5"/>
    <w:rsid w:val="00D65005"/>
    <w:rsid w:val="00D6604A"/>
    <w:rsid w:val="00D664EB"/>
    <w:rsid w:val="00D66BBB"/>
    <w:rsid w:val="00D67C4C"/>
    <w:rsid w:val="00D7053A"/>
    <w:rsid w:val="00D73634"/>
    <w:rsid w:val="00D74666"/>
    <w:rsid w:val="00D74979"/>
    <w:rsid w:val="00D75DEE"/>
    <w:rsid w:val="00D777CE"/>
    <w:rsid w:val="00D80C58"/>
    <w:rsid w:val="00D81122"/>
    <w:rsid w:val="00D82E92"/>
    <w:rsid w:val="00D836A5"/>
    <w:rsid w:val="00D838C1"/>
    <w:rsid w:val="00D840B6"/>
    <w:rsid w:val="00D84167"/>
    <w:rsid w:val="00D85A09"/>
    <w:rsid w:val="00D8704A"/>
    <w:rsid w:val="00D9063C"/>
    <w:rsid w:val="00D9087B"/>
    <w:rsid w:val="00D9147F"/>
    <w:rsid w:val="00D91E3B"/>
    <w:rsid w:val="00D925FA"/>
    <w:rsid w:val="00D9308E"/>
    <w:rsid w:val="00D93FD7"/>
    <w:rsid w:val="00D96B9C"/>
    <w:rsid w:val="00D9724B"/>
    <w:rsid w:val="00D977EB"/>
    <w:rsid w:val="00DA29AA"/>
    <w:rsid w:val="00DA3D4E"/>
    <w:rsid w:val="00DA4098"/>
    <w:rsid w:val="00DA40B4"/>
    <w:rsid w:val="00DA43BE"/>
    <w:rsid w:val="00DA50F0"/>
    <w:rsid w:val="00DA5656"/>
    <w:rsid w:val="00DB111B"/>
    <w:rsid w:val="00DB2119"/>
    <w:rsid w:val="00DB24FC"/>
    <w:rsid w:val="00DB6838"/>
    <w:rsid w:val="00DB7A89"/>
    <w:rsid w:val="00DB7FDA"/>
    <w:rsid w:val="00DC0551"/>
    <w:rsid w:val="00DC05C5"/>
    <w:rsid w:val="00DC1F7E"/>
    <w:rsid w:val="00DC2B11"/>
    <w:rsid w:val="00DC4239"/>
    <w:rsid w:val="00DC5ECB"/>
    <w:rsid w:val="00DC6AD9"/>
    <w:rsid w:val="00DC7EA1"/>
    <w:rsid w:val="00DD0498"/>
    <w:rsid w:val="00DD1050"/>
    <w:rsid w:val="00DD1483"/>
    <w:rsid w:val="00DD15C0"/>
    <w:rsid w:val="00DD1668"/>
    <w:rsid w:val="00DD1D0A"/>
    <w:rsid w:val="00DD2433"/>
    <w:rsid w:val="00DD2E7D"/>
    <w:rsid w:val="00DD3263"/>
    <w:rsid w:val="00DD4582"/>
    <w:rsid w:val="00DD459D"/>
    <w:rsid w:val="00DD5E3C"/>
    <w:rsid w:val="00DD6289"/>
    <w:rsid w:val="00DD682C"/>
    <w:rsid w:val="00DD6926"/>
    <w:rsid w:val="00DD7487"/>
    <w:rsid w:val="00DD77B7"/>
    <w:rsid w:val="00DE19FD"/>
    <w:rsid w:val="00DE1B2F"/>
    <w:rsid w:val="00DE49A3"/>
    <w:rsid w:val="00DE62D3"/>
    <w:rsid w:val="00DE66E6"/>
    <w:rsid w:val="00DE67CD"/>
    <w:rsid w:val="00DE7633"/>
    <w:rsid w:val="00DE79E1"/>
    <w:rsid w:val="00DE7C32"/>
    <w:rsid w:val="00DF06AE"/>
    <w:rsid w:val="00DF1632"/>
    <w:rsid w:val="00DF25C5"/>
    <w:rsid w:val="00DF34A4"/>
    <w:rsid w:val="00DF406B"/>
    <w:rsid w:val="00DF5C34"/>
    <w:rsid w:val="00DF5FB0"/>
    <w:rsid w:val="00DF73D1"/>
    <w:rsid w:val="00E0110F"/>
    <w:rsid w:val="00E01452"/>
    <w:rsid w:val="00E02E54"/>
    <w:rsid w:val="00E036DF"/>
    <w:rsid w:val="00E03DE1"/>
    <w:rsid w:val="00E12D5C"/>
    <w:rsid w:val="00E12E24"/>
    <w:rsid w:val="00E13037"/>
    <w:rsid w:val="00E13521"/>
    <w:rsid w:val="00E144F1"/>
    <w:rsid w:val="00E154D0"/>
    <w:rsid w:val="00E20105"/>
    <w:rsid w:val="00E20314"/>
    <w:rsid w:val="00E204E5"/>
    <w:rsid w:val="00E209FD"/>
    <w:rsid w:val="00E20F3D"/>
    <w:rsid w:val="00E234A5"/>
    <w:rsid w:val="00E26698"/>
    <w:rsid w:val="00E26C2A"/>
    <w:rsid w:val="00E30166"/>
    <w:rsid w:val="00E304D3"/>
    <w:rsid w:val="00E3101B"/>
    <w:rsid w:val="00E3337A"/>
    <w:rsid w:val="00E343CA"/>
    <w:rsid w:val="00E34672"/>
    <w:rsid w:val="00E349EE"/>
    <w:rsid w:val="00E3604F"/>
    <w:rsid w:val="00E3672C"/>
    <w:rsid w:val="00E37AE4"/>
    <w:rsid w:val="00E37C73"/>
    <w:rsid w:val="00E40A89"/>
    <w:rsid w:val="00E416C0"/>
    <w:rsid w:val="00E41B2F"/>
    <w:rsid w:val="00E41D0E"/>
    <w:rsid w:val="00E4386D"/>
    <w:rsid w:val="00E43A6A"/>
    <w:rsid w:val="00E45F0E"/>
    <w:rsid w:val="00E45FE8"/>
    <w:rsid w:val="00E46518"/>
    <w:rsid w:val="00E4676F"/>
    <w:rsid w:val="00E47640"/>
    <w:rsid w:val="00E50B3B"/>
    <w:rsid w:val="00E51977"/>
    <w:rsid w:val="00E52915"/>
    <w:rsid w:val="00E530B3"/>
    <w:rsid w:val="00E5330A"/>
    <w:rsid w:val="00E53DFB"/>
    <w:rsid w:val="00E5559D"/>
    <w:rsid w:val="00E574D0"/>
    <w:rsid w:val="00E57915"/>
    <w:rsid w:val="00E5794F"/>
    <w:rsid w:val="00E61BFA"/>
    <w:rsid w:val="00E62AB8"/>
    <w:rsid w:val="00E6405E"/>
    <w:rsid w:val="00E64132"/>
    <w:rsid w:val="00E660D6"/>
    <w:rsid w:val="00E66882"/>
    <w:rsid w:val="00E66D64"/>
    <w:rsid w:val="00E67411"/>
    <w:rsid w:val="00E7291D"/>
    <w:rsid w:val="00E72DB6"/>
    <w:rsid w:val="00E7491A"/>
    <w:rsid w:val="00E76210"/>
    <w:rsid w:val="00E805C2"/>
    <w:rsid w:val="00E80B5D"/>
    <w:rsid w:val="00E82598"/>
    <w:rsid w:val="00E82BED"/>
    <w:rsid w:val="00E84B14"/>
    <w:rsid w:val="00E84B82"/>
    <w:rsid w:val="00E8558C"/>
    <w:rsid w:val="00E875E9"/>
    <w:rsid w:val="00E908A8"/>
    <w:rsid w:val="00E9445D"/>
    <w:rsid w:val="00E9448F"/>
    <w:rsid w:val="00E94D20"/>
    <w:rsid w:val="00E97039"/>
    <w:rsid w:val="00E97046"/>
    <w:rsid w:val="00EA109D"/>
    <w:rsid w:val="00EA1509"/>
    <w:rsid w:val="00EA201A"/>
    <w:rsid w:val="00EA253B"/>
    <w:rsid w:val="00EA45E2"/>
    <w:rsid w:val="00EA4CDE"/>
    <w:rsid w:val="00EA6328"/>
    <w:rsid w:val="00EA63EF"/>
    <w:rsid w:val="00EA6C16"/>
    <w:rsid w:val="00EA71C5"/>
    <w:rsid w:val="00EA7BFC"/>
    <w:rsid w:val="00EB0B90"/>
    <w:rsid w:val="00EB14D0"/>
    <w:rsid w:val="00EB2900"/>
    <w:rsid w:val="00EB42F8"/>
    <w:rsid w:val="00EB4316"/>
    <w:rsid w:val="00EB5D5C"/>
    <w:rsid w:val="00EB5DF6"/>
    <w:rsid w:val="00EB74BD"/>
    <w:rsid w:val="00EC0351"/>
    <w:rsid w:val="00EC049F"/>
    <w:rsid w:val="00EC1F30"/>
    <w:rsid w:val="00EC3497"/>
    <w:rsid w:val="00EC3FEC"/>
    <w:rsid w:val="00EC46D5"/>
    <w:rsid w:val="00EC5ACA"/>
    <w:rsid w:val="00EC6099"/>
    <w:rsid w:val="00EC660E"/>
    <w:rsid w:val="00ED016B"/>
    <w:rsid w:val="00ED04E7"/>
    <w:rsid w:val="00ED0CFF"/>
    <w:rsid w:val="00ED0F77"/>
    <w:rsid w:val="00ED1476"/>
    <w:rsid w:val="00ED19E5"/>
    <w:rsid w:val="00ED2632"/>
    <w:rsid w:val="00ED316C"/>
    <w:rsid w:val="00ED3857"/>
    <w:rsid w:val="00ED485F"/>
    <w:rsid w:val="00ED48BA"/>
    <w:rsid w:val="00ED4AAB"/>
    <w:rsid w:val="00ED630C"/>
    <w:rsid w:val="00ED70AD"/>
    <w:rsid w:val="00EE00BE"/>
    <w:rsid w:val="00EE39C1"/>
    <w:rsid w:val="00EE3CCF"/>
    <w:rsid w:val="00EE44FF"/>
    <w:rsid w:val="00EE5A0C"/>
    <w:rsid w:val="00EE5AA8"/>
    <w:rsid w:val="00EF0869"/>
    <w:rsid w:val="00EF08B1"/>
    <w:rsid w:val="00EF0BF4"/>
    <w:rsid w:val="00EF1ADF"/>
    <w:rsid w:val="00EF2B4B"/>
    <w:rsid w:val="00EF6417"/>
    <w:rsid w:val="00EF7442"/>
    <w:rsid w:val="00EF79D8"/>
    <w:rsid w:val="00F001EC"/>
    <w:rsid w:val="00F021B7"/>
    <w:rsid w:val="00F0335C"/>
    <w:rsid w:val="00F05B64"/>
    <w:rsid w:val="00F05D7A"/>
    <w:rsid w:val="00F07CA9"/>
    <w:rsid w:val="00F100E1"/>
    <w:rsid w:val="00F107CB"/>
    <w:rsid w:val="00F1269D"/>
    <w:rsid w:val="00F154D3"/>
    <w:rsid w:val="00F17F65"/>
    <w:rsid w:val="00F2027E"/>
    <w:rsid w:val="00F215CA"/>
    <w:rsid w:val="00F22681"/>
    <w:rsid w:val="00F22791"/>
    <w:rsid w:val="00F23DCC"/>
    <w:rsid w:val="00F2465A"/>
    <w:rsid w:val="00F24EFA"/>
    <w:rsid w:val="00F25833"/>
    <w:rsid w:val="00F25D27"/>
    <w:rsid w:val="00F267D4"/>
    <w:rsid w:val="00F30EDC"/>
    <w:rsid w:val="00F31102"/>
    <w:rsid w:val="00F342F6"/>
    <w:rsid w:val="00F34A3A"/>
    <w:rsid w:val="00F41270"/>
    <w:rsid w:val="00F415E7"/>
    <w:rsid w:val="00F421B1"/>
    <w:rsid w:val="00F42506"/>
    <w:rsid w:val="00F44153"/>
    <w:rsid w:val="00F44D5E"/>
    <w:rsid w:val="00F44F90"/>
    <w:rsid w:val="00F45022"/>
    <w:rsid w:val="00F453F1"/>
    <w:rsid w:val="00F45BBD"/>
    <w:rsid w:val="00F47363"/>
    <w:rsid w:val="00F4761A"/>
    <w:rsid w:val="00F4778C"/>
    <w:rsid w:val="00F50513"/>
    <w:rsid w:val="00F51D58"/>
    <w:rsid w:val="00F51EC0"/>
    <w:rsid w:val="00F52F22"/>
    <w:rsid w:val="00F539CC"/>
    <w:rsid w:val="00F53E4B"/>
    <w:rsid w:val="00F54824"/>
    <w:rsid w:val="00F55CE5"/>
    <w:rsid w:val="00F55FC0"/>
    <w:rsid w:val="00F5612B"/>
    <w:rsid w:val="00F6022F"/>
    <w:rsid w:val="00F60AB1"/>
    <w:rsid w:val="00F60E25"/>
    <w:rsid w:val="00F61627"/>
    <w:rsid w:val="00F61975"/>
    <w:rsid w:val="00F61C07"/>
    <w:rsid w:val="00F62320"/>
    <w:rsid w:val="00F638F6"/>
    <w:rsid w:val="00F66DF6"/>
    <w:rsid w:val="00F67B20"/>
    <w:rsid w:val="00F67B45"/>
    <w:rsid w:val="00F70703"/>
    <w:rsid w:val="00F70D59"/>
    <w:rsid w:val="00F70E36"/>
    <w:rsid w:val="00F73397"/>
    <w:rsid w:val="00F75D89"/>
    <w:rsid w:val="00F76F51"/>
    <w:rsid w:val="00F86057"/>
    <w:rsid w:val="00F876C0"/>
    <w:rsid w:val="00F918C4"/>
    <w:rsid w:val="00F91B77"/>
    <w:rsid w:val="00F92135"/>
    <w:rsid w:val="00F92155"/>
    <w:rsid w:val="00F927FE"/>
    <w:rsid w:val="00F9285E"/>
    <w:rsid w:val="00F92EB8"/>
    <w:rsid w:val="00F950FD"/>
    <w:rsid w:val="00F976DA"/>
    <w:rsid w:val="00F978F7"/>
    <w:rsid w:val="00FA06BA"/>
    <w:rsid w:val="00FA0CF9"/>
    <w:rsid w:val="00FA1014"/>
    <w:rsid w:val="00FA21F6"/>
    <w:rsid w:val="00FA2C23"/>
    <w:rsid w:val="00FA38C9"/>
    <w:rsid w:val="00FA4CBC"/>
    <w:rsid w:val="00FA63F7"/>
    <w:rsid w:val="00FB0F86"/>
    <w:rsid w:val="00FB1E15"/>
    <w:rsid w:val="00FB4DCC"/>
    <w:rsid w:val="00FB5CF2"/>
    <w:rsid w:val="00FB633F"/>
    <w:rsid w:val="00FB6BF6"/>
    <w:rsid w:val="00FB6C02"/>
    <w:rsid w:val="00FC1294"/>
    <w:rsid w:val="00FC2762"/>
    <w:rsid w:val="00FC3BD9"/>
    <w:rsid w:val="00FC3CDD"/>
    <w:rsid w:val="00FC5238"/>
    <w:rsid w:val="00FC5A93"/>
    <w:rsid w:val="00FC67EA"/>
    <w:rsid w:val="00FC6D52"/>
    <w:rsid w:val="00FC6DF6"/>
    <w:rsid w:val="00FC6EF1"/>
    <w:rsid w:val="00FC7ECA"/>
    <w:rsid w:val="00FD019E"/>
    <w:rsid w:val="00FD0269"/>
    <w:rsid w:val="00FD0C32"/>
    <w:rsid w:val="00FD1864"/>
    <w:rsid w:val="00FD1ACD"/>
    <w:rsid w:val="00FD22DA"/>
    <w:rsid w:val="00FD30D5"/>
    <w:rsid w:val="00FD46C6"/>
    <w:rsid w:val="00FD5234"/>
    <w:rsid w:val="00FD5FCB"/>
    <w:rsid w:val="00FE0231"/>
    <w:rsid w:val="00FE1A12"/>
    <w:rsid w:val="00FE2766"/>
    <w:rsid w:val="00FE4248"/>
    <w:rsid w:val="00FE4A3E"/>
    <w:rsid w:val="00FE60BA"/>
    <w:rsid w:val="00FE6322"/>
    <w:rsid w:val="00FE7EAB"/>
    <w:rsid w:val="00FF0C5A"/>
    <w:rsid w:val="00FF1427"/>
    <w:rsid w:val="00FF3E4D"/>
    <w:rsid w:val="00FF604B"/>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colormru v:ext="edit" colors="#009bcc"/>
    </o:shapedefaults>
    <o:shapelayout v:ext="edit">
      <o:idmap v:ext="edit" data="1"/>
    </o:shapelayout>
  </w:shapeDefaults>
  <w:decimalSymbol w:val="."/>
  <w:listSeparator w:val=","/>
  <w15:docId w15:val="{AA4A7CE0-84AE-4C44-8F78-1547CDA8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01E"/>
    <w:pPr>
      <w:kinsoku w:val="0"/>
      <w:spacing w:before="120" w:line="264" w:lineRule="auto"/>
    </w:pPr>
    <w:rPr>
      <w:rFonts w:ascii="Arial" w:eastAsia="Arial" w:hAnsi="Arial" w:cs="Arial"/>
      <w:lang w:val="en-GB"/>
    </w:rPr>
  </w:style>
  <w:style w:type="paragraph" w:styleId="Heading1">
    <w:name w:val="heading 1"/>
    <w:aliases w:val="H1"/>
    <w:basedOn w:val="Normal"/>
    <w:next w:val="Heading2"/>
    <w:link w:val="Heading1Char"/>
    <w:uiPriority w:val="9"/>
    <w:qFormat/>
    <w:rsid w:val="00ED3857"/>
    <w:pPr>
      <w:keepNext/>
      <w:pageBreakBefore/>
      <w:numPr>
        <w:numId w:val="1"/>
      </w:numPr>
      <w:pBdr>
        <w:bottom w:val="single" w:sz="18" w:space="1" w:color="009BCC"/>
      </w:pBdr>
      <w:spacing w:after="320"/>
      <w:outlineLvl w:val="0"/>
    </w:pPr>
    <w:rPr>
      <w:b/>
      <w:bCs/>
      <w:snapToGrid w:val="0"/>
      <w:color w:val="009BCC"/>
      <w:kern w:val="32"/>
      <w:sz w:val="32"/>
      <w:szCs w:val="32"/>
    </w:rPr>
  </w:style>
  <w:style w:type="paragraph" w:styleId="Heading2">
    <w:name w:val="heading 2"/>
    <w:aliases w:val="H2"/>
    <w:basedOn w:val="Normal"/>
    <w:next w:val="Normal"/>
    <w:link w:val="Heading2Char"/>
    <w:qFormat/>
    <w:rsid w:val="00ED3857"/>
    <w:pPr>
      <w:keepNext/>
      <w:numPr>
        <w:ilvl w:val="1"/>
        <w:numId w:val="1"/>
      </w:numPr>
      <w:spacing w:before="320" w:after="120"/>
      <w:outlineLvl w:val="1"/>
    </w:pPr>
    <w:rPr>
      <w:b/>
      <w:bCs/>
      <w:iCs/>
      <w:color w:val="009BCC"/>
      <w:sz w:val="28"/>
      <w:szCs w:val="28"/>
    </w:rPr>
  </w:style>
  <w:style w:type="paragraph" w:styleId="Heading3">
    <w:name w:val="heading 3"/>
    <w:aliases w:val="H3"/>
    <w:basedOn w:val="Normal"/>
    <w:next w:val="Normal"/>
    <w:link w:val="Heading3Char"/>
    <w:uiPriority w:val="9"/>
    <w:qFormat/>
    <w:rsid w:val="00ED3857"/>
    <w:pPr>
      <w:keepNext/>
      <w:numPr>
        <w:ilvl w:val="2"/>
        <w:numId w:val="1"/>
      </w:numPr>
      <w:spacing w:before="240" w:after="80"/>
      <w:outlineLvl w:val="2"/>
    </w:pPr>
    <w:rPr>
      <w:b/>
      <w:bCs/>
      <w:color w:val="004B66"/>
      <w:sz w:val="24"/>
      <w:szCs w:val="22"/>
    </w:rPr>
  </w:style>
  <w:style w:type="paragraph" w:styleId="Heading4">
    <w:name w:val="heading 4"/>
    <w:aliases w:val="H4"/>
    <w:basedOn w:val="Normal"/>
    <w:next w:val="Normal"/>
    <w:link w:val="Heading4Char"/>
    <w:qFormat/>
    <w:rsid w:val="00ED3857"/>
    <w:pPr>
      <w:keepNext/>
      <w:spacing w:before="180"/>
      <w:outlineLvl w:val="3"/>
    </w:pPr>
    <w:rPr>
      <w:b/>
      <w:bCs/>
      <w:color w:val="004B66"/>
    </w:rPr>
  </w:style>
  <w:style w:type="paragraph" w:styleId="Heading5">
    <w:name w:val="heading 5"/>
    <w:aliases w:val="H5"/>
    <w:basedOn w:val="Normal"/>
    <w:next w:val="Normal"/>
    <w:qFormat/>
    <w:rsid w:val="00ED3857"/>
    <w:pPr>
      <w:keepNext/>
      <w:spacing w:before="160"/>
      <w:outlineLvl w:val="4"/>
    </w:pPr>
    <w:rPr>
      <w:i/>
      <w:iCs/>
      <w:color w:val="004B66"/>
    </w:rPr>
  </w:style>
  <w:style w:type="paragraph" w:styleId="Heading6">
    <w:name w:val="heading 6"/>
    <w:basedOn w:val="Normal"/>
    <w:next w:val="Normal"/>
    <w:qFormat/>
    <w:rsid w:val="00ED3857"/>
    <w:pPr>
      <w:keepNext/>
      <w:keepLines/>
      <w:outlineLvl w:val="5"/>
    </w:pPr>
    <w:rPr>
      <w:color w:val="004B66"/>
      <w:u w:val="single"/>
    </w:rPr>
  </w:style>
  <w:style w:type="paragraph" w:styleId="Heading7">
    <w:name w:val="heading 7"/>
    <w:basedOn w:val="Normal"/>
    <w:next w:val="Normal"/>
    <w:qFormat/>
    <w:rsid w:val="00ED3857"/>
    <w:pPr>
      <w:spacing w:before="240" w:after="60"/>
      <w:outlineLvl w:val="6"/>
    </w:pPr>
    <w:rPr>
      <w:rFonts w:ascii="Times New Roman" w:hAnsi="Times New Roman"/>
      <w:sz w:val="24"/>
    </w:rPr>
  </w:style>
  <w:style w:type="paragraph" w:styleId="Heading8">
    <w:name w:val="heading 8"/>
    <w:basedOn w:val="Normal"/>
    <w:next w:val="Normal"/>
    <w:qFormat/>
    <w:rsid w:val="00ED3857"/>
    <w:pPr>
      <w:spacing w:after="120"/>
      <w:outlineLvl w:val="7"/>
    </w:pPr>
    <w:rPr>
      <w:b/>
      <w:bCs/>
      <w:smallCaps/>
    </w:rPr>
  </w:style>
  <w:style w:type="paragraph" w:styleId="Heading9">
    <w:name w:val="heading 9"/>
    <w:basedOn w:val="Normal"/>
    <w:next w:val="Normal"/>
    <w:qFormat/>
    <w:rsid w:val="00ED3857"/>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AF1789"/>
    <w:rPr>
      <w:rFonts w:ascii="Arial" w:eastAsia="Arial" w:hAnsi="Arial" w:cs="Arial"/>
      <w:b/>
      <w:bCs/>
      <w:snapToGrid w:val="0"/>
      <w:color w:val="009BCC"/>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BalloonText">
    <w:name w:val="Balloon Text"/>
    <w:basedOn w:val="Normal"/>
    <w:semiHidden/>
    <w:rsid w:val="00ED3857"/>
    <w:rPr>
      <w:rFonts w:ascii="Tahoma" w:hAnsi="Tahoma" w:cs="Tahoma"/>
      <w:sz w:val="16"/>
      <w:szCs w:val="16"/>
    </w:rPr>
  </w:style>
  <w:style w:type="paragraph" w:styleId="Caption">
    <w:name w:val="caption"/>
    <w:basedOn w:val="Normal"/>
    <w:next w:val="Normal"/>
    <w:qFormat/>
    <w:rsid w:val="00ED3857"/>
    <w:rPr>
      <w:b/>
      <w:bCs/>
    </w:rPr>
  </w:style>
  <w:style w:type="character" w:styleId="CommentReference">
    <w:name w:val="annotation reference"/>
    <w:basedOn w:val="DefaultParagraphFont"/>
    <w:semiHidden/>
    <w:rsid w:val="00ED3857"/>
    <w:rPr>
      <w:sz w:val="16"/>
      <w:szCs w:val="16"/>
    </w:rPr>
  </w:style>
  <w:style w:type="paragraph" w:styleId="CommentText">
    <w:name w:val="annotation text"/>
    <w:basedOn w:val="Normal"/>
    <w:link w:val="CommentTextChar"/>
    <w:semiHidden/>
    <w:rsid w:val="00ED3857"/>
    <w:rPr>
      <w:rFonts w:ascii="Times New Roman" w:hAnsi="Times New Roman"/>
    </w:rPr>
  </w:style>
  <w:style w:type="paragraph" w:styleId="CommentSubject">
    <w:name w:val="annotation subject"/>
    <w:basedOn w:val="CommentText"/>
    <w:next w:val="CommentText"/>
    <w:semiHidden/>
    <w:rsid w:val="00ED3857"/>
    <w:rPr>
      <w:rFonts w:ascii="Arial" w:hAnsi="Arial"/>
      <w:b/>
      <w:bCs/>
    </w:rPr>
  </w:style>
  <w:style w:type="paragraph" w:customStyle="1" w:styleId="ContentsHeading">
    <w:name w:val="Contents Heading"/>
    <w:basedOn w:val="Heading1"/>
    <w:rsid w:val="00ED3857"/>
    <w:pPr>
      <w:numPr>
        <w:numId w:val="0"/>
      </w:numPr>
      <w:spacing w:after="400"/>
    </w:pPr>
  </w:style>
  <w:style w:type="character" w:styleId="Strong">
    <w:name w:val="Strong"/>
    <w:basedOn w:val="DefaultParagraphFont"/>
    <w:qFormat/>
    <w:rsid w:val="00ED3857"/>
    <w:rPr>
      <w:b/>
      <w:bCs/>
      <w:color w:val="009BCC"/>
    </w:rPr>
  </w:style>
  <w:style w:type="paragraph" w:styleId="Footer">
    <w:name w:val="footer"/>
    <w:aliases w:val="Capgemini Footer"/>
    <w:basedOn w:val="Normal"/>
    <w:rsid w:val="00ED3857"/>
    <w:pPr>
      <w:tabs>
        <w:tab w:val="center" w:pos="4680"/>
        <w:tab w:val="right" w:pos="9360"/>
      </w:tabs>
      <w:spacing w:before="60"/>
    </w:pPr>
    <w:rPr>
      <w:sz w:val="16"/>
      <w:szCs w:val="16"/>
    </w:rPr>
  </w:style>
  <w:style w:type="character" w:styleId="FootnoteReference">
    <w:name w:val="footnote reference"/>
    <w:basedOn w:val="DefaultParagraphFont"/>
    <w:semiHidden/>
    <w:rsid w:val="00ED3857"/>
    <w:rPr>
      <w:vertAlign w:val="superscript"/>
    </w:rPr>
  </w:style>
  <w:style w:type="paragraph" w:styleId="FootnoteText">
    <w:name w:val="footnote text"/>
    <w:basedOn w:val="Normal"/>
    <w:semiHidden/>
    <w:rsid w:val="00ED3857"/>
    <w:pPr>
      <w:keepLines/>
      <w:tabs>
        <w:tab w:val="left" w:pos="144"/>
      </w:tabs>
      <w:spacing w:before="60"/>
      <w:ind w:firstLine="144"/>
    </w:pPr>
    <w:rPr>
      <w:sz w:val="18"/>
    </w:rPr>
  </w:style>
  <w:style w:type="paragraph" w:styleId="Header">
    <w:name w:val="header"/>
    <w:aliases w:val="Capgemini Header"/>
    <w:basedOn w:val="Normal"/>
    <w:rsid w:val="00ED3857"/>
    <w:pPr>
      <w:keepLines/>
      <w:tabs>
        <w:tab w:val="right" w:pos="9360"/>
      </w:tabs>
      <w:spacing w:before="60"/>
    </w:pPr>
    <w:rPr>
      <w:sz w:val="16"/>
    </w:rPr>
  </w:style>
  <w:style w:type="character" w:styleId="Hyperlink">
    <w:name w:val="Hyperlink"/>
    <w:basedOn w:val="DefaultParagraphFont"/>
    <w:uiPriority w:val="99"/>
    <w:rsid w:val="00ED3857"/>
    <w:rPr>
      <w:color w:val="0000FF"/>
      <w:u w:val="single"/>
    </w:rPr>
  </w:style>
  <w:style w:type="paragraph" w:styleId="ListBullet">
    <w:name w:val="List Bullet"/>
    <w:basedOn w:val="Normal"/>
    <w:link w:val="ListBulletChar"/>
    <w:rsid w:val="00ED3857"/>
    <w:pPr>
      <w:kinsoku/>
      <w:spacing w:before="100"/>
    </w:pPr>
    <w:rPr>
      <w:rFonts w:eastAsia="Times New Roman"/>
      <w:color w:val="000000"/>
    </w:rPr>
  </w:style>
  <w:style w:type="character" w:customStyle="1" w:styleId="ListBulletChar">
    <w:name w:val="List Bullet Char"/>
    <w:basedOn w:val="DefaultParagraphFont"/>
    <w:link w:val="ListBullet"/>
    <w:rsid w:val="00AF1789"/>
    <w:rPr>
      <w:rFonts w:ascii="Arial" w:hAnsi="Arial" w:cs="Arial"/>
      <w:color w:val="000000"/>
      <w:lang w:val="en-GB"/>
    </w:rPr>
  </w:style>
  <w:style w:type="paragraph" w:customStyle="1" w:styleId="TableText">
    <w:name w:val="Table Text"/>
    <w:basedOn w:val="Normal"/>
    <w:link w:val="TableTextCharChar"/>
    <w:rsid w:val="00ED3857"/>
    <w:pPr>
      <w:spacing w:before="60"/>
    </w:pPr>
  </w:style>
  <w:style w:type="character" w:customStyle="1" w:styleId="TableTextCharChar">
    <w:name w:val="Table Text Char Char"/>
    <w:basedOn w:val="DefaultParagraphFont"/>
    <w:link w:val="TableText"/>
    <w:rsid w:val="00AF1789"/>
    <w:rPr>
      <w:rFonts w:ascii="Arial" w:eastAsia="Arial" w:hAnsi="Arial" w:cs="Arial"/>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7"/>
      </w:numPr>
      <w:spacing w:before="60"/>
    </w:pPr>
  </w:style>
  <w:style w:type="character" w:customStyle="1" w:styleId="TableBulletsCharChar">
    <w:name w:val="Table Bullets Char Char"/>
    <w:basedOn w:val="DefaultParagraphFont"/>
    <w:link w:val="TableBullets"/>
    <w:rsid w:val="00AF1789"/>
    <w:rPr>
      <w:rFonts w:ascii="Arial" w:eastAsia="Arial" w:hAnsi="Arial" w:cs="Arial"/>
      <w:lang w:val="en-GB"/>
    </w:rPr>
  </w:style>
  <w:style w:type="paragraph" w:styleId="TOC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OC1">
    <w:name w:val="toc 1"/>
    <w:basedOn w:val="Normal"/>
    <w:next w:val="Normal"/>
    <w:autoRedefine/>
    <w:uiPriority w:val="39"/>
    <w:qFormat/>
    <w:rsid w:val="009E734F"/>
    <w:pPr>
      <w:keepNext/>
      <w:keepLines/>
      <w:tabs>
        <w:tab w:val="left" w:pos="504"/>
        <w:tab w:val="right" w:leader="dot" w:pos="8640"/>
      </w:tabs>
      <w:spacing w:before="240"/>
      <w:ind w:left="504" w:right="288" w:hanging="504"/>
      <w:outlineLvl w:val="0"/>
    </w:pPr>
    <w:rPr>
      <w:b/>
      <w:noProof/>
      <w:color w:val="009BCC"/>
      <w:sz w:val="22"/>
    </w:rPr>
  </w:style>
  <w:style w:type="paragraph" w:styleId="TOC2">
    <w:name w:val="toc 2"/>
    <w:basedOn w:val="Normal"/>
    <w:next w:val="Normal"/>
    <w:autoRedefine/>
    <w:uiPriority w:val="39"/>
    <w:qFormat/>
    <w:rsid w:val="00ED3857"/>
    <w:pPr>
      <w:tabs>
        <w:tab w:val="left" w:pos="1152"/>
        <w:tab w:val="right" w:leader="dot" w:pos="8640"/>
      </w:tabs>
      <w:ind w:left="1152" w:right="288" w:hanging="648"/>
    </w:pPr>
    <w:rPr>
      <w:noProof/>
    </w:rPr>
  </w:style>
  <w:style w:type="paragraph" w:styleId="TOC3">
    <w:name w:val="toc 3"/>
    <w:basedOn w:val="TOC2"/>
    <w:next w:val="Normal"/>
    <w:autoRedefine/>
    <w:uiPriority w:val="39"/>
    <w:qFormat/>
    <w:rsid w:val="00ED3857"/>
    <w:pPr>
      <w:tabs>
        <w:tab w:val="clear" w:pos="1152"/>
        <w:tab w:val="left" w:pos="1953"/>
      </w:tabs>
      <w:spacing w:before="40"/>
      <w:ind w:left="1944" w:hanging="792"/>
    </w:pPr>
  </w:style>
  <w:style w:type="paragraph" w:styleId="TOC4">
    <w:name w:val="toc 4"/>
    <w:basedOn w:val="Normal"/>
    <w:next w:val="Normal"/>
    <w:autoRedefine/>
    <w:semiHidden/>
    <w:rsid w:val="00ED3857"/>
    <w:pPr>
      <w:spacing w:after="120"/>
      <w:ind w:left="720"/>
    </w:pPr>
  </w:style>
  <w:style w:type="paragraph" w:styleId="TOC5">
    <w:name w:val="toc 5"/>
    <w:basedOn w:val="Normal"/>
    <w:next w:val="Normal"/>
    <w:autoRedefine/>
    <w:semiHidden/>
    <w:rsid w:val="00ED3857"/>
    <w:pPr>
      <w:spacing w:after="120"/>
      <w:ind w:left="960"/>
    </w:pPr>
  </w:style>
  <w:style w:type="paragraph" w:styleId="TOC6">
    <w:name w:val="toc 6"/>
    <w:basedOn w:val="Normal"/>
    <w:next w:val="Normal"/>
    <w:autoRedefine/>
    <w:semiHidden/>
    <w:rsid w:val="00ED3857"/>
    <w:pPr>
      <w:spacing w:after="120"/>
      <w:ind w:left="1200"/>
    </w:pPr>
  </w:style>
  <w:style w:type="paragraph" w:styleId="TOC7">
    <w:name w:val="toc 7"/>
    <w:basedOn w:val="Normal"/>
    <w:next w:val="Normal"/>
    <w:autoRedefine/>
    <w:semiHidden/>
    <w:rsid w:val="00ED3857"/>
    <w:pPr>
      <w:spacing w:after="120"/>
      <w:ind w:left="1440"/>
    </w:pPr>
  </w:style>
  <w:style w:type="paragraph" w:styleId="TOC8">
    <w:name w:val="toc 8"/>
    <w:basedOn w:val="Normal"/>
    <w:next w:val="Normal"/>
    <w:autoRedefine/>
    <w:semiHidden/>
    <w:rsid w:val="00ED3857"/>
    <w:pPr>
      <w:spacing w:after="120"/>
      <w:ind w:left="1680"/>
    </w:pPr>
  </w:style>
  <w:style w:type="paragraph" w:customStyle="1" w:styleId="ListBulletSpace">
    <w:name w:val="List Bullet Space"/>
    <w:basedOn w:val="ListBullet"/>
    <w:rsid w:val="00ED3857"/>
    <w:pPr>
      <w:spacing w:after="240"/>
    </w:pPr>
  </w:style>
  <w:style w:type="paragraph" w:customStyle="1" w:styleId="TableHead">
    <w:name w:val="Table Head"/>
    <w:basedOn w:val="Normal"/>
    <w:uiPriority w:val="99"/>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Bullet2">
    <w:name w:val="List Bullet 2"/>
    <w:basedOn w:val="Normal"/>
    <w:link w:val="ListBullet2Char"/>
    <w:rsid w:val="00ED3857"/>
    <w:pPr>
      <w:numPr>
        <w:numId w:val="3"/>
      </w:numPr>
      <w:kinsoku/>
      <w:spacing w:before="60"/>
    </w:pPr>
    <w:rPr>
      <w:rFonts w:eastAsia="Times New Roman"/>
      <w:color w:val="000000"/>
    </w:rPr>
  </w:style>
  <w:style w:type="character" w:customStyle="1" w:styleId="ListBullet2Char">
    <w:name w:val="List Bullet 2 Char"/>
    <w:basedOn w:val="DefaultParagraphFont"/>
    <w:link w:val="ListBullet2"/>
    <w:rsid w:val="00AF1789"/>
    <w:rPr>
      <w:rFonts w:ascii="Arial" w:hAnsi="Arial" w:cs="Arial"/>
      <w:color w:val="000000"/>
      <w:lang w:val="en-GB"/>
    </w:rPr>
  </w:style>
  <w:style w:type="paragraph" w:customStyle="1" w:styleId="ListBullet2Space">
    <w:name w:val="List Bullet 2 Space"/>
    <w:basedOn w:val="ListBullet2"/>
    <w:link w:val="ListBullet2SpaceChar"/>
    <w:rsid w:val="00ED3857"/>
    <w:pPr>
      <w:numPr>
        <w:numId w:val="4"/>
      </w:numPr>
      <w:spacing w:after="240"/>
    </w:pPr>
  </w:style>
  <w:style w:type="character" w:customStyle="1" w:styleId="ListBullet2SpaceChar">
    <w:name w:val="List Bullet 2 Space Char"/>
    <w:basedOn w:val="ListBullet2Char"/>
    <w:link w:val="ListBullet2Space"/>
    <w:rsid w:val="00AF1789"/>
    <w:rPr>
      <w:rFonts w:ascii="Arial" w:hAnsi="Arial" w:cs="Arial"/>
      <w:color w:val="000000"/>
      <w:lang w:val="en-GB"/>
    </w:rPr>
  </w:style>
  <w:style w:type="paragraph" w:styleId="ListBullet3">
    <w:name w:val="List Bullet 3"/>
    <w:basedOn w:val="Normal"/>
    <w:rsid w:val="00ED3857"/>
    <w:pPr>
      <w:numPr>
        <w:numId w:val="5"/>
      </w:numPr>
      <w:spacing w:before="20"/>
    </w:pPr>
  </w:style>
  <w:style w:type="paragraph" w:customStyle="1" w:styleId="ListBullet3Space">
    <w:name w:val="List Bullet 3 Space"/>
    <w:basedOn w:val="ListBullet3"/>
    <w:rsid w:val="00ED3857"/>
    <w:pPr>
      <w:numPr>
        <w:numId w:val="0"/>
      </w:numPr>
      <w:spacing w:after="240"/>
    </w:pPr>
  </w:style>
  <w:style w:type="paragraph" w:styleId="TableofFigure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DefaultParagraphFon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DefaultParagraphFon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DefaultParagraphFont"/>
    <w:link w:val="CapgeminiCoverText2"/>
    <w:semiHidden/>
    <w:rsid w:val="00AF1789"/>
    <w:rPr>
      <w:rFonts w:ascii="Arial" w:eastAsia="Arial" w:hAnsi="Arial" w:cs="Arial"/>
      <w:color w:val="003366"/>
      <w:sz w:val="32"/>
      <w:szCs w:val="32"/>
    </w:rPr>
  </w:style>
  <w:style w:type="paragraph" w:customStyle="1" w:styleId="CapgeminiCoverText3">
    <w:name w:val="Capgemini Cover Text 3"/>
    <w:basedOn w:val="Normal"/>
    <w:link w:val="CapgeminiCoverText3Char"/>
    <w:semiHidden/>
    <w:rsid w:val="00ED3857"/>
    <w:pPr>
      <w:spacing w:before="0"/>
    </w:pPr>
    <w:rPr>
      <w:b/>
      <w:bCs/>
      <w:color w:val="004B66"/>
      <w:szCs w:val="44"/>
    </w:rPr>
  </w:style>
  <w:style w:type="character" w:customStyle="1" w:styleId="CapgeminiCoverText3Char">
    <w:name w:val="Capgemini Cover Text 3 Char"/>
    <w:basedOn w:val="CapgeminiCoverTextChar"/>
    <w:link w:val="CapgeminiCoverText3"/>
    <w:semiHidden/>
    <w:rsid w:val="00AF1789"/>
    <w:rPr>
      <w:rFonts w:ascii="Arial" w:eastAsia="Arial" w:hAnsi="Arial" w:cs="Arial"/>
      <w:b/>
      <w:bCs/>
      <w:color w:val="004B66"/>
      <w:sz w:val="44"/>
      <w:szCs w:val="44"/>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Normal"/>
    <w:rsid w:val="00ED3857"/>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ED3857"/>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DocumentMap">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TableText"/>
    <w:rsid w:val="00ED3857"/>
    <w:pPr>
      <w:keepNext/>
      <w:keepLines/>
      <w:spacing w:before="120" w:after="20"/>
    </w:pPr>
    <w:rPr>
      <w:b/>
    </w:rPr>
  </w:style>
  <w:style w:type="character" w:styleId="FollowedHyperlink">
    <w:name w:val="FollowedHyperlink"/>
    <w:basedOn w:val="DefaultParagraphFont"/>
    <w:rsid w:val="00ED3857"/>
    <w:rPr>
      <w:rFonts w:ascii="Arial Narrow" w:hAnsi="Arial Narrow"/>
      <w:color w:val="800080"/>
      <w:u w:val="single"/>
    </w:rPr>
  </w:style>
  <w:style w:type="character" w:styleId="PageNumber">
    <w:name w:val="page number"/>
    <w:basedOn w:val="DefaultParagraphFont"/>
    <w:rsid w:val="00ED3857"/>
  </w:style>
  <w:style w:type="paragraph" w:customStyle="1" w:styleId="ProposalSubTitle">
    <w:name w:val="Proposal SubTitle"/>
    <w:basedOn w:val="CapgeminiCoverText"/>
    <w:rsid w:val="00ED3857"/>
    <w:pPr>
      <w:spacing w:before="180"/>
      <w:jc w:val="left"/>
    </w:pPr>
    <w:rPr>
      <w:color w:val="004B66"/>
      <w:sz w:val="28"/>
      <w:szCs w:val="28"/>
    </w:rPr>
  </w:style>
  <w:style w:type="paragraph" w:customStyle="1" w:styleId="ProposalTitle">
    <w:name w:val="Proposal Title"/>
    <w:basedOn w:val="CapgeminiCoverText"/>
    <w:rsid w:val="00ED3857"/>
    <w:pPr>
      <w:jc w:val="left"/>
    </w:pPr>
    <w:rPr>
      <w:color w:val="004B66"/>
      <w:sz w:val="36"/>
      <w:szCs w:val="36"/>
    </w:rPr>
  </w:style>
  <w:style w:type="paragraph" w:customStyle="1" w:styleId="Question">
    <w:name w:val="Question"/>
    <w:basedOn w:val="Normal"/>
    <w:next w:val="Normal"/>
    <w:rsid w:val="00ED3857"/>
    <w:pPr>
      <w:keepNext/>
      <w:pBdr>
        <w:top w:val="single" w:sz="2" w:space="1" w:color="009BCC"/>
        <w:left w:val="single" w:sz="2" w:space="4" w:color="009BCC"/>
        <w:bottom w:val="single" w:sz="2" w:space="1" w:color="009BCC"/>
        <w:right w:val="single" w:sz="2" w:space="4" w:color="009BCC"/>
      </w:pBdr>
      <w:shd w:val="solid" w:color="009BCC" w:fill="003366"/>
      <w:spacing w:before="240" w:line="240" w:lineRule="exact"/>
    </w:pPr>
    <w:rPr>
      <w:b/>
      <w:bCs/>
      <w:color w:val="FFFFFF"/>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le">
    <w:name w:val="Title"/>
    <w:qFormat/>
    <w:rsid w:val="00ED3857"/>
    <w:pPr>
      <w:keepNext/>
      <w:keepLines/>
      <w:spacing w:before="240"/>
      <w:jc w:val="center"/>
    </w:pPr>
    <w:rPr>
      <w:rFonts w:ascii="Arial" w:eastAsia="Arial" w:hAnsi="Arial" w:cs="Arial"/>
      <w:b/>
      <w:bCs/>
      <w:color w:val="009BCC"/>
      <w:sz w:val="24"/>
      <w:szCs w:val="24"/>
    </w:rPr>
  </w:style>
  <w:style w:type="paragraph" w:customStyle="1" w:styleId="TOCTitle">
    <w:name w:val="TOC_Title"/>
    <w:basedOn w:val="CapgeminiDisclaimer"/>
    <w:rsid w:val="00ED3857"/>
    <w:pPr>
      <w:spacing w:after="280"/>
      <w:jc w:val="left"/>
    </w:pPr>
    <w:rPr>
      <w:b/>
      <w:color w:val="009BCC"/>
      <w:sz w:val="32"/>
      <w:szCs w:val="32"/>
    </w:rPr>
  </w:style>
  <w:style w:type="table" w:styleId="TableGrid">
    <w:name w:val="Table Grid"/>
    <w:basedOn w:val="TableNormal"/>
    <w:rsid w:val="00ED3857"/>
    <w:pPr>
      <w:kinsoku w:val="0"/>
      <w:spacing w:before="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2">
    <w:name w:val="Table Bullets 2"/>
    <w:basedOn w:val="TableBullets"/>
    <w:rsid w:val="00ED3857"/>
    <w:pPr>
      <w:numPr>
        <w:ilvl w:val="1"/>
        <w:numId w:val="8"/>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ED3857"/>
    <w:pPr>
      <w:keepNext/>
      <w:keepLines/>
      <w:pBdr>
        <w:top w:val="single" w:sz="6" w:space="1" w:color="009BCC"/>
        <w:bottom w:val="single" w:sz="6" w:space="1" w:color="009BCC"/>
      </w:pBdr>
    </w:pPr>
    <w:rPr>
      <w:b/>
      <w:bCs/>
      <w:color w:val="009BCC"/>
    </w:rPr>
  </w:style>
  <w:style w:type="character" w:customStyle="1" w:styleId="TableTextChar">
    <w:name w:val="Table Text Char"/>
    <w:basedOn w:val="DefaultParagraphFont"/>
    <w:rsid w:val="00ED3857"/>
    <w:rPr>
      <w:rFonts w:ascii="Arial" w:eastAsia="Arial" w:hAnsi="Arial" w:cs="Arial"/>
      <w:lang w:val="en-US" w:eastAsia="en-US" w:bidi="ar-SA"/>
    </w:rPr>
  </w:style>
  <w:style w:type="paragraph" w:customStyle="1" w:styleId="ResumeSubheading">
    <w:name w:val="Resume Subheading"/>
    <w:basedOn w:val="Heading1"/>
    <w:autoRedefine/>
    <w:rsid w:val="00ED3857"/>
    <w:pPr>
      <w:numPr>
        <w:numId w:val="0"/>
      </w:num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spacing w:before="100"/>
    </w:pPr>
  </w:style>
  <w:style w:type="paragraph" w:customStyle="1" w:styleId="Num2">
    <w:name w:val="Num 2"/>
    <w:aliases w:val="N2"/>
    <w:basedOn w:val="Normal"/>
    <w:rsid w:val="00ED3857"/>
    <w:pPr>
      <w:numPr>
        <w:ilvl w:val="1"/>
        <w:numId w:val="6"/>
      </w:numPr>
      <w:spacing w:before="60"/>
    </w:pPr>
  </w:style>
  <w:style w:type="paragraph" w:customStyle="1" w:styleId="Num3">
    <w:name w:val="Num 3"/>
    <w:aliases w:val="N3"/>
    <w:basedOn w:val="Normal"/>
    <w:rsid w:val="00ED3857"/>
    <w:pPr>
      <w:keepLines/>
      <w:numPr>
        <w:ilvl w:val="2"/>
        <w:numId w:val="6"/>
      </w:numPr>
      <w:spacing w:before="20"/>
    </w:pPr>
  </w:style>
  <w:style w:type="paragraph" w:customStyle="1" w:styleId="TableBullets3">
    <w:name w:val="Table Bullets 3"/>
    <w:basedOn w:val="TableText"/>
    <w:rsid w:val="00ED3857"/>
    <w:pPr>
      <w:numPr>
        <w:ilvl w:val="2"/>
        <w:numId w:val="9"/>
      </w:numPr>
      <w:spacing w:before="0"/>
    </w:pPr>
  </w:style>
  <w:style w:type="table" w:customStyle="1" w:styleId="CapgeminiTableStyle3">
    <w:name w:val="Capgemini Table Style_3"/>
    <w:basedOn w:val="TableNormal"/>
    <w:rsid w:val="000E2C5C"/>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Heading4Char">
    <w:name w:val="Heading 4 Char"/>
    <w:aliases w:val="H4 Char"/>
    <w:basedOn w:val="DefaultParagraphFont"/>
    <w:link w:val="Heading4"/>
    <w:rsid w:val="000E2C5C"/>
    <w:rPr>
      <w:rFonts w:ascii="Arial" w:eastAsia="Arial" w:hAnsi="Arial" w:cs="Arial"/>
      <w:b/>
      <w:bCs/>
      <w:color w:val="004B66"/>
      <w:lang w:val="en-GB"/>
    </w:rPr>
  </w:style>
  <w:style w:type="character" w:customStyle="1" w:styleId="Heading2Char">
    <w:name w:val="Heading 2 Char"/>
    <w:aliases w:val="H2 Char"/>
    <w:basedOn w:val="DefaultParagraphFont"/>
    <w:link w:val="Heading2"/>
    <w:rsid w:val="000D3585"/>
    <w:rPr>
      <w:rFonts w:ascii="Arial" w:eastAsia="Arial" w:hAnsi="Arial" w:cs="Arial"/>
      <w:b/>
      <w:bCs/>
      <w:iCs/>
      <w:color w:val="009BCC"/>
      <w:sz w:val="28"/>
      <w:szCs w:val="28"/>
      <w:lang w:val="en-GB"/>
    </w:rPr>
  </w:style>
  <w:style w:type="paragraph" w:styleId="ListParagraph">
    <w:name w:val="List Paragraph"/>
    <w:basedOn w:val="Normal"/>
    <w:uiPriority w:val="34"/>
    <w:qFormat/>
    <w:rsid w:val="00431246"/>
    <w:pPr>
      <w:kinsoku/>
      <w:spacing w:before="0" w:line="240" w:lineRule="auto"/>
      <w:ind w:left="720"/>
      <w:contextualSpacing/>
    </w:pPr>
    <w:rPr>
      <w:rFonts w:ascii="Times New Roman" w:eastAsia="Times New Roman" w:hAnsi="Times New Roman" w:cs="Times New Roman"/>
      <w:lang w:val="en-US"/>
    </w:rPr>
  </w:style>
  <w:style w:type="paragraph" w:customStyle="1" w:styleId="msolistparagraph0">
    <w:name w:val="msolistparagraph"/>
    <w:basedOn w:val="Normal"/>
    <w:uiPriority w:val="99"/>
    <w:rsid w:val="00431246"/>
    <w:pPr>
      <w:kinsoku/>
      <w:spacing w:before="0" w:after="200" w:line="276" w:lineRule="auto"/>
      <w:ind w:left="720"/>
    </w:pPr>
    <w:rPr>
      <w:rFonts w:ascii="Calibri" w:eastAsia="Times New Roman" w:hAnsi="Calibri" w:cs="Times New Roman"/>
      <w:sz w:val="22"/>
      <w:szCs w:val="22"/>
      <w:lang w:val="en-US"/>
    </w:rPr>
  </w:style>
  <w:style w:type="paragraph" w:customStyle="1" w:styleId="tableheading">
    <w:name w:val="tableheading"/>
    <w:basedOn w:val="Normal"/>
    <w:uiPriority w:val="99"/>
    <w:rsid w:val="00EF1ADF"/>
    <w:pPr>
      <w:kinsoku/>
      <w:spacing w:after="120"/>
    </w:pPr>
    <w:rPr>
      <w:rFonts w:eastAsia="Times New Roman" w:cs="Times New Roman"/>
      <w:b/>
      <w:noProof/>
      <w:lang w:val="en-US"/>
    </w:rPr>
  </w:style>
  <w:style w:type="paragraph" w:customStyle="1" w:styleId="InstructionText1">
    <w:name w:val="Instruction Text1"/>
    <w:basedOn w:val="Normal"/>
    <w:autoRedefine/>
    <w:uiPriority w:val="99"/>
    <w:rsid w:val="00EF1ADF"/>
    <w:pPr>
      <w:keepLines/>
      <w:kinsoku/>
      <w:spacing w:before="60" w:after="120"/>
      <w:jc w:val="both"/>
    </w:pPr>
    <w:rPr>
      <w:rFonts w:eastAsia="Times New Roman" w:cs="Times New Roman"/>
      <w:sz w:val="22"/>
      <w:lang w:val="fr-FR"/>
    </w:rPr>
  </w:style>
  <w:style w:type="paragraph" w:customStyle="1" w:styleId="TableTitle">
    <w:name w:val="Table Title"/>
    <w:basedOn w:val="Normal"/>
    <w:uiPriority w:val="99"/>
    <w:rsid w:val="00EF1ADF"/>
    <w:pPr>
      <w:keepNext/>
      <w:keepLines/>
      <w:tabs>
        <w:tab w:val="num" w:pos="1440"/>
      </w:tabs>
      <w:kinsoku/>
      <w:spacing w:before="240" w:after="120"/>
      <w:ind w:left="1440"/>
    </w:pPr>
    <w:rPr>
      <w:rFonts w:eastAsia="Times New Roman" w:cs="Times New Roman"/>
      <w:sz w:val="22"/>
      <w:lang w:val="en-US"/>
    </w:rPr>
  </w:style>
  <w:style w:type="paragraph" w:customStyle="1" w:styleId="1Text">
    <w:name w:val="1 Text"/>
    <w:autoRedefine/>
    <w:rsid w:val="00EF1ADF"/>
    <w:pPr>
      <w:keepLines/>
      <w:numPr>
        <w:ilvl w:val="1"/>
        <w:numId w:val="11"/>
      </w:numPr>
      <w:spacing w:before="60" w:after="120" w:line="264" w:lineRule="auto"/>
      <w:jc w:val="both"/>
    </w:pPr>
    <w:rPr>
      <w:rFonts w:ascii="Arial" w:hAnsi="Arial"/>
      <w:color w:val="FF0000"/>
      <w:sz w:val="22"/>
    </w:rPr>
  </w:style>
  <w:style w:type="character" w:customStyle="1" w:styleId="CommentTextChar">
    <w:name w:val="Comment Text Char"/>
    <w:basedOn w:val="DefaultParagraphFont"/>
    <w:link w:val="CommentText"/>
    <w:uiPriority w:val="99"/>
    <w:semiHidden/>
    <w:rsid w:val="0002425F"/>
    <w:rPr>
      <w:rFonts w:eastAsia="Arial" w:cs="Arial"/>
      <w:lang w:val="en-GB"/>
    </w:rPr>
  </w:style>
  <w:style w:type="character" w:styleId="IntenseReference">
    <w:name w:val="Intense Reference"/>
    <w:basedOn w:val="DefaultParagraphFont"/>
    <w:uiPriority w:val="32"/>
    <w:qFormat/>
    <w:rsid w:val="00220FE3"/>
    <w:rPr>
      <w:b/>
      <w:bCs/>
      <w:smallCaps/>
      <w:color w:val="C0504D" w:themeColor="accent2"/>
      <w:spacing w:val="5"/>
      <w:u w:val="single"/>
    </w:rPr>
  </w:style>
  <w:style w:type="character" w:customStyle="1" w:styleId="timelagnotes1">
    <w:name w:val="timelagnotes1"/>
    <w:basedOn w:val="DefaultParagraphFont"/>
    <w:rsid w:val="000F1723"/>
    <w:rPr>
      <w:rFonts w:ascii="Verdana" w:hAnsi="Verdana" w:hint="default"/>
      <w:color w:val="A52A2A"/>
      <w:sz w:val="16"/>
      <w:szCs w:val="16"/>
    </w:rPr>
  </w:style>
  <w:style w:type="character" w:customStyle="1" w:styleId="labelcaption1">
    <w:name w:val="labelcaption1"/>
    <w:basedOn w:val="DefaultParagraphFont"/>
    <w:rsid w:val="00521691"/>
    <w:rPr>
      <w:rFonts w:ascii="Verdana" w:hAnsi="Verdana" w:hint="default"/>
      <w:b/>
      <w:bCs/>
      <w:strike w:val="0"/>
      <w:dstrike w:val="0"/>
      <w:color w:val="000000"/>
      <w:sz w:val="17"/>
      <w:szCs w:val="17"/>
      <w:u w:val="none"/>
      <w:effect w:val="none"/>
    </w:rPr>
  </w:style>
  <w:style w:type="character" w:customStyle="1" w:styleId="notes1">
    <w:name w:val="notes1"/>
    <w:basedOn w:val="DefaultParagraphFont"/>
    <w:rsid w:val="00562EEA"/>
    <w:rPr>
      <w:rFonts w:ascii="Verdana" w:hAnsi="Verdana" w:hint="default"/>
      <w:color w:val="A52A2A"/>
      <w:sz w:val="14"/>
      <w:szCs w:val="14"/>
    </w:rPr>
  </w:style>
  <w:style w:type="character" w:customStyle="1" w:styleId="normallabel1">
    <w:name w:val="normallabel1"/>
    <w:basedOn w:val="DefaultParagraphFont"/>
    <w:rsid w:val="003F5FEA"/>
    <w:rPr>
      <w:rFonts w:ascii="Verdana" w:hAnsi="Verdana" w:hint="default"/>
      <w:strike w:val="0"/>
      <w:dstrike w:val="0"/>
      <w:color w:val="000000"/>
      <w:sz w:val="17"/>
      <w:szCs w:val="17"/>
      <w:u w:val="none"/>
      <w:effect w:val="none"/>
    </w:rPr>
  </w:style>
  <w:style w:type="character" w:customStyle="1" w:styleId="subtitles1">
    <w:name w:val="subtitles1"/>
    <w:basedOn w:val="DefaultParagraphFont"/>
    <w:rsid w:val="00760032"/>
    <w:rPr>
      <w:rFonts w:ascii="Verdana" w:hAnsi="Verdana" w:hint="default"/>
      <w:b/>
      <w:bCs/>
      <w:color w:val="990003"/>
      <w:sz w:val="18"/>
      <w:szCs w:val="18"/>
    </w:rPr>
  </w:style>
  <w:style w:type="paragraph" w:styleId="TOCHeading">
    <w:name w:val="TOC Heading"/>
    <w:basedOn w:val="Heading1"/>
    <w:next w:val="Normal"/>
    <w:uiPriority w:val="39"/>
    <w:semiHidden/>
    <w:unhideWhenUsed/>
    <w:qFormat/>
    <w:rsid w:val="000670ED"/>
    <w:pPr>
      <w:keepLines/>
      <w:pageBreakBefore w:val="0"/>
      <w:numPr>
        <w:numId w:val="0"/>
      </w:numPr>
      <w:pBdr>
        <w:bottom w:val="none" w:sz="0" w:space="0" w:color="auto"/>
      </w:pBdr>
      <w:kinsoku/>
      <w:spacing w:before="480" w:after="0" w:line="276" w:lineRule="auto"/>
      <w:outlineLvl w:val="9"/>
    </w:pPr>
    <w:rPr>
      <w:rFonts w:asciiTheme="majorHAnsi" w:eastAsiaTheme="majorEastAsia" w:hAnsiTheme="majorHAnsi" w:cstheme="majorBidi"/>
      <w:snapToGrid/>
      <w:color w:val="365F91" w:themeColor="accent1" w:themeShade="BF"/>
      <w:kern w:val="0"/>
      <w:sz w:val="28"/>
      <w:szCs w:val="28"/>
      <w:lang w:val="en-US"/>
    </w:rPr>
  </w:style>
  <w:style w:type="paragraph" w:customStyle="1" w:styleId="Default">
    <w:name w:val="Default"/>
    <w:rsid w:val="000570ED"/>
    <w:pPr>
      <w:autoSpaceDE w:val="0"/>
      <w:autoSpaceDN w:val="0"/>
      <w:adjustRightInd w:val="0"/>
    </w:pPr>
    <w:rPr>
      <w:rFonts w:ascii="Arial" w:hAnsi="Arial" w:cs="Arial"/>
      <w:color w:val="000000"/>
      <w:sz w:val="24"/>
      <w:szCs w:val="24"/>
    </w:rPr>
  </w:style>
  <w:style w:type="character" w:customStyle="1" w:styleId="errortext1">
    <w:name w:val="errortext1"/>
    <w:basedOn w:val="DefaultParagraphFont"/>
    <w:rsid w:val="00DB7A89"/>
    <w:rPr>
      <w:rFonts w:ascii="Verdana" w:hAnsi="Verdana" w:hint="default"/>
      <w:strike w:val="0"/>
      <w:dstrike w:val="0"/>
      <w:color w:val="FF0000"/>
      <w:sz w:val="17"/>
      <w:szCs w:val="17"/>
      <w:u w:val="none"/>
      <w:effect w:val="none"/>
    </w:rPr>
  </w:style>
  <w:style w:type="paragraph" w:customStyle="1" w:styleId="Cog-bullet">
    <w:name w:val="Cog-bullet"/>
    <w:basedOn w:val="Normal"/>
    <w:rsid w:val="00C464EA"/>
    <w:pPr>
      <w:numPr>
        <w:numId w:val="49"/>
      </w:numPr>
      <w:kinsoku/>
      <w:spacing w:before="60" w:after="60" w:line="260" w:lineRule="atLeast"/>
      <w:jc w:val="both"/>
    </w:pPr>
    <w:rPr>
      <w:rFonts w:eastAsia="Times New Roman"/>
      <w:lang w:val="en-US"/>
    </w:rPr>
  </w:style>
  <w:style w:type="character" w:customStyle="1" w:styleId="Heading3Char">
    <w:name w:val="Heading 3 Char"/>
    <w:aliases w:val="H3 Char"/>
    <w:basedOn w:val="DefaultParagraphFont"/>
    <w:link w:val="Heading3"/>
    <w:uiPriority w:val="9"/>
    <w:rsid w:val="00705E89"/>
    <w:rPr>
      <w:rFonts w:ascii="Arial" w:eastAsia="Arial" w:hAnsi="Arial" w:cs="Arial"/>
      <w:b/>
      <w:bCs/>
      <w:color w:val="004B66"/>
      <w:sz w:val="24"/>
      <w:szCs w:val="22"/>
      <w:lang w:val="en-GB"/>
    </w:rPr>
  </w:style>
  <w:style w:type="paragraph" w:styleId="NoSpacing">
    <w:name w:val="No Spacing"/>
    <w:uiPriority w:val="1"/>
    <w:qFormat/>
    <w:rsid w:val="001266A5"/>
    <w:rPr>
      <w:rFonts w:asciiTheme="minorHAnsi" w:eastAsiaTheme="minorHAnsi" w:hAnsiTheme="minorHAnsi" w:cstheme="minorBidi"/>
      <w:sz w:val="22"/>
      <w:szCs w:val="22"/>
    </w:rPr>
  </w:style>
  <w:style w:type="paragraph" w:styleId="z-BottomofForm">
    <w:name w:val="HTML Bottom of Form"/>
    <w:basedOn w:val="Normal"/>
    <w:next w:val="Normal"/>
    <w:link w:val="z-BottomofFormChar"/>
    <w:hidden/>
    <w:uiPriority w:val="99"/>
    <w:unhideWhenUsed/>
    <w:rsid w:val="00783519"/>
    <w:pPr>
      <w:pBdr>
        <w:top w:val="single" w:sz="6" w:space="1" w:color="auto"/>
      </w:pBdr>
      <w:kinsoku/>
      <w:spacing w:before="0" w:line="240" w:lineRule="auto"/>
      <w:jc w:val="center"/>
    </w:pPr>
    <w:rPr>
      <w:rFonts w:eastAsia="Times New Roman"/>
      <w:vanish/>
      <w:sz w:val="16"/>
      <w:szCs w:val="16"/>
      <w:lang w:val="en-US"/>
    </w:rPr>
  </w:style>
  <w:style w:type="character" w:customStyle="1" w:styleId="z-BottomofFormChar">
    <w:name w:val="z-Bottom of Form Char"/>
    <w:basedOn w:val="DefaultParagraphFont"/>
    <w:link w:val="z-BottomofForm"/>
    <w:uiPriority w:val="99"/>
    <w:rsid w:val="00783519"/>
    <w:rPr>
      <w:rFonts w:ascii="Arial" w:hAnsi="Arial" w:cs="Arial"/>
      <w:vanish/>
      <w:sz w:val="16"/>
      <w:szCs w:val="16"/>
    </w:rPr>
  </w:style>
  <w:style w:type="paragraph" w:styleId="z-TopofForm">
    <w:name w:val="HTML Top of Form"/>
    <w:basedOn w:val="Normal"/>
    <w:next w:val="Normal"/>
    <w:link w:val="z-TopofFormChar"/>
    <w:hidden/>
    <w:uiPriority w:val="99"/>
    <w:unhideWhenUsed/>
    <w:rsid w:val="00783519"/>
    <w:pPr>
      <w:pBdr>
        <w:bottom w:val="single" w:sz="6" w:space="1" w:color="auto"/>
      </w:pBdr>
      <w:kinsoku/>
      <w:spacing w:before="0"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rsid w:val="00783519"/>
    <w:rPr>
      <w:rFonts w:ascii="Arial" w:hAnsi="Arial" w:cs="Arial"/>
      <w:vanish/>
      <w:sz w:val="16"/>
      <w:szCs w:val="16"/>
    </w:rPr>
  </w:style>
  <w:style w:type="paragraph" w:customStyle="1" w:styleId="Cog-H3">
    <w:name w:val="Cog-H3"/>
    <w:basedOn w:val="Normal"/>
    <w:rsid w:val="004F07B3"/>
    <w:pPr>
      <w:keepNext/>
      <w:numPr>
        <w:numId w:val="76"/>
      </w:numPr>
      <w:kinsoku/>
      <w:spacing w:before="60" w:after="60" w:line="240" w:lineRule="atLeast"/>
    </w:pPr>
    <w:rPr>
      <w:rFonts w:eastAsiaTheme="minorHAnsi"/>
      <w:b/>
      <w:bCs/>
      <w:color w:val="993366"/>
      <w:sz w:val="22"/>
      <w:szCs w:val="22"/>
      <w:lang w:val="en-US"/>
    </w:rPr>
  </w:style>
  <w:style w:type="character" w:styleId="SubtleReference">
    <w:name w:val="Subtle Reference"/>
    <w:basedOn w:val="DefaultParagraphFont"/>
    <w:uiPriority w:val="31"/>
    <w:qFormat/>
    <w:rsid w:val="00595D95"/>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9410">
      <w:bodyDiv w:val="1"/>
      <w:marLeft w:val="0"/>
      <w:marRight w:val="0"/>
      <w:marTop w:val="0"/>
      <w:marBottom w:val="0"/>
      <w:divBdr>
        <w:top w:val="none" w:sz="0" w:space="0" w:color="auto"/>
        <w:left w:val="none" w:sz="0" w:space="0" w:color="auto"/>
        <w:bottom w:val="none" w:sz="0" w:space="0" w:color="auto"/>
        <w:right w:val="none" w:sz="0" w:space="0" w:color="auto"/>
      </w:divBdr>
    </w:div>
    <w:div w:id="71582936">
      <w:bodyDiv w:val="1"/>
      <w:marLeft w:val="0"/>
      <w:marRight w:val="0"/>
      <w:marTop w:val="0"/>
      <w:marBottom w:val="0"/>
      <w:divBdr>
        <w:top w:val="none" w:sz="0" w:space="0" w:color="auto"/>
        <w:left w:val="none" w:sz="0" w:space="0" w:color="auto"/>
        <w:bottom w:val="none" w:sz="0" w:space="0" w:color="auto"/>
        <w:right w:val="none" w:sz="0" w:space="0" w:color="auto"/>
      </w:divBdr>
      <w:divsChild>
        <w:div w:id="1566992585">
          <w:marLeft w:val="0"/>
          <w:marRight w:val="0"/>
          <w:marTop w:val="0"/>
          <w:marBottom w:val="0"/>
          <w:divBdr>
            <w:top w:val="none" w:sz="0" w:space="0" w:color="auto"/>
            <w:left w:val="none" w:sz="0" w:space="0" w:color="auto"/>
            <w:bottom w:val="none" w:sz="0" w:space="0" w:color="auto"/>
            <w:right w:val="none" w:sz="0" w:space="0" w:color="auto"/>
          </w:divBdr>
          <w:divsChild>
            <w:div w:id="27924210">
              <w:marLeft w:val="0"/>
              <w:marRight w:val="0"/>
              <w:marTop w:val="0"/>
              <w:marBottom w:val="900"/>
              <w:divBdr>
                <w:top w:val="none" w:sz="0" w:space="0" w:color="auto"/>
                <w:left w:val="none" w:sz="0" w:space="0" w:color="auto"/>
                <w:bottom w:val="none" w:sz="0" w:space="0" w:color="auto"/>
                <w:right w:val="none" w:sz="0" w:space="0" w:color="auto"/>
              </w:divBdr>
              <w:divsChild>
                <w:div w:id="753285731">
                  <w:marLeft w:val="0"/>
                  <w:marRight w:val="0"/>
                  <w:marTop w:val="0"/>
                  <w:marBottom w:val="0"/>
                  <w:divBdr>
                    <w:top w:val="none" w:sz="0" w:space="0" w:color="auto"/>
                    <w:left w:val="none" w:sz="0" w:space="0" w:color="auto"/>
                    <w:bottom w:val="none" w:sz="0" w:space="0" w:color="auto"/>
                    <w:right w:val="none" w:sz="0" w:space="0" w:color="auto"/>
                  </w:divBdr>
                  <w:divsChild>
                    <w:div w:id="1403679543">
                      <w:marLeft w:val="-225"/>
                      <w:marRight w:val="-225"/>
                      <w:marTop w:val="0"/>
                      <w:marBottom w:val="0"/>
                      <w:divBdr>
                        <w:top w:val="none" w:sz="0" w:space="0" w:color="auto"/>
                        <w:left w:val="none" w:sz="0" w:space="0" w:color="auto"/>
                        <w:bottom w:val="none" w:sz="0" w:space="0" w:color="auto"/>
                        <w:right w:val="none" w:sz="0" w:space="0" w:color="auto"/>
                      </w:divBdr>
                      <w:divsChild>
                        <w:div w:id="2124887042">
                          <w:marLeft w:val="0"/>
                          <w:marRight w:val="0"/>
                          <w:marTop w:val="0"/>
                          <w:marBottom w:val="0"/>
                          <w:divBdr>
                            <w:top w:val="none" w:sz="0" w:space="0" w:color="auto"/>
                            <w:left w:val="none" w:sz="0" w:space="0" w:color="auto"/>
                            <w:bottom w:val="none" w:sz="0" w:space="0" w:color="auto"/>
                            <w:right w:val="none" w:sz="0" w:space="0" w:color="auto"/>
                          </w:divBdr>
                          <w:divsChild>
                            <w:div w:id="16776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92365">
      <w:bodyDiv w:val="1"/>
      <w:marLeft w:val="0"/>
      <w:marRight w:val="0"/>
      <w:marTop w:val="0"/>
      <w:marBottom w:val="0"/>
      <w:divBdr>
        <w:top w:val="none" w:sz="0" w:space="0" w:color="auto"/>
        <w:left w:val="none" w:sz="0" w:space="0" w:color="auto"/>
        <w:bottom w:val="none" w:sz="0" w:space="0" w:color="auto"/>
        <w:right w:val="none" w:sz="0" w:space="0" w:color="auto"/>
      </w:divBdr>
    </w:div>
    <w:div w:id="220288860">
      <w:marLeft w:val="0"/>
      <w:marRight w:val="0"/>
      <w:marTop w:val="0"/>
      <w:marBottom w:val="0"/>
      <w:divBdr>
        <w:top w:val="none" w:sz="0" w:space="0" w:color="auto"/>
        <w:left w:val="none" w:sz="0" w:space="0" w:color="auto"/>
        <w:bottom w:val="none" w:sz="0" w:space="0" w:color="auto"/>
        <w:right w:val="none" w:sz="0" w:space="0" w:color="auto"/>
      </w:divBdr>
    </w:div>
    <w:div w:id="245923045">
      <w:bodyDiv w:val="1"/>
      <w:marLeft w:val="0"/>
      <w:marRight w:val="0"/>
      <w:marTop w:val="0"/>
      <w:marBottom w:val="0"/>
      <w:divBdr>
        <w:top w:val="none" w:sz="0" w:space="0" w:color="auto"/>
        <w:left w:val="none" w:sz="0" w:space="0" w:color="auto"/>
        <w:bottom w:val="none" w:sz="0" w:space="0" w:color="auto"/>
        <w:right w:val="none" w:sz="0" w:space="0" w:color="auto"/>
      </w:divBdr>
    </w:div>
    <w:div w:id="280648994">
      <w:bodyDiv w:val="1"/>
      <w:marLeft w:val="0"/>
      <w:marRight w:val="0"/>
      <w:marTop w:val="0"/>
      <w:marBottom w:val="0"/>
      <w:divBdr>
        <w:top w:val="none" w:sz="0" w:space="0" w:color="auto"/>
        <w:left w:val="none" w:sz="0" w:space="0" w:color="auto"/>
        <w:bottom w:val="none" w:sz="0" w:space="0" w:color="auto"/>
        <w:right w:val="none" w:sz="0" w:space="0" w:color="auto"/>
      </w:divBdr>
    </w:div>
    <w:div w:id="372124047">
      <w:bodyDiv w:val="1"/>
      <w:marLeft w:val="0"/>
      <w:marRight w:val="0"/>
      <w:marTop w:val="0"/>
      <w:marBottom w:val="0"/>
      <w:divBdr>
        <w:top w:val="none" w:sz="0" w:space="0" w:color="auto"/>
        <w:left w:val="none" w:sz="0" w:space="0" w:color="auto"/>
        <w:bottom w:val="none" w:sz="0" w:space="0" w:color="auto"/>
        <w:right w:val="none" w:sz="0" w:space="0" w:color="auto"/>
      </w:divBdr>
    </w:div>
    <w:div w:id="562372164">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754327511">
      <w:bodyDiv w:val="1"/>
      <w:marLeft w:val="0"/>
      <w:marRight w:val="0"/>
      <w:marTop w:val="0"/>
      <w:marBottom w:val="0"/>
      <w:divBdr>
        <w:top w:val="none" w:sz="0" w:space="0" w:color="auto"/>
        <w:left w:val="none" w:sz="0" w:space="0" w:color="auto"/>
        <w:bottom w:val="none" w:sz="0" w:space="0" w:color="auto"/>
        <w:right w:val="none" w:sz="0" w:space="0" w:color="auto"/>
      </w:divBdr>
    </w:div>
    <w:div w:id="779180519">
      <w:marLeft w:val="0"/>
      <w:marRight w:val="0"/>
      <w:marTop w:val="0"/>
      <w:marBottom w:val="0"/>
      <w:divBdr>
        <w:top w:val="none" w:sz="0" w:space="0" w:color="auto"/>
        <w:left w:val="none" w:sz="0" w:space="0" w:color="auto"/>
        <w:bottom w:val="none" w:sz="0" w:space="0" w:color="auto"/>
        <w:right w:val="none" w:sz="0" w:space="0" w:color="auto"/>
      </w:divBdr>
    </w:div>
    <w:div w:id="916400083">
      <w:bodyDiv w:val="1"/>
      <w:marLeft w:val="0"/>
      <w:marRight w:val="0"/>
      <w:marTop w:val="0"/>
      <w:marBottom w:val="0"/>
      <w:divBdr>
        <w:top w:val="none" w:sz="0" w:space="0" w:color="auto"/>
        <w:left w:val="none" w:sz="0" w:space="0" w:color="auto"/>
        <w:bottom w:val="none" w:sz="0" w:space="0" w:color="auto"/>
        <w:right w:val="none" w:sz="0" w:space="0" w:color="auto"/>
      </w:divBdr>
    </w:div>
    <w:div w:id="991909895">
      <w:bodyDiv w:val="1"/>
      <w:marLeft w:val="0"/>
      <w:marRight w:val="0"/>
      <w:marTop w:val="0"/>
      <w:marBottom w:val="0"/>
      <w:divBdr>
        <w:top w:val="none" w:sz="0" w:space="0" w:color="auto"/>
        <w:left w:val="none" w:sz="0" w:space="0" w:color="auto"/>
        <w:bottom w:val="none" w:sz="0" w:space="0" w:color="auto"/>
        <w:right w:val="none" w:sz="0" w:space="0" w:color="auto"/>
      </w:divBdr>
    </w:div>
    <w:div w:id="1025207566">
      <w:bodyDiv w:val="1"/>
      <w:marLeft w:val="0"/>
      <w:marRight w:val="0"/>
      <w:marTop w:val="0"/>
      <w:marBottom w:val="0"/>
      <w:divBdr>
        <w:top w:val="none" w:sz="0" w:space="0" w:color="auto"/>
        <w:left w:val="none" w:sz="0" w:space="0" w:color="auto"/>
        <w:bottom w:val="none" w:sz="0" w:space="0" w:color="auto"/>
        <w:right w:val="none" w:sz="0" w:space="0" w:color="auto"/>
      </w:divBdr>
    </w:div>
    <w:div w:id="1140339245">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
    <w:div w:id="1395810822">
      <w:bodyDiv w:val="1"/>
      <w:marLeft w:val="0"/>
      <w:marRight w:val="0"/>
      <w:marTop w:val="0"/>
      <w:marBottom w:val="0"/>
      <w:divBdr>
        <w:top w:val="none" w:sz="0" w:space="0" w:color="auto"/>
        <w:left w:val="none" w:sz="0" w:space="0" w:color="auto"/>
        <w:bottom w:val="none" w:sz="0" w:space="0" w:color="auto"/>
        <w:right w:val="none" w:sz="0" w:space="0" w:color="auto"/>
      </w:divBdr>
    </w:div>
    <w:div w:id="1508784254">
      <w:bodyDiv w:val="1"/>
      <w:marLeft w:val="0"/>
      <w:marRight w:val="0"/>
      <w:marTop w:val="0"/>
      <w:marBottom w:val="0"/>
      <w:divBdr>
        <w:top w:val="none" w:sz="0" w:space="0" w:color="auto"/>
        <w:left w:val="none" w:sz="0" w:space="0" w:color="auto"/>
        <w:bottom w:val="none" w:sz="0" w:space="0" w:color="auto"/>
        <w:right w:val="none" w:sz="0" w:space="0" w:color="auto"/>
      </w:divBdr>
      <w:divsChild>
        <w:div w:id="717433528">
          <w:marLeft w:val="0"/>
          <w:marRight w:val="0"/>
          <w:marTop w:val="0"/>
          <w:marBottom w:val="0"/>
          <w:divBdr>
            <w:top w:val="none" w:sz="0" w:space="0" w:color="auto"/>
            <w:left w:val="none" w:sz="0" w:space="0" w:color="auto"/>
            <w:bottom w:val="none" w:sz="0" w:space="0" w:color="auto"/>
            <w:right w:val="none" w:sz="0" w:space="0" w:color="auto"/>
          </w:divBdr>
          <w:divsChild>
            <w:div w:id="23601369">
              <w:marLeft w:val="0"/>
              <w:marRight w:val="0"/>
              <w:marTop w:val="0"/>
              <w:marBottom w:val="0"/>
              <w:divBdr>
                <w:top w:val="none" w:sz="0" w:space="0" w:color="auto"/>
                <w:left w:val="none" w:sz="0" w:space="0" w:color="auto"/>
                <w:bottom w:val="none" w:sz="0" w:space="0" w:color="auto"/>
                <w:right w:val="none" w:sz="0" w:space="0" w:color="auto"/>
              </w:divBdr>
              <w:divsChild>
                <w:div w:id="303972597">
                  <w:marLeft w:val="0"/>
                  <w:marRight w:val="0"/>
                  <w:marTop w:val="0"/>
                  <w:marBottom w:val="0"/>
                  <w:divBdr>
                    <w:top w:val="none" w:sz="0" w:space="0" w:color="auto"/>
                    <w:left w:val="none" w:sz="0" w:space="0" w:color="auto"/>
                    <w:bottom w:val="none" w:sz="0" w:space="0" w:color="auto"/>
                    <w:right w:val="none" w:sz="0" w:space="0" w:color="auto"/>
                  </w:divBdr>
                  <w:divsChild>
                    <w:div w:id="7338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77240">
      <w:bodyDiv w:val="1"/>
      <w:marLeft w:val="0"/>
      <w:marRight w:val="0"/>
      <w:marTop w:val="0"/>
      <w:marBottom w:val="0"/>
      <w:divBdr>
        <w:top w:val="none" w:sz="0" w:space="0" w:color="auto"/>
        <w:left w:val="none" w:sz="0" w:space="0" w:color="auto"/>
        <w:bottom w:val="none" w:sz="0" w:space="0" w:color="auto"/>
        <w:right w:val="none" w:sz="0" w:space="0" w:color="auto"/>
      </w:divBdr>
    </w:div>
    <w:div w:id="1663116942">
      <w:bodyDiv w:val="1"/>
      <w:marLeft w:val="0"/>
      <w:marRight w:val="0"/>
      <w:marTop w:val="0"/>
      <w:marBottom w:val="0"/>
      <w:divBdr>
        <w:top w:val="none" w:sz="0" w:space="0" w:color="auto"/>
        <w:left w:val="none" w:sz="0" w:space="0" w:color="auto"/>
        <w:bottom w:val="none" w:sz="0" w:space="0" w:color="auto"/>
        <w:right w:val="none" w:sz="0" w:space="0" w:color="auto"/>
      </w:divBdr>
    </w:div>
    <w:div w:id="1908148020">
      <w:bodyDiv w:val="1"/>
      <w:marLeft w:val="0"/>
      <w:marRight w:val="0"/>
      <w:marTop w:val="0"/>
      <w:marBottom w:val="0"/>
      <w:divBdr>
        <w:top w:val="none" w:sz="0" w:space="0" w:color="auto"/>
        <w:left w:val="none" w:sz="0" w:space="0" w:color="auto"/>
        <w:bottom w:val="none" w:sz="0" w:space="0" w:color="auto"/>
        <w:right w:val="none" w:sz="0" w:space="0" w:color="auto"/>
      </w:divBdr>
      <w:divsChild>
        <w:div w:id="1220943330">
          <w:marLeft w:val="0"/>
          <w:marRight w:val="0"/>
          <w:marTop w:val="0"/>
          <w:marBottom w:val="0"/>
          <w:divBdr>
            <w:top w:val="none" w:sz="0" w:space="0" w:color="auto"/>
            <w:left w:val="none" w:sz="0" w:space="0" w:color="auto"/>
            <w:bottom w:val="none" w:sz="0" w:space="0" w:color="auto"/>
            <w:right w:val="none" w:sz="0" w:space="0" w:color="auto"/>
          </w:divBdr>
        </w:div>
      </w:divsChild>
    </w:div>
    <w:div w:id="1986472381">
      <w:bodyDiv w:val="1"/>
      <w:marLeft w:val="0"/>
      <w:marRight w:val="0"/>
      <w:marTop w:val="0"/>
      <w:marBottom w:val="0"/>
      <w:divBdr>
        <w:top w:val="none" w:sz="0" w:space="0" w:color="auto"/>
        <w:left w:val="none" w:sz="0" w:space="0" w:color="auto"/>
        <w:bottom w:val="none" w:sz="0" w:space="0" w:color="auto"/>
        <w:right w:val="none" w:sz="0" w:space="0" w:color="auto"/>
      </w:divBdr>
    </w:div>
    <w:div w:id="210733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__doPostBack('ctl00$mnuMainMenu','Admin%20screens\\%20ADP%20Payment%20Schedule')" TargetMode="External"/><Relationship Id="rId18" Type="http://schemas.openxmlformats.org/officeDocument/2006/relationships/image" Target="media/image6.png"/><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hyperlink" Target="http://km20.capgemini.com/book/585257"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package" Target="embeddings/Microsoft_Excel_Worksheet2.xlsx"/><Relationship Id="rId63" Type="http://schemas.openxmlformats.org/officeDocument/2006/relationships/hyperlink" Target="https://lms.fs.capgemini.com"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__doPostBack('ctl00$mnuMainMenu','Reports\\Unpaid%20Payroll%20Report%20For%20US')" TargetMode="External"/><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package" Target="embeddings/Microsoft_Excel_Worksheet3.xlsx"/><Relationship Id="rId61" Type="http://schemas.openxmlformats.org/officeDocument/2006/relationships/hyperlink" Target="https://lms.fs.capgemini.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oleObject" Target="embeddings/Microsoft_Word_97_-_2003_Document1.doc"/><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jpe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emf"/><Relationship Id="rId64" Type="http://schemas.openxmlformats.org/officeDocument/2006/relationships/hyperlink" Target="http://arserver.eu.capgemini.com:8080/arsys/forms/eu-itsm-prod.corp.capgemini.com/SRS:ServiceRequestConsole/?mode=submit&amp;F303900000=4&amp;F303900900=SRGAA5V0GKHD1AMQ7J0M1DP80F9286&amp;F303906700=0&amp;F303902000=0&amp;F303902100=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javascript:__doPostBack('ctl00$mnuMainMenu','Reports\\Unpaid%20Disability%20Payroll%20Report%20For%20US')" TargetMode="External"/><Relationship Id="rId17" Type="http://schemas.openxmlformats.org/officeDocument/2006/relationships/package" Target="embeddings/Microsoft_Excel_Worksheet1.xlsx"/><Relationship Id="rId25" Type="http://schemas.openxmlformats.org/officeDocument/2006/relationships/oleObject" Target="embeddings/oleObject2.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hyperlink" Target="http://arserver.eu.capgemini.com:8080/arsys/forms/eu-itsm-prod.corp.capgemini.com/SRS:ServiceRequestConsole/?mode=submit&amp;F303900000=4&amp;F303900900=SRGAA5V0GKHD1AMQ7J0M1DP80F9286&amp;F303906700=0&amp;F303902000=0&amp;F303902100=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Capgemini%20FS%20Proposal%20Templates_2007\Capgemini%20FS%20Proposal%20Templates-2007\Capgemini%20FS%20India%20(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1983CF-EE34-40BA-ACD9-0886E6DD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Capgemini FS India (A4)</Template>
  <TotalTime>102</TotalTime>
  <Pages>65</Pages>
  <Words>14883</Words>
  <Characters>84838</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&lt;&lt;Client&gt;&gt;</vt:lpstr>
    </vt:vector>
  </TitlesOfParts>
  <Company>Capgemini</Company>
  <LinksUpToDate>false</LinksUpToDate>
  <CharactersWithSpaces>99522</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pdhamale</dc:creator>
  <cp:lastModifiedBy>anumula, ranganath</cp:lastModifiedBy>
  <cp:revision>4</cp:revision>
  <cp:lastPrinted>2009-03-04T05:32:00Z</cp:lastPrinted>
  <dcterms:created xsi:type="dcterms:W3CDTF">2016-11-10T03:08:00Z</dcterms:created>
  <dcterms:modified xsi:type="dcterms:W3CDTF">2018-09-05T12:15:00Z</dcterms:modified>
</cp:coreProperties>
</file>